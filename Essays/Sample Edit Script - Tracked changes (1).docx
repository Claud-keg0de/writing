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CD6D57" w14:textId="77777777" w:rsidR="00DF175B" w:rsidRDefault="00555243" w:rsidP="00DF175B">
      <w:pPr>
        <w:pStyle w:val="PreformattedText"/>
        <w:rPr>
          <w:rFonts w:hint="eastAsia"/>
        </w:rPr>
      </w:pPr>
      <w:r>
        <w:t>I</w:t>
      </w:r>
      <w:r w:rsidR="00DF175B">
        <w:rPr>
          <w:rFonts w:hint="eastAsia"/>
        </w:rPr>
        <w:t xml:space="preserve"> still remember sitting in my car outside the bank.</w:t>
      </w:r>
    </w:p>
    <w:p w14:paraId="56E84F09" w14:textId="1700FB44" w:rsidR="00DF175B" w:rsidRDefault="00015B96" w:rsidP="00DF175B">
      <w:pPr>
        <w:pStyle w:val="PreformattedText"/>
        <w:rPr>
          <w:rFonts w:hint="eastAsia"/>
        </w:rPr>
      </w:pPr>
      <w:del w:id="0" w:author="User" w:date="2026-05-30T16:10:00Z">
        <w:r>
          <w:delText xml:space="preserve"> </w:delText>
        </w:r>
      </w:del>
    </w:p>
    <w:p w14:paraId="292D0176" w14:textId="77777777" w:rsidR="00DF175B" w:rsidRDefault="00DF175B" w:rsidP="00DF175B">
      <w:pPr>
        <w:pStyle w:val="PreformattedText"/>
        <w:rPr>
          <w:rFonts w:hint="eastAsia"/>
        </w:rPr>
      </w:pPr>
      <w:r>
        <w:rPr>
          <w:rFonts w:hint="eastAsia"/>
        </w:rPr>
        <w:t>Staring at my phone.</w:t>
      </w:r>
    </w:p>
    <w:p w14:paraId="3E9DC2A4" w14:textId="1BB418F3" w:rsidR="00DF175B" w:rsidRDefault="00015B96" w:rsidP="00DF175B">
      <w:pPr>
        <w:pStyle w:val="PreformattedText"/>
        <w:rPr>
          <w:rFonts w:hint="eastAsia"/>
        </w:rPr>
      </w:pPr>
      <w:del w:id="1" w:author="User" w:date="2026-05-30T16:10:00Z">
        <w:r>
          <w:delText xml:space="preserve"> </w:delText>
        </w:r>
      </w:del>
    </w:p>
    <w:p w14:paraId="4540DEF3" w14:textId="672DF36C" w:rsidR="00DF175B" w:rsidRDefault="00DF175B" w:rsidP="00DF175B">
      <w:pPr>
        <w:pStyle w:val="PreformattedText"/>
        <w:rPr>
          <w:rFonts w:hint="eastAsia"/>
        </w:rPr>
      </w:pPr>
      <w:r>
        <w:rPr>
          <w:rFonts w:hint="eastAsia"/>
        </w:rPr>
        <w:t xml:space="preserve">Rereading the same number four times because I was convinced I </w:t>
      </w:r>
      <w:del w:id="2" w:author="User" w:date="2026-05-30T16:10:00Z">
        <w:r w:rsidR="00015B96">
          <w:delText>was misreading</w:delText>
        </w:r>
      </w:del>
      <w:ins w:id="3" w:author="User" w:date="2026-05-30T16:10:00Z">
        <w:r>
          <w:rPr>
            <w:rFonts w:hint="eastAsia"/>
          </w:rPr>
          <w:t>had read</w:t>
        </w:r>
      </w:ins>
      <w:r>
        <w:rPr>
          <w:rFonts w:hint="eastAsia"/>
        </w:rPr>
        <w:t xml:space="preserve"> it</w:t>
      </w:r>
      <w:ins w:id="4" w:author="User" w:date="2026-05-30T16:10:00Z">
        <w:r>
          <w:rPr>
            <w:rFonts w:hint="eastAsia"/>
          </w:rPr>
          <w:t xml:space="preserve"> wrong</w:t>
        </w:r>
      </w:ins>
      <w:r>
        <w:rPr>
          <w:rFonts w:hint="eastAsia"/>
        </w:rPr>
        <w:t>.</w:t>
      </w:r>
    </w:p>
    <w:p w14:paraId="64B5F428" w14:textId="68E06B92" w:rsidR="00DF175B" w:rsidRDefault="00015B96" w:rsidP="00DF175B">
      <w:pPr>
        <w:pStyle w:val="PreformattedText"/>
        <w:rPr>
          <w:rFonts w:hint="eastAsia"/>
        </w:rPr>
      </w:pPr>
      <w:del w:id="5" w:author="User" w:date="2026-05-30T16:10:00Z">
        <w:r>
          <w:delText xml:space="preserve"> </w:delText>
        </w:r>
      </w:del>
    </w:p>
    <w:p w14:paraId="3364813E" w14:textId="7D3040A9" w:rsidR="00DF175B" w:rsidRDefault="00DF175B" w:rsidP="00DF175B">
      <w:pPr>
        <w:pStyle w:val="PreformattedText"/>
        <w:rPr>
          <w:rFonts w:hint="eastAsia"/>
        </w:rPr>
      </w:pPr>
      <w:r>
        <w:rPr>
          <w:rFonts w:hint="eastAsia"/>
        </w:rPr>
        <w:t xml:space="preserve">I had just </w:t>
      </w:r>
      <w:del w:id="6" w:author="User" w:date="2026-05-30T16:10:00Z">
        <w:r w:rsidR="00015B96">
          <w:delText>gotten</w:delText>
        </w:r>
      </w:del>
      <w:ins w:id="7" w:author="User" w:date="2026-05-30T16:10:00Z">
        <w:r>
          <w:rPr>
            <w:rFonts w:hint="eastAsia"/>
          </w:rPr>
          <w:t>received</w:t>
        </w:r>
      </w:ins>
      <w:r>
        <w:rPr>
          <w:rFonts w:hint="eastAsia"/>
        </w:rPr>
        <w:t xml:space="preserve"> my final closing disclosure. The document your lender sends</w:t>
      </w:r>
      <w:del w:id="8" w:author="User" w:date="2026-05-30T16:10:00Z">
        <w:r w:rsidR="00015B96">
          <w:delText xml:space="preserve"> you</w:delText>
        </w:r>
      </w:del>
      <w:r>
        <w:rPr>
          <w:rFonts w:hint="eastAsia"/>
        </w:rPr>
        <w:t xml:space="preserve"> three days before you officially sign everything and become a homeowner. The one that is supposed to feel exciting.</w:t>
      </w:r>
    </w:p>
    <w:p w14:paraId="31BEF1C7" w14:textId="3F2D9E63" w:rsidR="00DF175B" w:rsidRDefault="00015B96" w:rsidP="00DF175B">
      <w:pPr>
        <w:pStyle w:val="PreformattedText"/>
        <w:rPr>
          <w:rFonts w:hint="eastAsia"/>
        </w:rPr>
      </w:pPr>
      <w:del w:id="9" w:author="User" w:date="2026-05-30T16:10:00Z">
        <w:r>
          <w:delText xml:space="preserve"> </w:delText>
        </w:r>
      </w:del>
    </w:p>
    <w:p w14:paraId="054E395C" w14:textId="77777777" w:rsidR="00DF175B" w:rsidRDefault="00DF175B" w:rsidP="00DF175B">
      <w:pPr>
        <w:pStyle w:val="PreformattedText"/>
        <w:rPr>
          <w:rFonts w:hint="eastAsia"/>
        </w:rPr>
      </w:pPr>
      <w:r>
        <w:rPr>
          <w:rFonts w:hint="eastAsia"/>
        </w:rPr>
        <w:t>It did not feel exciting.</w:t>
      </w:r>
    </w:p>
    <w:p w14:paraId="24FB3EA3" w14:textId="542213B4" w:rsidR="00DF175B" w:rsidRDefault="00015B96" w:rsidP="00DF175B">
      <w:pPr>
        <w:pStyle w:val="PreformattedText"/>
        <w:rPr>
          <w:rFonts w:hint="eastAsia"/>
        </w:rPr>
      </w:pPr>
      <w:del w:id="10" w:author="User" w:date="2026-05-30T16:10:00Z">
        <w:r>
          <w:delText xml:space="preserve"> </w:delText>
        </w:r>
      </w:del>
    </w:p>
    <w:p w14:paraId="559EC03D" w14:textId="49AF2CAD" w:rsidR="00DF175B" w:rsidRDefault="00DF175B" w:rsidP="00DF175B">
      <w:pPr>
        <w:pStyle w:val="PreformattedText"/>
        <w:rPr>
          <w:rFonts w:hint="eastAsia"/>
        </w:rPr>
      </w:pPr>
      <w:r>
        <w:rPr>
          <w:rFonts w:hint="eastAsia"/>
        </w:rPr>
        <w:t xml:space="preserve">I had saved for three years for my down payment. Three years of eating at home, skipping </w:t>
      </w:r>
      <w:del w:id="11" w:author="User" w:date="2026-05-30T16:10:00Z">
        <w:r w:rsidR="00015B96">
          <w:delText>trips,</w:delText>
        </w:r>
      </w:del>
      <w:ins w:id="12" w:author="User" w:date="2026-05-30T16:10:00Z">
        <w:r>
          <w:rPr>
            <w:rFonts w:hint="eastAsia"/>
          </w:rPr>
          <w:t>vacations, and</w:t>
        </w:r>
      </w:ins>
      <w:r>
        <w:rPr>
          <w:rFonts w:hint="eastAsia"/>
        </w:rPr>
        <w:t xml:space="preserve"> driving the same beat-up car I swore I would replace but never did. I had twenty thousand dollars ready. I had done the math a hundred times. I knew what my monthly payment was going to be. I thought I had </w:t>
      </w:r>
      <w:del w:id="13" w:author="User" w:date="2026-05-30T16:10:00Z">
        <w:r w:rsidR="00015B96">
          <w:delText>this</w:delText>
        </w:r>
      </w:del>
      <w:ins w:id="14" w:author="User" w:date="2026-05-30T16:10:00Z">
        <w:r>
          <w:rPr>
            <w:rFonts w:hint="eastAsia"/>
          </w:rPr>
          <w:t>everything</w:t>
        </w:r>
      </w:ins>
      <w:r>
        <w:rPr>
          <w:rFonts w:hint="eastAsia"/>
        </w:rPr>
        <w:t xml:space="preserve"> figured out.</w:t>
      </w:r>
    </w:p>
    <w:p w14:paraId="4641D9DF" w14:textId="6051D2F2" w:rsidR="00DF175B" w:rsidRDefault="00015B96" w:rsidP="00DF175B">
      <w:pPr>
        <w:pStyle w:val="PreformattedText"/>
        <w:rPr>
          <w:rFonts w:hint="eastAsia"/>
        </w:rPr>
      </w:pPr>
      <w:del w:id="15" w:author="User" w:date="2026-05-30T16:10:00Z">
        <w:r>
          <w:delText xml:space="preserve"> </w:delText>
        </w:r>
      </w:del>
    </w:p>
    <w:p w14:paraId="6750278F" w14:textId="77777777" w:rsidR="00DF175B" w:rsidRDefault="00DF175B" w:rsidP="00DF175B">
      <w:pPr>
        <w:pStyle w:val="PreformattedText"/>
        <w:rPr>
          <w:rFonts w:hint="eastAsia"/>
        </w:rPr>
      </w:pPr>
      <w:r>
        <w:rPr>
          <w:rFonts w:hint="eastAsia"/>
        </w:rPr>
        <w:t>And then that document told me I needed an extra fourteen thousand dollars.</w:t>
      </w:r>
    </w:p>
    <w:p w14:paraId="090A9A34" w14:textId="3E166F8C" w:rsidR="00DF175B" w:rsidRDefault="00015B96" w:rsidP="00DF175B">
      <w:pPr>
        <w:pStyle w:val="PreformattedText"/>
        <w:rPr>
          <w:rFonts w:hint="eastAsia"/>
        </w:rPr>
      </w:pPr>
      <w:del w:id="16" w:author="User" w:date="2026-05-30T16:10:00Z">
        <w:r>
          <w:delText xml:space="preserve"> </w:delText>
        </w:r>
      </w:del>
    </w:p>
    <w:p w14:paraId="76CA7D07" w14:textId="77777777" w:rsidR="00DF175B" w:rsidRDefault="00DF175B" w:rsidP="00DF175B">
      <w:pPr>
        <w:pStyle w:val="PreformattedText"/>
        <w:rPr>
          <w:rFonts w:hint="eastAsia"/>
        </w:rPr>
      </w:pPr>
      <w:r>
        <w:rPr>
          <w:rFonts w:hint="eastAsia"/>
        </w:rPr>
        <w:t>On top of the down payment.</w:t>
      </w:r>
    </w:p>
    <w:p w14:paraId="512B61F7" w14:textId="7DC21B55" w:rsidR="00DF175B" w:rsidRDefault="00015B96" w:rsidP="00DF175B">
      <w:pPr>
        <w:pStyle w:val="PreformattedText"/>
        <w:rPr>
          <w:rFonts w:hint="eastAsia"/>
        </w:rPr>
      </w:pPr>
      <w:del w:id="17" w:author="User" w:date="2026-05-30T16:10:00Z">
        <w:r>
          <w:delText xml:space="preserve"> </w:delText>
        </w:r>
      </w:del>
    </w:p>
    <w:p w14:paraId="085A1447" w14:textId="77777777" w:rsidR="00DF175B" w:rsidRDefault="00DF175B" w:rsidP="00DF175B">
      <w:pPr>
        <w:pStyle w:val="PreformattedText"/>
        <w:rPr>
          <w:rFonts w:hint="eastAsia"/>
        </w:rPr>
      </w:pPr>
      <w:r>
        <w:rPr>
          <w:rFonts w:hint="eastAsia"/>
        </w:rPr>
        <w:t>By closing day.</w:t>
      </w:r>
    </w:p>
    <w:p w14:paraId="02C8AF94" w14:textId="1A9F850A" w:rsidR="00DF175B" w:rsidRDefault="00015B96" w:rsidP="00DF175B">
      <w:pPr>
        <w:pStyle w:val="PreformattedText"/>
        <w:rPr>
          <w:rFonts w:hint="eastAsia"/>
        </w:rPr>
      </w:pPr>
      <w:del w:id="18" w:author="User" w:date="2026-05-30T16:10:00Z">
        <w:r>
          <w:delText xml:space="preserve"> </w:delText>
        </w:r>
      </w:del>
    </w:p>
    <w:p w14:paraId="680474B0" w14:textId="2A4B56D8" w:rsidR="00DF175B" w:rsidRDefault="00DF175B" w:rsidP="00DF175B">
      <w:pPr>
        <w:pStyle w:val="PreformattedText"/>
        <w:rPr>
          <w:rFonts w:hint="eastAsia"/>
        </w:rPr>
      </w:pPr>
      <w:r>
        <w:rPr>
          <w:rFonts w:hint="eastAsia"/>
        </w:rPr>
        <w:t>I sat in that car for probably twenty minutes</w:t>
      </w:r>
      <w:ins w:id="19" w:author="User" w:date="2026-05-30T16:10:00Z">
        <w:r>
          <w:rPr>
            <w:rFonts w:hint="eastAsia"/>
          </w:rPr>
          <w:t>,</w:t>
        </w:r>
      </w:ins>
      <w:r>
        <w:rPr>
          <w:rFonts w:hint="eastAsia"/>
        </w:rPr>
        <w:t xml:space="preserve"> just staring </w:t>
      </w:r>
      <w:del w:id="20" w:author="User" w:date="2026-05-30T16:10:00Z">
        <w:r w:rsidR="00015B96">
          <w:delText>out</w:delText>
        </w:r>
      </w:del>
      <w:ins w:id="21" w:author="User" w:date="2026-05-30T16:10:00Z">
        <w:r>
          <w:rPr>
            <w:rFonts w:hint="eastAsia"/>
          </w:rPr>
          <w:t>through</w:t>
        </w:r>
      </w:ins>
      <w:r>
        <w:rPr>
          <w:rFonts w:hint="eastAsia"/>
        </w:rPr>
        <w:t xml:space="preserve"> the windshield. Because nobody had warned me about this part. Not my agent. Not the internet </w:t>
      </w:r>
      <w:del w:id="22" w:author="User" w:date="2026-05-30T16:10:00Z">
        <w:r w:rsidR="00015B96">
          <w:delText>deep dives</w:delText>
        </w:r>
      </w:del>
      <w:ins w:id="23" w:author="User" w:date="2026-05-30T16:10:00Z">
        <w:r>
          <w:rPr>
            <w:rFonts w:hint="eastAsia"/>
          </w:rPr>
          <w:t>rabbit holes</w:t>
        </w:r>
      </w:ins>
      <w:r>
        <w:rPr>
          <w:rFonts w:hint="eastAsia"/>
        </w:rPr>
        <w:t xml:space="preserve"> I had </w:t>
      </w:r>
      <w:del w:id="24" w:author="User" w:date="2026-05-30T16:10:00Z">
        <w:r w:rsidR="00015B96">
          <w:delText>done</w:delText>
        </w:r>
      </w:del>
      <w:ins w:id="25" w:author="User" w:date="2026-05-30T16:10:00Z">
        <w:r>
          <w:rPr>
            <w:rFonts w:hint="eastAsia"/>
          </w:rPr>
          <w:t>gone down</w:t>
        </w:r>
      </w:ins>
      <w:r>
        <w:rPr>
          <w:rFonts w:hint="eastAsia"/>
        </w:rPr>
        <w:t xml:space="preserve"> at midnight. Nobody had sat me down and said, hey, the down payment is only one piece of what you are handing over that day.</w:t>
      </w:r>
    </w:p>
    <w:p w14:paraId="0DFD7F6D" w14:textId="274F5A70" w:rsidR="00DF175B" w:rsidRDefault="00015B96" w:rsidP="00DF175B">
      <w:pPr>
        <w:pStyle w:val="PreformattedText"/>
        <w:rPr>
          <w:ins w:id="26" w:author="User" w:date="2026-05-30T16:10:00Z"/>
          <w:rFonts w:hint="eastAsia"/>
        </w:rPr>
      </w:pPr>
      <w:del w:id="27" w:author="User" w:date="2026-05-30T16:10:00Z">
        <w:r>
          <w:delText xml:space="preserve"> </w:delText>
        </w:r>
      </w:del>
    </w:p>
    <w:p w14:paraId="510E29E6" w14:textId="77777777" w:rsidR="00DF175B" w:rsidRDefault="00DF175B" w:rsidP="00DF175B">
      <w:pPr>
        <w:pStyle w:val="PreformattedText"/>
        <w:rPr>
          <w:ins w:id="28" w:author="User" w:date="2026-05-30T16:10:00Z"/>
          <w:rFonts w:hint="eastAsia"/>
        </w:rPr>
      </w:pPr>
      <w:ins w:id="29" w:author="User" w:date="2026-05-30T16:10:00Z">
        <w:r>
          <w:rPr>
            <w:rFonts w:hint="eastAsia"/>
          </w:rPr>
          <w:t>And that realization hit a lot harder than I expected.</w:t>
        </w:r>
      </w:ins>
    </w:p>
    <w:p w14:paraId="276A4A54" w14:textId="77777777" w:rsidR="00DF175B" w:rsidRDefault="00DF175B" w:rsidP="00DF175B">
      <w:pPr>
        <w:pStyle w:val="PreformattedText"/>
        <w:rPr>
          <w:rFonts w:hint="eastAsia"/>
        </w:rPr>
      </w:pPr>
    </w:p>
    <w:p w14:paraId="33B22FF7" w14:textId="36616452" w:rsidR="00DF175B" w:rsidRDefault="00DF175B" w:rsidP="00DF175B">
      <w:pPr>
        <w:pStyle w:val="PreformattedText"/>
        <w:rPr>
          <w:rFonts w:hint="eastAsia"/>
        </w:rPr>
      </w:pPr>
      <w:r>
        <w:rPr>
          <w:rFonts w:hint="eastAsia"/>
        </w:rPr>
        <w:t>So that is exactly what I want to do for you right now. Before you g</w:t>
      </w:r>
      <w:r w:rsidR="00015B96">
        <w:rPr>
          <w:rFonts w:hint="eastAsia"/>
        </w:rPr>
        <w:t xml:space="preserve">et that document. Before you </w:t>
      </w:r>
      <w:r w:rsidR="00015B96">
        <w:t>find yourself</w:t>
      </w:r>
      <w:bookmarkStart w:id="30" w:name="_GoBack"/>
      <w:bookmarkEnd w:id="30"/>
      <w:r>
        <w:rPr>
          <w:rFonts w:hint="eastAsia"/>
        </w:rPr>
        <w:t xml:space="preserve"> sitting in a parking lot having your own moment.</w:t>
      </w:r>
    </w:p>
    <w:p w14:paraId="55E6DA17" w14:textId="2A4D367B" w:rsidR="00DF175B" w:rsidRDefault="00015B96" w:rsidP="00DF175B">
      <w:pPr>
        <w:pStyle w:val="PreformattedText"/>
        <w:rPr>
          <w:rFonts w:hint="eastAsia"/>
        </w:rPr>
      </w:pPr>
      <w:del w:id="31" w:author="User" w:date="2026-05-30T16:10:00Z">
        <w:r>
          <w:delText xml:space="preserve"> </w:delText>
        </w:r>
      </w:del>
    </w:p>
    <w:p w14:paraId="14498983" w14:textId="77777777" w:rsidR="00DF175B" w:rsidRDefault="00DF175B" w:rsidP="00DF175B">
      <w:pPr>
        <w:pStyle w:val="PreformattedText"/>
        <w:rPr>
          <w:rFonts w:hint="eastAsia"/>
        </w:rPr>
      </w:pPr>
      <w:r>
        <w:rPr>
          <w:rFonts w:hint="eastAsia"/>
        </w:rPr>
        <w:t>This is the full breakdown of where your money actually goes on closing day.</w:t>
      </w:r>
    </w:p>
    <w:p w14:paraId="642D224E" w14:textId="6F2FE492" w:rsidR="00DF175B" w:rsidRDefault="00015B96" w:rsidP="00DF175B">
      <w:pPr>
        <w:pStyle w:val="PreformattedText"/>
        <w:rPr>
          <w:rFonts w:hint="eastAsia"/>
        </w:rPr>
      </w:pPr>
      <w:del w:id="32" w:author="User" w:date="2026-05-30T16:10:00Z">
        <w:r>
          <w:delText xml:space="preserve"> </w:delText>
        </w:r>
      </w:del>
    </w:p>
    <w:p w14:paraId="328A019F" w14:textId="1B60B7B7" w:rsidR="00DF175B" w:rsidRDefault="00DF175B" w:rsidP="00DF175B">
      <w:pPr>
        <w:pStyle w:val="PreformattedText"/>
        <w:rPr>
          <w:rFonts w:hint="eastAsia"/>
        </w:rPr>
      </w:pPr>
      <w:r>
        <w:rPr>
          <w:rFonts w:hint="eastAsia"/>
        </w:rPr>
        <w:t xml:space="preserve">Because if you are buying a home and you have only saved your down payment, I have to be </w:t>
      </w:r>
      <w:del w:id="33" w:author="User" w:date="2026-05-30T16:10:00Z">
        <w:r w:rsidR="00015B96">
          <w:delText>straight</w:delText>
        </w:r>
      </w:del>
      <w:ins w:id="34" w:author="User" w:date="2026-05-30T16:10:00Z">
        <w:r>
          <w:rPr>
            <w:rFonts w:hint="eastAsia"/>
          </w:rPr>
          <w:t>honest</w:t>
        </w:r>
      </w:ins>
      <w:r>
        <w:rPr>
          <w:rFonts w:hint="eastAsia"/>
        </w:rPr>
        <w:t xml:space="preserve"> with you. You are not ready yet. And I mean that in the most helpful way possible.</w:t>
      </w:r>
    </w:p>
    <w:p w14:paraId="736D1131" w14:textId="6874B8ED" w:rsidR="00DF175B" w:rsidRDefault="00015B96" w:rsidP="00DF175B">
      <w:pPr>
        <w:pStyle w:val="PreformattedText"/>
        <w:rPr>
          <w:rFonts w:hint="eastAsia"/>
        </w:rPr>
      </w:pPr>
      <w:del w:id="35" w:author="User" w:date="2026-05-30T16:10:00Z">
        <w:r>
          <w:delText xml:space="preserve"> </w:delText>
        </w:r>
      </w:del>
    </w:p>
    <w:p w14:paraId="3A397C3D" w14:textId="77777777" w:rsidR="00DF175B" w:rsidRDefault="00DF175B" w:rsidP="00DF175B">
      <w:pPr>
        <w:pStyle w:val="PreformattedText"/>
        <w:rPr>
          <w:rFonts w:hint="eastAsia"/>
        </w:rPr>
      </w:pPr>
      <w:r>
        <w:rPr>
          <w:rFonts w:hint="eastAsia"/>
        </w:rPr>
        <w:t>Let's get into it.</w:t>
      </w:r>
    </w:p>
    <w:p w14:paraId="60E746F2" w14:textId="77777777" w:rsidR="00B07333" w:rsidRDefault="00015B96">
      <w:pPr>
        <w:pStyle w:val="PreformattedText"/>
        <w:rPr>
          <w:del w:id="36" w:author="User" w:date="2026-05-30T16:10:00Z"/>
          <w:rFonts w:hint="eastAsia"/>
        </w:rPr>
      </w:pPr>
      <w:del w:id="37" w:author="User" w:date="2026-05-30T16:10:00Z">
        <w:r>
          <w:delText xml:space="preserve"> </w:delText>
        </w:r>
      </w:del>
    </w:p>
    <w:p w14:paraId="4A5FF851" w14:textId="23998C81" w:rsidR="00DF175B" w:rsidRDefault="00015B96" w:rsidP="00DF175B">
      <w:pPr>
        <w:pStyle w:val="PreformattedText"/>
        <w:rPr>
          <w:rFonts w:hint="eastAsia"/>
        </w:rPr>
      </w:pPr>
      <w:del w:id="38" w:author="User" w:date="2026-05-30T16:10:00Z">
        <w:r>
          <w:delText xml:space="preserve"> </w:delText>
        </w:r>
      </w:del>
    </w:p>
    <w:p w14:paraId="5EC61231" w14:textId="77777777" w:rsidR="00DF175B" w:rsidRDefault="00DF175B" w:rsidP="00DF175B">
      <w:pPr>
        <w:pStyle w:val="PreformattedText"/>
        <w:rPr>
          <w:rFonts w:hint="eastAsia"/>
        </w:rPr>
      </w:pPr>
      <w:r>
        <w:rPr>
          <w:rFonts w:hint="eastAsia"/>
        </w:rPr>
        <w:t>Here is the number you need to lock into your brain before you even start looking at homes.</w:t>
      </w:r>
    </w:p>
    <w:p w14:paraId="6FB4C8AD" w14:textId="54AFFB7E" w:rsidR="00DF175B" w:rsidRDefault="00015B96" w:rsidP="00DF175B">
      <w:pPr>
        <w:pStyle w:val="PreformattedText"/>
        <w:rPr>
          <w:rFonts w:hint="eastAsia"/>
        </w:rPr>
      </w:pPr>
      <w:del w:id="39" w:author="User" w:date="2026-05-30T16:10:00Z">
        <w:r>
          <w:delText xml:space="preserve"> </w:delText>
        </w:r>
      </w:del>
    </w:p>
    <w:p w14:paraId="05837DC0" w14:textId="77777777" w:rsidR="00DF175B" w:rsidRDefault="00DF175B" w:rsidP="00DF175B">
      <w:pPr>
        <w:pStyle w:val="PreformattedText"/>
        <w:rPr>
          <w:rFonts w:hint="eastAsia"/>
        </w:rPr>
      </w:pPr>
      <w:r>
        <w:rPr>
          <w:rFonts w:hint="eastAsia"/>
        </w:rPr>
        <w:t>Two to five percent.</w:t>
      </w:r>
    </w:p>
    <w:p w14:paraId="207BED9E" w14:textId="7E4FE750" w:rsidR="00DF175B" w:rsidRDefault="00015B96" w:rsidP="00DF175B">
      <w:pPr>
        <w:pStyle w:val="PreformattedText"/>
        <w:rPr>
          <w:rFonts w:hint="eastAsia"/>
        </w:rPr>
      </w:pPr>
      <w:del w:id="40" w:author="User" w:date="2026-05-30T16:10:00Z">
        <w:r>
          <w:delText xml:space="preserve"> </w:delText>
        </w:r>
      </w:del>
    </w:p>
    <w:p w14:paraId="4D578916" w14:textId="77777777" w:rsidR="00DF175B" w:rsidRDefault="00DF175B" w:rsidP="00DF175B">
      <w:pPr>
        <w:pStyle w:val="PreformattedText"/>
        <w:rPr>
          <w:rFonts w:hint="eastAsia"/>
        </w:rPr>
      </w:pPr>
      <w:r>
        <w:rPr>
          <w:rFonts w:hint="eastAsia"/>
        </w:rPr>
        <w:t>That is how much of your loan amount you are going to pay in closing costs. On top of your down payment. Completely separate from it.</w:t>
      </w:r>
    </w:p>
    <w:p w14:paraId="3232DDCB" w14:textId="5A69E065" w:rsidR="00DF175B" w:rsidRDefault="00015B96" w:rsidP="00DF175B">
      <w:pPr>
        <w:pStyle w:val="PreformattedText"/>
        <w:rPr>
          <w:rFonts w:hint="eastAsia"/>
        </w:rPr>
      </w:pPr>
      <w:del w:id="41" w:author="User" w:date="2026-05-30T16:10:00Z">
        <w:r>
          <w:delText xml:space="preserve"> </w:delText>
        </w:r>
      </w:del>
    </w:p>
    <w:p w14:paraId="6473958D" w14:textId="77777777" w:rsidR="00DF175B" w:rsidRDefault="00DF175B" w:rsidP="00DF175B">
      <w:pPr>
        <w:pStyle w:val="PreformattedText"/>
        <w:rPr>
          <w:rFonts w:hint="eastAsia"/>
        </w:rPr>
      </w:pPr>
      <w:r>
        <w:rPr>
          <w:rFonts w:hint="eastAsia"/>
        </w:rPr>
        <w:t>Let me put</w:t>
      </w:r>
      <w:ins w:id="42" w:author="User" w:date="2026-05-30T16:10:00Z">
        <w:r>
          <w:rPr>
            <w:rFonts w:hint="eastAsia"/>
          </w:rPr>
          <w:t xml:space="preserve"> some</w:t>
        </w:r>
      </w:ins>
      <w:r>
        <w:rPr>
          <w:rFonts w:hint="eastAsia"/>
        </w:rPr>
        <w:t xml:space="preserve"> real numbers to that. Say you are buying a three-hundred-and-fifty-thousand-dollar home. You put down ten percent. That is thirty-five thousand dollars. Good. You worked hard for that.</w:t>
      </w:r>
    </w:p>
    <w:p w14:paraId="413D3623" w14:textId="2AD2781B" w:rsidR="00DF175B" w:rsidRDefault="00015B96" w:rsidP="00DF175B">
      <w:pPr>
        <w:pStyle w:val="PreformattedText"/>
        <w:rPr>
          <w:rFonts w:hint="eastAsia"/>
        </w:rPr>
      </w:pPr>
      <w:del w:id="43" w:author="User" w:date="2026-05-30T16:10:00Z">
        <w:r>
          <w:delText xml:space="preserve"> </w:delText>
        </w:r>
      </w:del>
    </w:p>
    <w:p w14:paraId="6452B67A" w14:textId="67566F7C" w:rsidR="00DF175B" w:rsidRDefault="00DF175B" w:rsidP="00DF175B">
      <w:pPr>
        <w:pStyle w:val="PreformattedText"/>
        <w:rPr>
          <w:rFonts w:hint="eastAsia"/>
        </w:rPr>
      </w:pPr>
      <w:r>
        <w:rPr>
          <w:rFonts w:hint="eastAsia"/>
        </w:rPr>
        <w:t xml:space="preserve">Your loan is now three hundred and fifteen thousand dollars. Two to five percent of that is anywhere from six thousand to </w:t>
      </w:r>
      <w:del w:id="44" w:author="User" w:date="2026-05-30T16:10:00Z">
        <w:r w:rsidR="00015B96">
          <w:delText>almost</w:delText>
        </w:r>
      </w:del>
      <w:ins w:id="45" w:author="User" w:date="2026-05-30T16:10:00Z">
        <w:r>
          <w:rPr>
            <w:rFonts w:hint="eastAsia"/>
          </w:rPr>
          <w:t>nearly</w:t>
        </w:r>
      </w:ins>
      <w:r>
        <w:rPr>
          <w:rFonts w:hint="eastAsia"/>
        </w:rPr>
        <w:t xml:space="preserve"> sixteen thousand dollars. Just in closing costs. Due the same day you hand over your down payment.</w:t>
      </w:r>
    </w:p>
    <w:p w14:paraId="542F5763" w14:textId="79FFD36A" w:rsidR="00DF175B" w:rsidRDefault="00015B96" w:rsidP="00DF175B">
      <w:pPr>
        <w:pStyle w:val="PreformattedText"/>
        <w:rPr>
          <w:rFonts w:hint="eastAsia"/>
        </w:rPr>
      </w:pPr>
      <w:del w:id="46" w:author="User" w:date="2026-05-30T16:10:00Z">
        <w:r>
          <w:delText xml:space="preserve"> </w:delText>
        </w:r>
      </w:del>
    </w:p>
    <w:p w14:paraId="37384E7A" w14:textId="665E94DF" w:rsidR="00DF175B" w:rsidRDefault="00DF175B" w:rsidP="00DF175B">
      <w:pPr>
        <w:pStyle w:val="PreformattedText"/>
        <w:rPr>
          <w:rFonts w:hint="eastAsia"/>
        </w:rPr>
      </w:pPr>
      <w:r>
        <w:rPr>
          <w:rFonts w:hint="eastAsia"/>
        </w:rPr>
        <w:t xml:space="preserve">According to a 2025 report from </w:t>
      </w:r>
      <w:proofErr w:type="spellStart"/>
      <w:r>
        <w:rPr>
          <w:rFonts w:hint="eastAsia"/>
        </w:rPr>
        <w:t>LodeStar</w:t>
      </w:r>
      <w:proofErr w:type="spellEnd"/>
      <w:r>
        <w:rPr>
          <w:rFonts w:hint="eastAsia"/>
        </w:rPr>
        <w:t xml:space="preserve">, a company that tracks this data, the average buyer right now is paying around four thousand six hundred dollars in </w:t>
      </w:r>
      <w:r>
        <w:rPr>
          <w:rFonts w:hint="eastAsia"/>
        </w:rPr>
        <w:lastRenderedPageBreak/>
        <w:t xml:space="preserve">closing costs. And that number does not include real estate commissions. It does not include the down payment. It is purely the pile of fees sitting on your closing disclosure like </w:t>
      </w:r>
      <w:del w:id="47" w:author="User" w:date="2026-05-30T16:10:00Z">
        <w:r w:rsidR="00015B96">
          <w:delText>a surprise</w:delText>
        </w:r>
      </w:del>
      <w:ins w:id="48" w:author="User" w:date="2026-05-30T16:10:00Z">
        <w:r>
          <w:rPr>
            <w:rFonts w:hint="eastAsia"/>
          </w:rPr>
          <w:t>an unexpected</w:t>
        </w:r>
      </w:ins>
      <w:r>
        <w:rPr>
          <w:rFonts w:hint="eastAsia"/>
        </w:rPr>
        <w:t xml:space="preserve"> guest nobody invited.</w:t>
      </w:r>
    </w:p>
    <w:p w14:paraId="06276C2D" w14:textId="55822985" w:rsidR="00DF175B" w:rsidRDefault="00015B96" w:rsidP="00DF175B">
      <w:pPr>
        <w:pStyle w:val="PreformattedText"/>
        <w:rPr>
          <w:rFonts w:hint="eastAsia"/>
        </w:rPr>
      </w:pPr>
      <w:del w:id="49" w:author="User" w:date="2026-05-30T16:10:00Z">
        <w:r>
          <w:delText xml:space="preserve"> </w:delText>
        </w:r>
      </w:del>
    </w:p>
    <w:p w14:paraId="316DA342" w14:textId="033EEB6E" w:rsidR="00DF175B" w:rsidRDefault="00DF175B" w:rsidP="00DF175B">
      <w:pPr>
        <w:pStyle w:val="PreformattedText"/>
        <w:rPr>
          <w:rFonts w:hint="eastAsia"/>
        </w:rPr>
      </w:pPr>
      <w:r>
        <w:rPr>
          <w:rFonts w:hint="eastAsia"/>
        </w:rPr>
        <w:t xml:space="preserve">And here is the part that genuinely shocked me when I learned it. From 2021 to 2023, these costs </w:t>
      </w:r>
      <w:del w:id="50" w:author="User" w:date="2026-05-30T16:10:00Z">
        <w:r w:rsidR="00015B96">
          <w:delText>went up</w:delText>
        </w:r>
      </w:del>
      <w:ins w:id="51" w:author="User" w:date="2026-05-30T16:10:00Z">
        <w:r>
          <w:rPr>
            <w:rFonts w:hint="eastAsia"/>
          </w:rPr>
          <w:t>increased</w:t>
        </w:r>
      </w:ins>
      <w:r>
        <w:rPr>
          <w:rFonts w:hint="eastAsia"/>
        </w:rPr>
        <w:t xml:space="preserve"> by more than thirty-six percent. The Consumer Financial Protection Bureau looked </w:t>
      </w:r>
      <w:del w:id="52" w:author="User" w:date="2026-05-30T16:10:00Z">
        <w:r w:rsidR="00015B96">
          <w:delText>at</w:delText>
        </w:r>
      </w:del>
      <w:ins w:id="53" w:author="User" w:date="2026-05-30T16:10:00Z">
        <w:r>
          <w:rPr>
            <w:rFonts w:hint="eastAsia"/>
          </w:rPr>
          <w:t>into</w:t>
        </w:r>
      </w:ins>
      <w:r>
        <w:rPr>
          <w:rFonts w:hint="eastAsia"/>
        </w:rPr>
        <w:t xml:space="preserve"> this and launched a full public inquiry</w:t>
      </w:r>
      <w:del w:id="54" w:author="User" w:date="2026-05-30T16:10:00Z">
        <w:r w:rsidR="00015B96">
          <w:delText xml:space="preserve"> into it</w:delText>
        </w:r>
      </w:del>
      <w:r>
        <w:rPr>
          <w:rFonts w:hint="eastAsia"/>
        </w:rPr>
        <w:t xml:space="preserve">. Because mortgage companies can technically charge you </w:t>
      </w:r>
      <w:del w:id="55" w:author="User" w:date="2026-05-30T16:10:00Z">
        <w:r w:rsidR="00015B96">
          <w:delText>over</w:delText>
        </w:r>
      </w:del>
      <w:ins w:id="56" w:author="User" w:date="2026-05-30T16:10:00Z">
        <w:r>
          <w:rPr>
            <w:rFonts w:hint="eastAsia"/>
          </w:rPr>
          <w:t>more than</w:t>
        </w:r>
      </w:ins>
      <w:r>
        <w:rPr>
          <w:rFonts w:hint="eastAsia"/>
        </w:rPr>
        <w:t xml:space="preserve"> two hundred different fees to close on a single home. Two hundred.</w:t>
      </w:r>
    </w:p>
    <w:p w14:paraId="1FDA9BED" w14:textId="77777777" w:rsidR="00B07333" w:rsidRDefault="00015B96">
      <w:pPr>
        <w:pStyle w:val="PreformattedText"/>
        <w:rPr>
          <w:del w:id="57" w:author="User" w:date="2026-05-30T16:10:00Z"/>
          <w:rFonts w:hint="eastAsia"/>
        </w:rPr>
      </w:pPr>
      <w:del w:id="58" w:author="User" w:date="2026-05-30T16:10:00Z">
        <w:r>
          <w:delText xml:space="preserve"> </w:delText>
        </w:r>
      </w:del>
    </w:p>
    <w:p w14:paraId="561CFB8F" w14:textId="77777777" w:rsidR="00DF175B" w:rsidRDefault="00DF175B" w:rsidP="00DF175B">
      <w:pPr>
        <w:pStyle w:val="PreformattedText"/>
        <w:rPr>
          <w:ins w:id="59" w:author="User" w:date="2026-05-30T16:10:00Z"/>
          <w:rFonts w:hint="eastAsia"/>
        </w:rPr>
      </w:pPr>
    </w:p>
    <w:p w14:paraId="30EB7BF6" w14:textId="77777777" w:rsidR="00DF175B" w:rsidRDefault="00DF175B" w:rsidP="00DF175B">
      <w:pPr>
        <w:pStyle w:val="PreformattedText"/>
        <w:rPr>
          <w:ins w:id="60" w:author="User" w:date="2026-05-30T16:10:00Z"/>
          <w:rFonts w:hint="eastAsia"/>
        </w:rPr>
      </w:pPr>
      <w:ins w:id="61" w:author="User" w:date="2026-05-30T16:10:00Z">
        <w:r>
          <w:rPr>
            <w:rFonts w:hint="eastAsia"/>
          </w:rPr>
          <w:t>Let that number sink in for a second.</w:t>
        </w:r>
      </w:ins>
    </w:p>
    <w:p w14:paraId="54FF4C21" w14:textId="77777777" w:rsidR="00DF175B" w:rsidRDefault="00DF175B" w:rsidP="00DF175B">
      <w:pPr>
        <w:pStyle w:val="PreformattedText"/>
        <w:rPr>
          <w:ins w:id="62" w:author="User" w:date="2026-05-30T16:10:00Z"/>
          <w:rFonts w:hint="eastAsia"/>
        </w:rPr>
      </w:pPr>
    </w:p>
    <w:p w14:paraId="61187DEE" w14:textId="209C9916" w:rsidR="00DF175B" w:rsidRDefault="00DF175B" w:rsidP="00DF175B">
      <w:pPr>
        <w:pStyle w:val="PreformattedText"/>
        <w:rPr>
          <w:ins w:id="63" w:author="User" w:date="2026-05-30T16:10:00Z"/>
          <w:rFonts w:hint="eastAsia"/>
        </w:rPr>
      </w:pPr>
      <w:r>
        <w:rPr>
          <w:rFonts w:hint="eastAsia"/>
        </w:rPr>
        <w:t>The CFPB director called them "junk fees."</w:t>
      </w:r>
      <w:del w:id="64" w:author="User" w:date="2026-05-30T16:10:00Z">
        <w:r w:rsidR="00015B96">
          <w:delText xml:space="preserve"> </w:delText>
        </w:r>
      </w:del>
    </w:p>
    <w:p w14:paraId="03A3FB8A" w14:textId="77777777" w:rsidR="00DF175B" w:rsidRDefault="00DF175B" w:rsidP="00DF175B">
      <w:pPr>
        <w:pStyle w:val="PreformattedText"/>
        <w:rPr>
          <w:ins w:id="65" w:author="User" w:date="2026-05-30T16:10:00Z"/>
          <w:rFonts w:hint="eastAsia"/>
        </w:rPr>
      </w:pPr>
    </w:p>
    <w:p w14:paraId="44F59C13" w14:textId="77777777" w:rsidR="00DF175B" w:rsidRDefault="00DF175B" w:rsidP="00DF175B">
      <w:pPr>
        <w:pStyle w:val="PreformattedText"/>
        <w:rPr>
          <w:rFonts w:hint="eastAsia"/>
        </w:rPr>
      </w:pPr>
      <w:r>
        <w:rPr>
          <w:rFonts w:hint="eastAsia"/>
        </w:rPr>
        <w:t>His words.</w:t>
      </w:r>
    </w:p>
    <w:p w14:paraId="1D714E8F" w14:textId="32A99E23" w:rsidR="00DF175B" w:rsidRDefault="00015B96" w:rsidP="00DF175B">
      <w:pPr>
        <w:pStyle w:val="PreformattedText"/>
        <w:rPr>
          <w:rFonts w:hint="eastAsia"/>
        </w:rPr>
      </w:pPr>
      <w:del w:id="66" w:author="User" w:date="2026-05-30T16:10:00Z">
        <w:r>
          <w:delText xml:space="preserve"> </w:delText>
        </w:r>
      </w:del>
    </w:p>
    <w:p w14:paraId="1EDF8CA2" w14:textId="30246095" w:rsidR="00DF175B" w:rsidRDefault="00DF175B" w:rsidP="00DF175B">
      <w:pPr>
        <w:pStyle w:val="PreformattedText"/>
        <w:rPr>
          <w:rFonts w:hint="eastAsia"/>
        </w:rPr>
      </w:pPr>
      <w:r>
        <w:rPr>
          <w:rFonts w:hint="eastAsia"/>
        </w:rPr>
        <w:t>And a 2021 study found that nearly fifteen percent of lower</w:t>
      </w:r>
      <w:del w:id="67" w:author="User" w:date="2026-05-30T16:10:00Z">
        <w:r w:rsidR="00015B96">
          <w:delText xml:space="preserve"> </w:delText>
        </w:r>
      </w:del>
      <w:ins w:id="68" w:author="User" w:date="2026-05-30T16:10:00Z">
        <w:r>
          <w:rPr>
            <w:rFonts w:hint="eastAsia"/>
          </w:rPr>
          <w:t>-</w:t>
        </w:r>
      </w:ins>
      <w:r>
        <w:rPr>
          <w:rFonts w:hint="eastAsia"/>
        </w:rPr>
        <w:t>income homebuyers ended up with closing costs that were actually larger than their entire down payment.</w:t>
      </w:r>
    </w:p>
    <w:p w14:paraId="0122DDAD" w14:textId="7E9A12FC" w:rsidR="00DF175B" w:rsidRDefault="00015B96" w:rsidP="00DF175B">
      <w:pPr>
        <w:pStyle w:val="PreformattedText"/>
        <w:rPr>
          <w:rFonts w:hint="eastAsia"/>
        </w:rPr>
      </w:pPr>
      <w:del w:id="69" w:author="User" w:date="2026-05-30T16:10:00Z">
        <w:r>
          <w:delText xml:space="preserve"> </w:delText>
        </w:r>
      </w:del>
    </w:p>
    <w:p w14:paraId="319ED984" w14:textId="77D74C19" w:rsidR="00DF175B" w:rsidRDefault="00DF175B" w:rsidP="00DF175B">
      <w:pPr>
        <w:pStyle w:val="PreformattedText"/>
        <w:rPr>
          <w:ins w:id="70" w:author="User" w:date="2026-05-30T16:10:00Z"/>
          <w:rFonts w:hint="eastAsia"/>
        </w:rPr>
      </w:pPr>
      <w:r>
        <w:rPr>
          <w:rFonts w:hint="eastAsia"/>
        </w:rPr>
        <w:t>You save for years.</w:t>
      </w:r>
      <w:del w:id="71" w:author="User" w:date="2026-05-30T16:10:00Z">
        <w:r w:rsidR="00015B96">
          <w:delText xml:space="preserve"> </w:delText>
        </w:r>
      </w:del>
    </w:p>
    <w:p w14:paraId="360B621D" w14:textId="77777777" w:rsidR="00DF175B" w:rsidRDefault="00DF175B" w:rsidP="00DF175B">
      <w:pPr>
        <w:pStyle w:val="PreformattedText"/>
        <w:rPr>
          <w:ins w:id="72" w:author="User" w:date="2026-05-30T16:10:00Z"/>
          <w:rFonts w:hint="eastAsia"/>
        </w:rPr>
      </w:pPr>
    </w:p>
    <w:p w14:paraId="6DBFCA9C" w14:textId="198F5358" w:rsidR="00DF175B" w:rsidRDefault="00DF175B" w:rsidP="00DF175B">
      <w:pPr>
        <w:pStyle w:val="PreformattedText"/>
        <w:rPr>
          <w:rFonts w:hint="eastAsia"/>
        </w:rPr>
      </w:pPr>
      <w:r>
        <w:rPr>
          <w:rFonts w:hint="eastAsia"/>
        </w:rPr>
        <w:t xml:space="preserve">And the closing costs </w:t>
      </w:r>
      <w:del w:id="73" w:author="User" w:date="2026-05-30T16:10:00Z">
        <w:r w:rsidR="00015B96">
          <w:delText>eat</w:delText>
        </w:r>
      </w:del>
      <w:ins w:id="74" w:author="User" w:date="2026-05-30T16:10:00Z">
        <w:r>
          <w:rPr>
            <w:rFonts w:hint="eastAsia"/>
          </w:rPr>
          <w:t>can swallow</w:t>
        </w:r>
      </w:ins>
      <w:r>
        <w:rPr>
          <w:rFonts w:hint="eastAsia"/>
        </w:rPr>
        <w:t xml:space="preserve"> it whole.</w:t>
      </w:r>
    </w:p>
    <w:p w14:paraId="71CCC38C" w14:textId="2A7D1EFA" w:rsidR="00DF175B" w:rsidRDefault="00015B96" w:rsidP="00DF175B">
      <w:pPr>
        <w:pStyle w:val="PreformattedText"/>
        <w:rPr>
          <w:rFonts w:hint="eastAsia"/>
        </w:rPr>
      </w:pPr>
      <w:del w:id="75" w:author="User" w:date="2026-05-30T16:10:00Z">
        <w:r>
          <w:delText xml:space="preserve"> </w:delText>
        </w:r>
      </w:del>
    </w:p>
    <w:p w14:paraId="5776BBE2" w14:textId="77777777" w:rsidR="00DF175B" w:rsidRDefault="00DF175B" w:rsidP="00DF175B">
      <w:pPr>
        <w:pStyle w:val="PreformattedText"/>
        <w:rPr>
          <w:rFonts w:hint="eastAsia"/>
        </w:rPr>
      </w:pPr>
      <w:r>
        <w:rPr>
          <w:rFonts w:hint="eastAsia"/>
        </w:rPr>
        <w:t>So where does all of it actually go? Let me walk you through every piece.</w:t>
      </w:r>
    </w:p>
    <w:p w14:paraId="1D1A25A7" w14:textId="77777777" w:rsidR="00B07333" w:rsidRDefault="00015B96">
      <w:pPr>
        <w:pStyle w:val="PreformattedText"/>
        <w:rPr>
          <w:del w:id="76" w:author="User" w:date="2026-05-30T16:10:00Z"/>
          <w:rFonts w:hint="eastAsia"/>
        </w:rPr>
      </w:pPr>
      <w:del w:id="77" w:author="User" w:date="2026-05-30T16:10:00Z">
        <w:r>
          <w:delText xml:space="preserve"> </w:delText>
        </w:r>
      </w:del>
    </w:p>
    <w:p w14:paraId="0112A7D8" w14:textId="0F23406D" w:rsidR="00DF175B" w:rsidRDefault="00015B96" w:rsidP="00DF175B">
      <w:pPr>
        <w:pStyle w:val="PreformattedText"/>
        <w:rPr>
          <w:rFonts w:hint="eastAsia"/>
        </w:rPr>
      </w:pPr>
      <w:del w:id="78" w:author="User" w:date="2026-05-30T16:10:00Z">
        <w:r>
          <w:delText xml:space="preserve"> </w:delText>
        </w:r>
      </w:del>
    </w:p>
    <w:p w14:paraId="43BDBBAC" w14:textId="77777777" w:rsidR="00DF175B" w:rsidRDefault="00DF175B" w:rsidP="00DF175B">
      <w:pPr>
        <w:pStyle w:val="PreformattedText"/>
        <w:rPr>
          <w:rFonts w:hint="eastAsia"/>
        </w:rPr>
      </w:pPr>
      <w:r>
        <w:rPr>
          <w:rFonts w:hint="eastAsia"/>
        </w:rPr>
        <w:t>The first big chunk goes to your lender. The bank or company giving you the loan.</w:t>
      </w:r>
    </w:p>
    <w:p w14:paraId="60D583C9" w14:textId="566B5762" w:rsidR="00DF175B" w:rsidRDefault="00015B96" w:rsidP="00DF175B">
      <w:pPr>
        <w:pStyle w:val="PreformattedText"/>
        <w:rPr>
          <w:rFonts w:hint="eastAsia"/>
        </w:rPr>
      </w:pPr>
      <w:del w:id="79" w:author="User" w:date="2026-05-30T16:10:00Z">
        <w:r>
          <w:delText xml:space="preserve"> </w:delText>
        </w:r>
      </w:del>
    </w:p>
    <w:p w14:paraId="7A2D9433" w14:textId="77777777" w:rsidR="00DF175B" w:rsidRDefault="00DF175B" w:rsidP="00DF175B">
      <w:pPr>
        <w:pStyle w:val="PreformattedText"/>
        <w:rPr>
          <w:rFonts w:hint="eastAsia"/>
        </w:rPr>
      </w:pPr>
      <w:r>
        <w:rPr>
          <w:rFonts w:hint="eastAsia"/>
        </w:rPr>
        <w:t>This is called the origination fee.</w:t>
      </w:r>
    </w:p>
    <w:p w14:paraId="419B7518" w14:textId="6F0436DF" w:rsidR="00DF175B" w:rsidRDefault="00015B96" w:rsidP="00DF175B">
      <w:pPr>
        <w:pStyle w:val="PreformattedText"/>
        <w:rPr>
          <w:rFonts w:hint="eastAsia"/>
        </w:rPr>
      </w:pPr>
      <w:del w:id="80" w:author="User" w:date="2026-05-30T16:10:00Z">
        <w:r>
          <w:delText xml:space="preserve"> </w:delText>
        </w:r>
      </w:del>
    </w:p>
    <w:p w14:paraId="03E7EA45" w14:textId="77777777" w:rsidR="00DF175B" w:rsidRDefault="00DF175B" w:rsidP="00DF175B">
      <w:pPr>
        <w:pStyle w:val="PreformattedText"/>
        <w:rPr>
          <w:rFonts w:hint="eastAsia"/>
        </w:rPr>
      </w:pPr>
      <w:r>
        <w:rPr>
          <w:rFonts w:hint="eastAsia"/>
        </w:rPr>
        <w:t>Think of it as the lender's processing charge. Their fee for evaluating you, pulling your credit, running their systems, underwriting your file, and funding the loan. It is typically around one percent of your loan amount. On a three-hundred-thousand-dollar mortgage, that is three thousand dollars. Just for them to do the job they are already going to profit from through thirty years of your interest payments. But still.</w:t>
      </w:r>
    </w:p>
    <w:p w14:paraId="731316A8" w14:textId="0FB9F4E9" w:rsidR="00DF175B" w:rsidRDefault="00015B96" w:rsidP="00DF175B">
      <w:pPr>
        <w:pStyle w:val="PreformattedText"/>
        <w:rPr>
          <w:rFonts w:hint="eastAsia"/>
        </w:rPr>
      </w:pPr>
      <w:del w:id="81" w:author="User" w:date="2026-05-30T16:10:00Z">
        <w:r>
          <w:delText xml:space="preserve"> </w:delText>
        </w:r>
      </w:del>
    </w:p>
    <w:p w14:paraId="3E5910B6" w14:textId="6BF557B2" w:rsidR="00DF175B" w:rsidRDefault="00DF175B" w:rsidP="00DF175B">
      <w:pPr>
        <w:pStyle w:val="PreformattedText"/>
        <w:rPr>
          <w:rFonts w:hint="eastAsia"/>
        </w:rPr>
      </w:pPr>
      <w:r>
        <w:rPr>
          <w:rFonts w:hint="eastAsia"/>
        </w:rPr>
        <w:t>And inside that origination fee</w:t>
      </w:r>
      <w:ins w:id="82" w:author="User" w:date="2026-05-30T16:10:00Z">
        <w:r>
          <w:rPr>
            <w:rFonts w:hint="eastAsia"/>
          </w:rPr>
          <w:t>,</w:t>
        </w:r>
      </w:ins>
      <w:r>
        <w:rPr>
          <w:rFonts w:hint="eastAsia"/>
        </w:rPr>
        <w:t xml:space="preserve"> there are usually smaller fees </w:t>
      </w:r>
      <w:del w:id="83" w:author="User" w:date="2026-05-30T16:10:00Z">
        <w:r w:rsidR="00015B96">
          <w:delText>stacked</w:delText>
        </w:r>
      </w:del>
      <w:ins w:id="84" w:author="User" w:date="2026-05-30T16:10:00Z">
        <w:r>
          <w:rPr>
            <w:rFonts w:hint="eastAsia"/>
          </w:rPr>
          <w:t>layered</w:t>
        </w:r>
      </w:ins>
      <w:r>
        <w:rPr>
          <w:rFonts w:hint="eastAsia"/>
        </w:rPr>
        <w:t xml:space="preserve"> on top. An underwriting fee. An application fee. Sometimes something called an administrative fee that nobody can really explain clearly. They sit inside the origination fee like Russian nesting dolls. The CFPB investigation was partly about exactly this. Fees that do not clearly reflect any real cost.</w:t>
      </w:r>
    </w:p>
    <w:p w14:paraId="79E2DC52" w14:textId="3E324BB0" w:rsidR="00DF175B" w:rsidRDefault="00015B96" w:rsidP="00DF175B">
      <w:pPr>
        <w:pStyle w:val="PreformattedText"/>
        <w:rPr>
          <w:rFonts w:hint="eastAsia"/>
        </w:rPr>
      </w:pPr>
      <w:del w:id="85" w:author="User" w:date="2026-05-30T16:10:00Z">
        <w:r>
          <w:delText xml:space="preserve"> </w:delText>
        </w:r>
      </w:del>
    </w:p>
    <w:p w14:paraId="0F2B3D90" w14:textId="370CB858" w:rsidR="00DF175B" w:rsidRDefault="00DF175B" w:rsidP="00DF175B">
      <w:pPr>
        <w:pStyle w:val="PreformattedText"/>
        <w:rPr>
          <w:rFonts w:hint="eastAsia"/>
        </w:rPr>
      </w:pPr>
      <w:r>
        <w:rPr>
          <w:rFonts w:hint="eastAsia"/>
        </w:rPr>
        <w:t xml:space="preserve">The thing I wish someone had told me </w:t>
      </w:r>
      <w:del w:id="86" w:author="User" w:date="2026-05-30T16:10:00Z">
        <w:r w:rsidR="00015B96">
          <w:delText>earlier</w:delText>
        </w:r>
      </w:del>
      <w:ins w:id="87" w:author="User" w:date="2026-05-30T16:10:00Z">
        <w:r>
          <w:rPr>
            <w:rFonts w:hint="eastAsia"/>
          </w:rPr>
          <w:t>sooner</w:t>
        </w:r>
      </w:ins>
      <w:r>
        <w:rPr>
          <w:rFonts w:hint="eastAsia"/>
        </w:rPr>
        <w:t xml:space="preserve"> is that the origination fee is often negotiable. If you have strong credit and you are shopping multiple lenders, you have more leverage than you think. Most buyers get one loan estimate and treat it like a final bill. It is actually a starting </w:t>
      </w:r>
      <w:del w:id="88" w:author="User" w:date="2026-05-30T16:10:00Z">
        <w:r w:rsidR="00015B96">
          <w:delText>number</w:delText>
        </w:r>
      </w:del>
      <w:ins w:id="89" w:author="User" w:date="2026-05-30T16:10:00Z">
        <w:r>
          <w:rPr>
            <w:rFonts w:hint="eastAsia"/>
          </w:rPr>
          <w:t>point</w:t>
        </w:r>
      </w:ins>
      <w:r>
        <w:rPr>
          <w:rFonts w:hint="eastAsia"/>
        </w:rPr>
        <w:t>.</w:t>
      </w:r>
    </w:p>
    <w:p w14:paraId="7E08E10E" w14:textId="77777777" w:rsidR="00B07333" w:rsidRDefault="00015B96">
      <w:pPr>
        <w:pStyle w:val="PreformattedText"/>
        <w:rPr>
          <w:del w:id="90" w:author="User" w:date="2026-05-30T16:10:00Z"/>
          <w:rFonts w:hint="eastAsia"/>
        </w:rPr>
      </w:pPr>
      <w:del w:id="91" w:author="User" w:date="2026-05-30T16:10:00Z">
        <w:r>
          <w:delText xml:space="preserve"> </w:delText>
        </w:r>
      </w:del>
    </w:p>
    <w:p w14:paraId="08E575E3" w14:textId="35AED52A" w:rsidR="00DF175B" w:rsidRDefault="00015B96" w:rsidP="00DF175B">
      <w:pPr>
        <w:pStyle w:val="PreformattedText"/>
        <w:rPr>
          <w:rFonts w:hint="eastAsia"/>
        </w:rPr>
      </w:pPr>
      <w:del w:id="92" w:author="User" w:date="2026-05-30T16:10:00Z">
        <w:r>
          <w:delText xml:space="preserve"> </w:delText>
        </w:r>
      </w:del>
    </w:p>
    <w:p w14:paraId="65E83E42" w14:textId="77777777" w:rsidR="00DF175B" w:rsidRDefault="00DF175B" w:rsidP="00DF175B">
      <w:pPr>
        <w:pStyle w:val="PreformattedText"/>
        <w:rPr>
          <w:rFonts w:hint="eastAsia"/>
        </w:rPr>
      </w:pPr>
      <w:r>
        <w:rPr>
          <w:rFonts w:hint="eastAsia"/>
        </w:rPr>
        <w:t>Then there is the title company. And this one genuinely confused me the first time I went through it.</w:t>
      </w:r>
    </w:p>
    <w:p w14:paraId="19A95E0B" w14:textId="0F34887F" w:rsidR="00DF175B" w:rsidRDefault="00015B96" w:rsidP="00DF175B">
      <w:pPr>
        <w:pStyle w:val="PreformattedText"/>
        <w:rPr>
          <w:rFonts w:hint="eastAsia"/>
        </w:rPr>
      </w:pPr>
      <w:del w:id="93" w:author="User" w:date="2026-05-30T16:10:00Z">
        <w:r>
          <w:delText xml:space="preserve"> </w:delText>
        </w:r>
      </w:del>
    </w:p>
    <w:p w14:paraId="11898D56" w14:textId="77777777" w:rsidR="00DF175B" w:rsidRDefault="00DF175B" w:rsidP="00DF175B">
      <w:pPr>
        <w:pStyle w:val="PreformattedText"/>
        <w:rPr>
          <w:rFonts w:hint="eastAsia"/>
        </w:rPr>
      </w:pPr>
      <w:r>
        <w:rPr>
          <w:rFonts w:hint="eastAsia"/>
        </w:rPr>
        <w:t>When you buy a home, someone has to go back through the legal history of that property and confirm the seller actually owns it. Free and clear. No unpaid contractor lien hiding in a filing from six years ago. No second mortgage the seller forgot to mention. No long-lost relative with a legal claim that nobody knew existed.</w:t>
      </w:r>
    </w:p>
    <w:p w14:paraId="64FFDEB4" w14:textId="6D653A9D" w:rsidR="00DF175B" w:rsidRDefault="00015B96" w:rsidP="00DF175B">
      <w:pPr>
        <w:pStyle w:val="PreformattedText"/>
        <w:rPr>
          <w:rFonts w:hint="eastAsia"/>
        </w:rPr>
      </w:pPr>
      <w:del w:id="94" w:author="User" w:date="2026-05-30T16:10:00Z">
        <w:r>
          <w:delText xml:space="preserve"> </w:delText>
        </w:r>
      </w:del>
    </w:p>
    <w:p w14:paraId="470F7DA6" w14:textId="5F868801" w:rsidR="00DF175B" w:rsidRDefault="00DF175B" w:rsidP="00DF175B">
      <w:pPr>
        <w:pStyle w:val="PreformattedText"/>
        <w:rPr>
          <w:rFonts w:hint="eastAsia"/>
        </w:rPr>
      </w:pPr>
      <w:r>
        <w:rPr>
          <w:rFonts w:hint="eastAsia"/>
        </w:rPr>
        <w:t>That is the title search. A title company digs through public records and property history. And then</w:t>
      </w:r>
      <w:ins w:id="95" w:author="User" w:date="2026-05-30T16:10:00Z">
        <w:r>
          <w:rPr>
            <w:rFonts w:hint="eastAsia"/>
          </w:rPr>
          <w:t>,</w:t>
        </w:r>
      </w:ins>
      <w:r>
        <w:rPr>
          <w:rFonts w:hint="eastAsia"/>
        </w:rPr>
        <w:t xml:space="preserve"> on top of that, they sell you insurance</w:t>
      </w:r>
      <w:del w:id="96" w:author="User" w:date="2026-05-30T16:10:00Z">
        <w:r w:rsidR="00015B96">
          <w:delText>. In case they missed something</w:delText>
        </w:r>
      </w:del>
      <w:r>
        <w:rPr>
          <w:rFonts w:hint="eastAsia"/>
        </w:rPr>
        <w:t>.</w:t>
      </w:r>
    </w:p>
    <w:p w14:paraId="471C68A7" w14:textId="77777777" w:rsidR="00B07333" w:rsidRDefault="00015B96">
      <w:pPr>
        <w:pStyle w:val="PreformattedText"/>
        <w:rPr>
          <w:del w:id="97" w:author="User" w:date="2026-05-30T16:10:00Z"/>
          <w:rFonts w:hint="eastAsia"/>
        </w:rPr>
      </w:pPr>
      <w:del w:id="98" w:author="User" w:date="2026-05-30T16:10:00Z">
        <w:r>
          <w:lastRenderedPageBreak/>
          <w:delText xml:space="preserve"> </w:delText>
        </w:r>
      </w:del>
    </w:p>
    <w:p w14:paraId="3854367A" w14:textId="77777777" w:rsidR="00DF175B" w:rsidRDefault="00DF175B" w:rsidP="00DF175B">
      <w:pPr>
        <w:pStyle w:val="PreformattedText"/>
        <w:rPr>
          <w:ins w:id="99" w:author="User" w:date="2026-05-30T16:10:00Z"/>
          <w:rFonts w:hint="eastAsia"/>
        </w:rPr>
      </w:pPr>
    </w:p>
    <w:p w14:paraId="11BAB2C0" w14:textId="77777777" w:rsidR="00DF175B" w:rsidRDefault="00DF175B" w:rsidP="00DF175B">
      <w:pPr>
        <w:pStyle w:val="PreformattedText"/>
        <w:rPr>
          <w:ins w:id="100" w:author="User" w:date="2026-05-30T16:10:00Z"/>
          <w:rFonts w:hint="eastAsia"/>
        </w:rPr>
      </w:pPr>
      <w:ins w:id="101" w:author="User" w:date="2026-05-30T16:10:00Z">
        <w:r>
          <w:rPr>
            <w:rFonts w:hint="eastAsia"/>
          </w:rPr>
          <w:t>In case they missed something.</w:t>
        </w:r>
      </w:ins>
    </w:p>
    <w:p w14:paraId="42682DB7" w14:textId="77777777" w:rsidR="00DF175B" w:rsidRDefault="00DF175B" w:rsidP="00DF175B">
      <w:pPr>
        <w:pStyle w:val="PreformattedText"/>
        <w:rPr>
          <w:ins w:id="102" w:author="User" w:date="2026-05-30T16:10:00Z"/>
          <w:rFonts w:hint="eastAsia"/>
        </w:rPr>
      </w:pPr>
    </w:p>
    <w:p w14:paraId="31AEA7A3" w14:textId="77777777" w:rsidR="00DF175B" w:rsidRDefault="00DF175B" w:rsidP="00DF175B">
      <w:pPr>
        <w:pStyle w:val="PreformattedText"/>
        <w:rPr>
          <w:rFonts w:hint="eastAsia"/>
        </w:rPr>
      </w:pPr>
      <w:r>
        <w:rPr>
          <w:rFonts w:hint="eastAsia"/>
        </w:rPr>
        <w:t>Your lender requires this. It is not optional.</w:t>
      </w:r>
    </w:p>
    <w:p w14:paraId="1461F01C" w14:textId="27E7A3CA" w:rsidR="00DF175B" w:rsidRDefault="00015B96" w:rsidP="00DF175B">
      <w:pPr>
        <w:pStyle w:val="PreformattedText"/>
        <w:rPr>
          <w:rFonts w:hint="eastAsia"/>
        </w:rPr>
      </w:pPr>
      <w:del w:id="103" w:author="User" w:date="2026-05-30T16:10:00Z">
        <w:r>
          <w:delText xml:space="preserve"> </w:delText>
        </w:r>
      </w:del>
    </w:p>
    <w:p w14:paraId="0C451820" w14:textId="7C833D0B" w:rsidR="00DF175B" w:rsidRDefault="00DF175B" w:rsidP="00DF175B">
      <w:pPr>
        <w:pStyle w:val="PreformattedText"/>
        <w:rPr>
          <w:rFonts w:hint="eastAsia"/>
        </w:rPr>
      </w:pPr>
      <w:r>
        <w:rPr>
          <w:rFonts w:hint="eastAsia"/>
        </w:rPr>
        <w:t xml:space="preserve">Here is where it splits into two pieces. Lender's title insurance protects the bank if something goes wrong with the title. Owner's title insurance protects you personally. Most people who </w:t>
      </w:r>
      <w:del w:id="104" w:author="User" w:date="2026-05-30T16:10:00Z">
        <w:r w:rsidR="00015B96">
          <w:delText>know what they are doing</w:delText>
        </w:r>
      </w:del>
      <w:ins w:id="105" w:author="User" w:date="2026-05-30T16:10:00Z">
        <w:r>
          <w:rPr>
            <w:rFonts w:hint="eastAsia"/>
          </w:rPr>
          <w:t>understand the process choose to</w:t>
        </w:r>
      </w:ins>
      <w:r>
        <w:rPr>
          <w:rFonts w:hint="eastAsia"/>
        </w:rPr>
        <w:t xml:space="preserve"> get both.</w:t>
      </w:r>
    </w:p>
    <w:p w14:paraId="51BB2EB5" w14:textId="51C9C5D5" w:rsidR="00DF175B" w:rsidRDefault="00015B96" w:rsidP="00DF175B">
      <w:pPr>
        <w:pStyle w:val="PreformattedText"/>
        <w:rPr>
          <w:rFonts w:hint="eastAsia"/>
        </w:rPr>
      </w:pPr>
      <w:del w:id="106" w:author="User" w:date="2026-05-30T16:10:00Z">
        <w:r>
          <w:delText xml:space="preserve"> </w:delText>
        </w:r>
      </w:del>
    </w:p>
    <w:p w14:paraId="14FBC09B" w14:textId="48F1EE53" w:rsidR="00DF175B" w:rsidRDefault="00DF175B" w:rsidP="00DF175B">
      <w:pPr>
        <w:pStyle w:val="PreformattedText"/>
        <w:rPr>
          <w:rFonts w:hint="eastAsia"/>
        </w:rPr>
      </w:pPr>
      <w:r>
        <w:rPr>
          <w:rFonts w:hint="eastAsia"/>
        </w:rPr>
        <w:t>The cost depends heavily on where you live. Somewhere between a thousand and four thousand dollars is typical. States like New York and Washington</w:t>
      </w:r>
      <w:ins w:id="107" w:author="User" w:date="2026-05-30T16:10:00Z">
        <w:r>
          <w:rPr>
            <w:rFonts w:hint="eastAsia"/>
          </w:rPr>
          <w:t>,</w:t>
        </w:r>
      </w:ins>
      <w:r>
        <w:rPr>
          <w:rFonts w:hint="eastAsia"/>
        </w:rPr>
        <w:t xml:space="preserve"> D.C</w:t>
      </w:r>
      <w:del w:id="108" w:author="User" w:date="2026-05-30T16:10:00Z">
        <w:r w:rsidR="00015B96">
          <w:delText>.</w:delText>
        </w:r>
      </w:del>
      <w:ins w:id="109" w:author="User" w:date="2026-05-30T16:10:00Z">
        <w:r>
          <w:rPr>
            <w:rFonts w:hint="eastAsia"/>
          </w:rPr>
          <w:t>.,</w:t>
        </w:r>
      </w:ins>
      <w:r>
        <w:rPr>
          <w:rFonts w:hint="eastAsia"/>
        </w:rPr>
        <w:t xml:space="preserve"> are on the </w:t>
      </w:r>
      <w:del w:id="110" w:author="User" w:date="2026-05-30T16:10:00Z">
        <w:r w:rsidR="00015B96">
          <w:delText>expensive</w:delText>
        </w:r>
      </w:del>
      <w:ins w:id="111" w:author="User" w:date="2026-05-30T16:10:00Z">
        <w:r>
          <w:rPr>
            <w:rFonts w:hint="eastAsia"/>
          </w:rPr>
          <w:t>higher</w:t>
        </w:r>
      </w:ins>
      <w:r>
        <w:rPr>
          <w:rFonts w:hint="eastAsia"/>
        </w:rPr>
        <w:t xml:space="preserve"> end of that range.</w:t>
      </w:r>
    </w:p>
    <w:p w14:paraId="1918AE89" w14:textId="0450CA09" w:rsidR="00DF175B" w:rsidRDefault="00015B96" w:rsidP="00DF175B">
      <w:pPr>
        <w:pStyle w:val="PreformattedText"/>
        <w:rPr>
          <w:rFonts w:hint="eastAsia"/>
        </w:rPr>
      </w:pPr>
      <w:del w:id="112" w:author="User" w:date="2026-05-30T16:10:00Z">
        <w:r>
          <w:delText xml:space="preserve"> </w:delText>
        </w:r>
      </w:del>
    </w:p>
    <w:p w14:paraId="62EC8865" w14:textId="2A63739E" w:rsidR="00DF175B" w:rsidRDefault="00DF175B" w:rsidP="00DF175B">
      <w:pPr>
        <w:pStyle w:val="PreformattedText"/>
        <w:rPr>
          <w:rFonts w:hint="eastAsia"/>
        </w:rPr>
      </w:pPr>
      <w:r>
        <w:rPr>
          <w:rFonts w:hint="eastAsia"/>
        </w:rPr>
        <w:t xml:space="preserve">What frustrated me when I dug into this is that title insurance is a one-time fee you pay at closing and never again. But the CFPB specifically noted that title insurance prices are, and I am quoting directly here, "often much greater than the risk." You are paying a lot for coverage on something that </w:t>
      </w:r>
      <w:del w:id="113" w:author="User" w:date="2026-05-30T16:10:00Z">
        <w:r w:rsidR="00015B96">
          <w:delText>almost never</w:delText>
        </w:r>
      </w:del>
      <w:ins w:id="114" w:author="User" w:date="2026-05-30T16:10:00Z">
        <w:r>
          <w:rPr>
            <w:rFonts w:hint="eastAsia"/>
          </w:rPr>
          <w:t>rarely</w:t>
        </w:r>
      </w:ins>
      <w:r>
        <w:rPr>
          <w:rFonts w:hint="eastAsia"/>
        </w:rPr>
        <w:t xml:space="preserve"> gets used.</w:t>
      </w:r>
    </w:p>
    <w:p w14:paraId="27398799" w14:textId="44573EA7" w:rsidR="00DF175B" w:rsidRDefault="00015B96" w:rsidP="00DF175B">
      <w:pPr>
        <w:pStyle w:val="PreformattedText"/>
        <w:rPr>
          <w:rFonts w:hint="eastAsia"/>
        </w:rPr>
      </w:pPr>
      <w:del w:id="115" w:author="User" w:date="2026-05-30T16:10:00Z">
        <w:r>
          <w:delText xml:space="preserve"> </w:delText>
        </w:r>
      </w:del>
    </w:p>
    <w:p w14:paraId="6513CA8D" w14:textId="77777777" w:rsidR="00DF175B" w:rsidRDefault="00DF175B" w:rsidP="00DF175B">
      <w:pPr>
        <w:pStyle w:val="PreformattedText"/>
        <w:rPr>
          <w:rFonts w:hint="eastAsia"/>
        </w:rPr>
      </w:pPr>
      <w:r>
        <w:rPr>
          <w:rFonts w:hint="eastAsia"/>
        </w:rPr>
        <w:t>One thing worth knowing. In most states</w:t>
      </w:r>
      <w:ins w:id="116" w:author="User" w:date="2026-05-30T16:10:00Z">
        <w:r>
          <w:rPr>
            <w:rFonts w:hint="eastAsia"/>
          </w:rPr>
          <w:t>,</w:t>
        </w:r>
      </w:ins>
      <w:r>
        <w:rPr>
          <w:rFonts w:hint="eastAsia"/>
        </w:rPr>
        <w:t xml:space="preserve"> you have the legal right to shop for your own title company. Your lender will often recommend their preferred vendor. You do not have to use them. Even saving three or four hundred dollars here is worth a quick comparison.</w:t>
      </w:r>
    </w:p>
    <w:p w14:paraId="620B66BB" w14:textId="77777777" w:rsidR="00B07333" w:rsidRDefault="00015B96">
      <w:pPr>
        <w:pStyle w:val="PreformattedText"/>
        <w:rPr>
          <w:del w:id="117" w:author="User" w:date="2026-05-30T16:10:00Z"/>
          <w:rFonts w:hint="eastAsia"/>
        </w:rPr>
      </w:pPr>
      <w:del w:id="118" w:author="User" w:date="2026-05-30T16:10:00Z">
        <w:r>
          <w:delText xml:space="preserve"> </w:delText>
        </w:r>
      </w:del>
    </w:p>
    <w:p w14:paraId="434E787C" w14:textId="6A70FA82" w:rsidR="00DF175B" w:rsidRDefault="00015B96" w:rsidP="00DF175B">
      <w:pPr>
        <w:pStyle w:val="PreformattedText"/>
        <w:rPr>
          <w:rFonts w:hint="eastAsia"/>
        </w:rPr>
      </w:pPr>
      <w:del w:id="119" w:author="User" w:date="2026-05-30T16:10:00Z">
        <w:r>
          <w:delText xml:space="preserve"> </w:delText>
        </w:r>
      </w:del>
    </w:p>
    <w:p w14:paraId="34711127" w14:textId="77777777" w:rsidR="00DF175B" w:rsidRDefault="00DF175B" w:rsidP="00DF175B">
      <w:pPr>
        <w:pStyle w:val="PreformattedText"/>
        <w:rPr>
          <w:rFonts w:hint="eastAsia"/>
        </w:rPr>
      </w:pPr>
      <w:r>
        <w:rPr>
          <w:rFonts w:hint="eastAsia"/>
        </w:rPr>
        <w:t>Next is the appraisal.</w:t>
      </w:r>
    </w:p>
    <w:p w14:paraId="70ABD26B" w14:textId="0B47409F" w:rsidR="00DF175B" w:rsidRDefault="00015B96" w:rsidP="00DF175B">
      <w:pPr>
        <w:pStyle w:val="PreformattedText"/>
        <w:rPr>
          <w:rFonts w:hint="eastAsia"/>
        </w:rPr>
      </w:pPr>
      <w:del w:id="120" w:author="User" w:date="2026-05-30T16:10:00Z">
        <w:r>
          <w:delText xml:space="preserve"> </w:delText>
        </w:r>
      </w:del>
    </w:p>
    <w:p w14:paraId="0AB43721" w14:textId="77777777" w:rsidR="00DF175B" w:rsidRDefault="00DF175B" w:rsidP="00DF175B">
      <w:pPr>
        <w:pStyle w:val="PreformattedText"/>
        <w:rPr>
          <w:rFonts w:hint="eastAsia"/>
        </w:rPr>
      </w:pPr>
      <w:r>
        <w:rPr>
          <w:rFonts w:hint="eastAsia"/>
        </w:rPr>
        <w:t>Before your lender gives you several hundred thousand dollars, they want an independent professional to confirm the home is actually worth what you agreed to pay.</w:t>
      </w:r>
    </w:p>
    <w:p w14:paraId="3EB3A1F7" w14:textId="4786BCBF" w:rsidR="00DF175B" w:rsidRDefault="00015B96" w:rsidP="00DF175B">
      <w:pPr>
        <w:pStyle w:val="PreformattedText"/>
        <w:rPr>
          <w:rFonts w:hint="eastAsia"/>
        </w:rPr>
      </w:pPr>
      <w:del w:id="121" w:author="User" w:date="2026-05-30T16:10:00Z">
        <w:r>
          <w:delText xml:space="preserve"> </w:delText>
        </w:r>
      </w:del>
    </w:p>
    <w:p w14:paraId="0C594452" w14:textId="1703D2F1" w:rsidR="00DF175B" w:rsidRDefault="00DF175B" w:rsidP="00DF175B">
      <w:pPr>
        <w:pStyle w:val="PreformattedText"/>
        <w:rPr>
          <w:rFonts w:hint="eastAsia"/>
        </w:rPr>
      </w:pPr>
      <w:r>
        <w:rPr>
          <w:rFonts w:hint="eastAsia"/>
        </w:rPr>
        <w:t xml:space="preserve">A licensed appraiser comes out, walks the property, measures it, </w:t>
      </w:r>
      <w:del w:id="122" w:author="User" w:date="2026-05-30T16:10:00Z">
        <w:r w:rsidR="00015B96">
          <w:delText>looks at</w:delText>
        </w:r>
      </w:del>
      <w:ins w:id="123" w:author="User" w:date="2026-05-30T16:10:00Z">
        <w:r>
          <w:rPr>
            <w:rFonts w:hint="eastAsia"/>
          </w:rPr>
          <w:t>reviews</w:t>
        </w:r>
      </w:ins>
      <w:r>
        <w:rPr>
          <w:rFonts w:hint="eastAsia"/>
        </w:rPr>
        <w:t xml:space="preserve"> comparable sales in the neighborhood, and writes a formal report. You pay for this. Usually somewhere between four hundred and seven hundred dollars. More for larger homes or </w:t>
      </w:r>
      <w:ins w:id="124" w:author="User" w:date="2026-05-30T16:10:00Z">
        <w:r>
          <w:rPr>
            <w:rFonts w:hint="eastAsia"/>
          </w:rPr>
          <w:t xml:space="preserve">in </w:t>
        </w:r>
      </w:ins>
      <w:r>
        <w:rPr>
          <w:rFonts w:hint="eastAsia"/>
        </w:rPr>
        <w:t>slower markets.</w:t>
      </w:r>
    </w:p>
    <w:p w14:paraId="579EAB1F" w14:textId="08C01C14" w:rsidR="00DF175B" w:rsidRDefault="00015B96" w:rsidP="00DF175B">
      <w:pPr>
        <w:pStyle w:val="PreformattedText"/>
        <w:rPr>
          <w:rFonts w:hint="eastAsia"/>
        </w:rPr>
      </w:pPr>
      <w:del w:id="125" w:author="User" w:date="2026-05-30T16:10:00Z">
        <w:r>
          <w:delText xml:space="preserve"> </w:delText>
        </w:r>
      </w:del>
    </w:p>
    <w:p w14:paraId="7D1799FA" w14:textId="4D01EB67" w:rsidR="00DF175B" w:rsidRDefault="00DF175B" w:rsidP="00DF175B">
      <w:pPr>
        <w:pStyle w:val="PreformattedText"/>
        <w:rPr>
          <w:ins w:id="126" w:author="User" w:date="2026-05-30T16:10:00Z"/>
          <w:rFonts w:hint="eastAsia"/>
        </w:rPr>
      </w:pPr>
      <w:r>
        <w:rPr>
          <w:rFonts w:hint="eastAsia"/>
        </w:rPr>
        <w:t>Here is the part that annoyed me. That report belongs to the lender.</w:t>
      </w:r>
      <w:del w:id="127" w:author="User" w:date="2026-05-30T16:10:00Z">
        <w:r w:rsidR="00015B96">
          <w:delText xml:space="preserve"> </w:delText>
        </w:r>
      </w:del>
    </w:p>
    <w:p w14:paraId="0D7B043C" w14:textId="77777777" w:rsidR="00DF175B" w:rsidRDefault="00DF175B" w:rsidP="00DF175B">
      <w:pPr>
        <w:pStyle w:val="PreformattedText"/>
        <w:rPr>
          <w:ins w:id="128" w:author="User" w:date="2026-05-30T16:10:00Z"/>
          <w:rFonts w:hint="eastAsia"/>
        </w:rPr>
      </w:pPr>
    </w:p>
    <w:p w14:paraId="435E2160" w14:textId="5DB0BAD6" w:rsidR="00DF175B" w:rsidRDefault="00DF175B" w:rsidP="00DF175B">
      <w:pPr>
        <w:pStyle w:val="PreformattedText"/>
        <w:rPr>
          <w:ins w:id="129" w:author="User" w:date="2026-05-30T16:10:00Z"/>
          <w:rFonts w:hint="eastAsia"/>
        </w:rPr>
      </w:pPr>
      <w:r>
        <w:rPr>
          <w:rFonts w:hint="eastAsia"/>
        </w:rPr>
        <w:t>Not to you.</w:t>
      </w:r>
      <w:del w:id="130" w:author="User" w:date="2026-05-30T16:10:00Z">
        <w:r w:rsidR="00015B96">
          <w:delText xml:space="preserve"> </w:delText>
        </w:r>
      </w:del>
    </w:p>
    <w:p w14:paraId="0D3346D4" w14:textId="77777777" w:rsidR="00DF175B" w:rsidRDefault="00DF175B" w:rsidP="00DF175B">
      <w:pPr>
        <w:pStyle w:val="PreformattedText"/>
        <w:rPr>
          <w:ins w:id="131" w:author="User" w:date="2026-05-30T16:10:00Z"/>
          <w:rFonts w:hint="eastAsia"/>
        </w:rPr>
      </w:pPr>
    </w:p>
    <w:p w14:paraId="0330FC86" w14:textId="5FFC9D93" w:rsidR="00DF175B" w:rsidRDefault="00DF175B" w:rsidP="00DF175B">
      <w:pPr>
        <w:pStyle w:val="PreformattedText"/>
        <w:rPr>
          <w:rFonts w:hint="eastAsia"/>
        </w:rPr>
      </w:pPr>
      <w:r>
        <w:rPr>
          <w:rFonts w:hint="eastAsia"/>
        </w:rPr>
        <w:t xml:space="preserve">You are </w:t>
      </w:r>
      <w:del w:id="132" w:author="User" w:date="2026-05-30T16:10:00Z">
        <w:r w:rsidR="00015B96">
          <w:delText>funding</w:delText>
        </w:r>
      </w:del>
      <w:ins w:id="133" w:author="User" w:date="2026-05-30T16:10:00Z">
        <w:r>
          <w:rPr>
            <w:rFonts w:hint="eastAsia"/>
          </w:rPr>
          <w:t>paying for</w:t>
        </w:r>
      </w:ins>
      <w:r>
        <w:rPr>
          <w:rFonts w:hint="eastAsia"/>
        </w:rPr>
        <w:t xml:space="preserve"> a document that </w:t>
      </w:r>
      <w:ins w:id="134" w:author="User" w:date="2026-05-30T16:10:00Z">
        <w:r>
          <w:rPr>
            <w:rFonts w:hint="eastAsia"/>
          </w:rPr>
          <w:t xml:space="preserve">primarily </w:t>
        </w:r>
      </w:ins>
      <w:r>
        <w:rPr>
          <w:rFonts w:hint="eastAsia"/>
        </w:rPr>
        <w:t>protects them.</w:t>
      </w:r>
    </w:p>
    <w:p w14:paraId="09545B6D" w14:textId="7935F793" w:rsidR="00DF175B" w:rsidRDefault="00015B96" w:rsidP="00DF175B">
      <w:pPr>
        <w:pStyle w:val="PreformattedText"/>
        <w:rPr>
          <w:rFonts w:hint="eastAsia"/>
        </w:rPr>
      </w:pPr>
      <w:del w:id="135" w:author="User" w:date="2026-05-30T16:10:00Z">
        <w:r>
          <w:delText xml:space="preserve"> </w:delText>
        </w:r>
      </w:del>
    </w:p>
    <w:p w14:paraId="044427AA" w14:textId="176502E8" w:rsidR="00DF175B" w:rsidRDefault="00DF175B" w:rsidP="00DF175B">
      <w:pPr>
        <w:pStyle w:val="PreformattedText"/>
        <w:rPr>
          <w:rFonts w:hint="eastAsia"/>
        </w:rPr>
      </w:pPr>
      <w:r>
        <w:rPr>
          <w:rFonts w:hint="eastAsia"/>
        </w:rPr>
        <w:t xml:space="preserve">But it matters for you too. If the appraisal comes back low, meaning the appraiser says the home is worth three hundred thousand </w:t>
      </w:r>
      <w:ins w:id="136" w:author="User" w:date="2026-05-30T16:10:00Z">
        <w:r>
          <w:rPr>
            <w:rFonts w:hint="eastAsia"/>
          </w:rPr>
          <w:t xml:space="preserve">dollars </w:t>
        </w:r>
      </w:ins>
      <w:r>
        <w:rPr>
          <w:rFonts w:hint="eastAsia"/>
        </w:rPr>
        <w:t xml:space="preserve">but you offered three-twenty, the bank will only lend based on that lower </w:t>
      </w:r>
      <w:del w:id="137" w:author="User" w:date="2026-05-30T16:10:00Z">
        <w:r w:rsidR="00015B96">
          <w:delText>number</w:delText>
        </w:r>
      </w:del>
      <w:ins w:id="138" w:author="User" w:date="2026-05-30T16:10:00Z">
        <w:r>
          <w:rPr>
            <w:rFonts w:hint="eastAsia"/>
          </w:rPr>
          <w:t>value</w:t>
        </w:r>
      </w:ins>
      <w:r>
        <w:rPr>
          <w:rFonts w:hint="eastAsia"/>
        </w:rPr>
        <w:t xml:space="preserve">. Which means you either renegotiate with the seller or </w:t>
      </w:r>
      <w:del w:id="139" w:author="User" w:date="2026-05-30T16:10:00Z">
        <w:r w:rsidR="00015B96">
          <w:delText xml:space="preserve">you </w:delText>
        </w:r>
      </w:del>
      <w:r>
        <w:rPr>
          <w:rFonts w:hint="eastAsia"/>
        </w:rPr>
        <w:t xml:space="preserve">make up </w:t>
      </w:r>
      <w:del w:id="140" w:author="User" w:date="2026-05-30T16:10:00Z">
        <w:r w:rsidR="00015B96">
          <w:delText>that gap</w:delText>
        </w:r>
      </w:del>
      <w:ins w:id="141" w:author="User" w:date="2026-05-30T16:10:00Z">
        <w:r>
          <w:rPr>
            <w:rFonts w:hint="eastAsia"/>
          </w:rPr>
          <w:t>the difference</w:t>
        </w:r>
      </w:ins>
      <w:r>
        <w:rPr>
          <w:rFonts w:hint="eastAsia"/>
        </w:rPr>
        <w:t xml:space="preserve"> out of your own pocket. It has killed deals. Knowing how this works before you make an offer helps you think through your numbers more carefully.</w:t>
      </w:r>
    </w:p>
    <w:p w14:paraId="192D3D26" w14:textId="77777777" w:rsidR="00B07333" w:rsidRDefault="00015B96">
      <w:pPr>
        <w:pStyle w:val="PreformattedText"/>
        <w:rPr>
          <w:del w:id="142" w:author="User" w:date="2026-05-30T16:10:00Z"/>
          <w:rFonts w:hint="eastAsia"/>
        </w:rPr>
      </w:pPr>
      <w:del w:id="143" w:author="User" w:date="2026-05-30T16:10:00Z">
        <w:r>
          <w:delText xml:space="preserve"> </w:delText>
        </w:r>
      </w:del>
    </w:p>
    <w:p w14:paraId="45B25EAB" w14:textId="778F9D7D" w:rsidR="00DF175B" w:rsidRDefault="00015B96" w:rsidP="00DF175B">
      <w:pPr>
        <w:pStyle w:val="PreformattedText"/>
        <w:rPr>
          <w:rFonts w:hint="eastAsia"/>
        </w:rPr>
      </w:pPr>
      <w:del w:id="144" w:author="User" w:date="2026-05-30T16:10:00Z">
        <w:r>
          <w:delText xml:space="preserve"> </w:delText>
        </w:r>
      </w:del>
    </w:p>
    <w:p w14:paraId="66E6A05C" w14:textId="77777777" w:rsidR="00510509" w:rsidRDefault="00DF175B" w:rsidP="00DF175B">
      <w:pPr>
        <w:pStyle w:val="PreformattedText"/>
        <w:rPr>
          <w:rFonts w:hint="eastAsia"/>
        </w:rPr>
      </w:pPr>
      <w:r>
        <w:rPr>
          <w:rFonts w:hint="eastAsia"/>
        </w:rPr>
        <w:t>Then there are government fees</w:t>
      </w:r>
      <w:r w:rsidR="00015B96">
        <w:t>.</w:t>
      </w:r>
    </w:p>
    <w:sectPr w:rsidR="0051050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EztDQzMzcD0qaWJko6SsGpxcWZ+XkgBYa1AI54N6AsAAAA"/>
  </w:docVars>
  <w:rsids>
    <w:rsidRoot w:val="00510509"/>
    <w:rsid w:val="00015B96"/>
    <w:rsid w:val="00510509"/>
    <w:rsid w:val="00555243"/>
    <w:rsid w:val="00B07333"/>
    <w:rsid w:val="00DF1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2880"/>
  <w15:docId w15:val="{BB7FA6AA-9C46-41D4-A44F-98A7BD91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1</cp:revision>
  <dcterms:created xsi:type="dcterms:W3CDTF">2026-05-30T13:06:00Z</dcterms:created>
  <dcterms:modified xsi:type="dcterms:W3CDTF">2026-05-30T13:14:00Z</dcterms:modified>
  <dc:language>en-US</dc:language>
</cp:coreProperties>
</file>