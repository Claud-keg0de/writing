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6E55A" w14:textId="77777777" w:rsidR="00C41BF9" w:rsidRPr="00C41BF9" w:rsidRDefault="00C41BF9" w:rsidP="00C41BF9">
      <w:pPr>
        <w:keepNext/>
        <w:keepLines/>
        <w:spacing w:before="360" w:after="80" w:line="259" w:lineRule="auto"/>
        <w:jc w:val="center"/>
        <w:outlineLvl w:val="0"/>
        <w:rPr>
          <w:rFonts w:ascii="Gill Sans Nova" w:eastAsia="Times New Roman" w:hAnsi="Gill Sans Nova" w:cs="Quire Sans"/>
          <w:color w:val="000000"/>
          <w:sz w:val="40"/>
          <w:szCs w:val="40"/>
        </w:rPr>
      </w:pPr>
      <w:r w:rsidRPr="00C41BF9">
        <w:rPr>
          <w:rFonts w:ascii="Gill Sans Nova" w:eastAsia="Times New Roman" w:hAnsi="Gill Sans Nova" w:cs="Quire Sans"/>
          <w:color w:val="000000"/>
          <w:sz w:val="40"/>
          <w:szCs w:val="40"/>
        </w:rPr>
        <w:t>Chapter 1: Setting the Context</w:t>
      </w:r>
    </w:p>
    <w:p w14:paraId="5F097480" w14:textId="77777777" w:rsidR="00C41BF9" w:rsidRPr="00C41BF9" w:rsidRDefault="00C41BF9" w:rsidP="00C41BF9">
      <w:pPr>
        <w:spacing w:line="259" w:lineRule="auto"/>
        <w:rPr>
          <w:rFonts w:ascii="Gill Sans Nova" w:eastAsia="Calibri" w:hAnsi="Gill Sans Nova" w:cs="Quire Sans"/>
          <w:b/>
          <w:bCs/>
        </w:rPr>
      </w:pPr>
    </w:p>
    <w:p w14:paraId="08C7454B" w14:textId="77777777" w:rsidR="00C41BF9" w:rsidRPr="00C41BF9" w:rsidRDefault="00C41BF9" w:rsidP="00C41BF9">
      <w:pPr>
        <w:spacing w:line="259" w:lineRule="auto"/>
        <w:rPr>
          <w:rFonts w:ascii="Gill Sans Nova" w:eastAsia="Calibri" w:hAnsi="Gill Sans Nova" w:cs="Quire Sans"/>
          <w:b/>
          <w:bCs/>
        </w:rPr>
      </w:pPr>
      <w:r w:rsidRPr="00C41BF9">
        <w:rPr>
          <w:rFonts w:ascii="Gill Sans Nova" w:eastAsia="Calibri" w:hAnsi="Gill Sans Nova" w:cs="Quire Sans"/>
          <w:b/>
          <w:bCs/>
        </w:rPr>
        <w:t>Introduction: Why ESG Matters Now More Than Ever</w:t>
      </w:r>
    </w:p>
    <w:p w14:paraId="5FBA0C36" w14:textId="77777777" w:rsidR="00C41BF9" w:rsidRPr="00C41BF9" w:rsidRDefault="00C41BF9" w:rsidP="00C41BF9">
      <w:pPr>
        <w:spacing w:line="259" w:lineRule="auto"/>
        <w:jc w:val="both"/>
        <w:rPr>
          <w:rFonts w:ascii="Gill Sans Nova" w:eastAsia="Calibri" w:hAnsi="Gill Sans Nova" w:cs="Quire Sans"/>
        </w:rPr>
      </w:pPr>
      <w:r w:rsidRPr="00C41BF9">
        <w:rPr>
          <w:rFonts w:ascii="Gill Sans Nova" w:eastAsia="Calibri" w:hAnsi="Gill Sans Nova" w:cs="Quire Sans"/>
        </w:rPr>
        <w:t>Today, businesses face significant challenges: climate change, dwindling resources, and social inequality. These aren’t just “nice to fix” issues—they represent major risks for any organization. Companies are now expected to act responsibly, care for the planet, and respect people. That’s why Environmental, Social, and Governance (ESG) practices have become essential to business success.</w:t>
      </w:r>
    </w:p>
    <w:p w14:paraId="7F7355C5" w14:textId="77777777" w:rsidR="00C41BF9" w:rsidRPr="00C41BF9" w:rsidRDefault="00C41BF9" w:rsidP="00C41BF9">
      <w:pPr>
        <w:spacing w:line="259" w:lineRule="auto"/>
        <w:jc w:val="both"/>
        <w:rPr>
          <w:rFonts w:ascii="Gill Sans Nova" w:eastAsia="Calibri" w:hAnsi="Gill Sans Nova" w:cs="Quire Sans"/>
        </w:rPr>
      </w:pPr>
      <w:r w:rsidRPr="00C41BF9">
        <w:rPr>
          <w:rFonts w:ascii="Gill Sans Nova" w:eastAsia="Calibri" w:hAnsi="Gill Sans Nova" w:cs="Quire Sans"/>
        </w:rPr>
        <w:t>Strong ESG practices can make your business more resilient and competitive. Stakeholders—from investors to customers—demand transparency. They trust companies that demonstrate they care. And businesses that embrace ESG often outperform their competitors.</w:t>
      </w:r>
    </w:p>
    <w:p w14:paraId="06AE64D3" w14:textId="1A59A53A" w:rsidR="00C41BF9" w:rsidRPr="00C41BF9" w:rsidRDefault="00C41BF9" w:rsidP="00C41BF9">
      <w:pPr>
        <w:spacing w:line="259" w:lineRule="auto"/>
        <w:jc w:val="both"/>
        <w:rPr>
          <w:rFonts w:ascii="Gill Sans Nova" w:eastAsia="Calibri" w:hAnsi="Gill Sans Nova" w:cs="Quire Sans"/>
        </w:rPr>
      </w:pPr>
      <w:r w:rsidRPr="00C41BF9">
        <w:rPr>
          <w:rFonts w:ascii="Gill Sans Nova" w:eastAsia="Calibri" w:hAnsi="Gill Sans Nova" w:cs="Quire Sans"/>
        </w:rPr>
        <w:t>In this book, we’ll help you understand ESG and integrate it into your business strategy. We'll guide you through practical steps—starting with assessing where you are now, setting goals, and creating an action plan. You’ll learn how to track your progress and share your successes. By the end, you’ll have a clear path forward—helping your business thrive in a world where ESG is no longer optional.</w:t>
      </w:r>
    </w:p>
    <w:p w14:paraId="6B5EA8AC" w14:textId="7C246128" w:rsidR="00C41BF9" w:rsidRPr="00C41BF9" w:rsidRDefault="0010726E" w:rsidP="00C41BF9">
      <w:pPr>
        <w:spacing w:line="259" w:lineRule="auto"/>
        <w:jc w:val="both"/>
        <w:rPr>
          <w:rFonts w:ascii="Gill Sans Nova" w:eastAsia="Calibri" w:hAnsi="Gill Sans Nova" w:cs="Quire Sans"/>
        </w:rPr>
      </w:pPr>
      <w:r w:rsidRPr="004D3A22">
        <w:rPr>
          <w:rFonts w:ascii="Gill Sans Nova" w:eastAsia="Calibri" w:hAnsi="Gill Sans Nova" w:cs="Quire Sans"/>
        </w:rPr>
        <w:drawing>
          <wp:anchor distT="0" distB="0" distL="114300" distR="114300" simplePos="0" relativeHeight="251708416" behindDoc="0" locked="0" layoutInCell="1" allowOverlap="1" wp14:anchorId="42CC1D4B" wp14:editId="7F169D3C">
            <wp:simplePos x="0" y="0"/>
            <wp:positionH relativeFrom="column">
              <wp:posOffset>369018</wp:posOffset>
            </wp:positionH>
            <wp:positionV relativeFrom="paragraph">
              <wp:posOffset>31009</wp:posOffset>
            </wp:positionV>
            <wp:extent cx="559435" cy="559435"/>
            <wp:effectExtent l="38100" t="19050" r="31115" b="12065"/>
            <wp:wrapSquare wrapText="bothSides"/>
            <wp:docPr id="46073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39628" name=""/>
                    <pic:cNvPicPr/>
                  </pic:nvPicPr>
                  <pic:blipFill>
                    <a:blip r:embed="rId8" cstate="print">
                      <a:extLst>
                        <a:ext uri="{28A0092B-C50C-407E-A947-70E740481C1C}">
                          <a14:useLocalDpi xmlns:a14="http://schemas.microsoft.com/office/drawing/2010/main" val="0"/>
                        </a:ext>
                      </a:extLst>
                    </a:blip>
                    <a:stretch>
                      <a:fillRect/>
                    </a:stretch>
                  </pic:blipFill>
                  <pic:spPr>
                    <a:xfrm rot="15796079">
                      <a:off x="0" y="0"/>
                      <a:ext cx="559435" cy="559435"/>
                    </a:xfrm>
                    <a:prstGeom prst="rect">
                      <a:avLst/>
                    </a:prstGeom>
                  </pic:spPr>
                </pic:pic>
              </a:graphicData>
            </a:graphic>
            <wp14:sizeRelH relativeFrom="margin">
              <wp14:pctWidth>0</wp14:pctWidth>
            </wp14:sizeRelH>
            <wp14:sizeRelV relativeFrom="margin">
              <wp14:pctHeight>0</wp14:pctHeight>
            </wp14:sizeRelV>
          </wp:anchor>
        </w:drawing>
      </w:r>
    </w:p>
    <w:p w14:paraId="2979CD44" w14:textId="1D7A33FD" w:rsidR="00C41BF9" w:rsidRPr="00C41BF9" w:rsidRDefault="00291AC4" w:rsidP="00C41BF9">
      <w:pPr>
        <w:spacing w:line="259" w:lineRule="auto"/>
        <w:jc w:val="both"/>
        <w:rPr>
          <w:rFonts w:ascii="Gill Sans Nova" w:eastAsia="Calibri" w:hAnsi="Gill Sans Nova" w:cs="Quire Sans"/>
        </w:rPr>
      </w:pPr>
      <w:r w:rsidRPr="00C41BF9">
        <w:rPr>
          <w:rFonts w:ascii="Gill Sans Nova" w:eastAsia="Calibri" w:hAnsi="Gill Sans Nova" w:cs="Quire Sans"/>
          <w:noProof/>
        </w:rPr>
        <mc:AlternateContent>
          <mc:Choice Requires="wps">
            <w:drawing>
              <wp:anchor distT="45720" distB="45720" distL="114300" distR="114300" simplePos="0" relativeHeight="251667456" behindDoc="1" locked="0" layoutInCell="1" allowOverlap="1" wp14:anchorId="19C6FCBD" wp14:editId="36CC2369">
                <wp:simplePos x="0" y="0"/>
                <wp:positionH relativeFrom="margin">
                  <wp:align>center</wp:align>
                </wp:positionH>
                <wp:positionV relativeFrom="paragraph">
                  <wp:posOffset>33911</wp:posOffset>
                </wp:positionV>
                <wp:extent cx="4457700" cy="2066925"/>
                <wp:effectExtent l="19050" t="1905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0" cy="2066925"/>
                        </a:xfrm>
                        <a:prstGeom prst="rect">
                          <a:avLst/>
                        </a:prstGeom>
                        <a:solidFill>
                          <a:srgbClr val="FFF9DB"/>
                        </a:solidFill>
                        <a:ln w="28575">
                          <a:solidFill>
                            <a:srgbClr val="ED7D31">
                              <a:lumMod val="75000"/>
                            </a:srgbClr>
                          </a:solidFill>
                          <a:miter lim="800000"/>
                          <a:headEnd/>
                          <a:tailEnd/>
                        </a:ln>
                      </wps:spPr>
                      <wps:txbx>
                        <w:txbxContent>
                          <w:p w14:paraId="3F4E5D59" w14:textId="77777777" w:rsidR="00C41BF9" w:rsidRPr="008400AF" w:rsidRDefault="00C41BF9" w:rsidP="00C41BF9">
                            <w:pPr>
                              <w:jc w:val="center"/>
                              <w:rPr>
                                <w:rFonts w:ascii="Gill Sans Nova" w:hAnsi="Gill Sans Nova" w:cs="Quire Sans"/>
                                <w:b/>
                                <w:bCs/>
                              </w:rPr>
                            </w:pPr>
                            <w:r w:rsidRPr="002F73F5">
                              <w:rPr>
                                <w:rFonts w:ascii="Gill Sans Nova" w:hAnsi="Gill Sans Nova" w:cs="Quire Sans"/>
                                <w:b/>
                                <w:bCs/>
                              </w:rPr>
                              <w:t>Key Points Summary: Why</w:t>
                            </w:r>
                            <w:r w:rsidRPr="008400AF">
                              <w:rPr>
                                <w:rFonts w:ascii="Gill Sans Nova" w:hAnsi="Gill Sans Nova" w:cs="Quire Sans"/>
                                <w:b/>
                                <w:bCs/>
                              </w:rPr>
                              <w:t xml:space="preserve"> ESG Matters Today</w:t>
                            </w:r>
                          </w:p>
                          <w:p w14:paraId="3C5FEB9C" w14:textId="77777777" w:rsidR="00C41BF9" w:rsidRPr="002F73F5" w:rsidRDefault="00C41BF9" w:rsidP="00C41BF9">
                            <w:pPr>
                              <w:pStyle w:val="ListParagraph"/>
                              <w:numPr>
                                <w:ilvl w:val="0"/>
                                <w:numId w:val="25"/>
                              </w:numPr>
                              <w:spacing w:line="259" w:lineRule="auto"/>
                              <w:rPr>
                                <w:rFonts w:ascii="Gill Sans Nova" w:hAnsi="Gill Sans Nova" w:cs="Quire Sans"/>
                              </w:rPr>
                            </w:pPr>
                            <w:r w:rsidRPr="002F73F5">
                              <w:rPr>
                                <w:rFonts w:ascii="Gill Sans Nova" w:hAnsi="Gill Sans Nova" w:cs="Quire Sans"/>
                              </w:rPr>
                              <w:t>Challenges: Climate change, dwindling resources, social inequality.</w:t>
                            </w:r>
                          </w:p>
                          <w:p w14:paraId="46DE9610" w14:textId="77777777" w:rsidR="00C41BF9" w:rsidRPr="002F73F5" w:rsidRDefault="00C41BF9" w:rsidP="00C41BF9">
                            <w:pPr>
                              <w:pStyle w:val="ListParagraph"/>
                              <w:numPr>
                                <w:ilvl w:val="0"/>
                                <w:numId w:val="25"/>
                              </w:numPr>
                              <w:spacing w:line="259" w:lineRule="auto"/>
                              <w:rPr>
                                <w:rFonts w:ascii="Gill Sans Nova" w:hAnsi="Gill Sans Nova" w:cs="Quire Sans"/>
                              </w:rPr>
                            </w:pPr>
                            <w:r w:rsidRPr="002F73F5">
                              <w:rPr>
                                <w:rFonts w:ascii="Gill Sans Nova" w:hAnsi="Gill Sans Nova" w:cs="Quire Sans"/>
                              </w:rPr>
                              <w:t>Business Impact: ESG is not just an option—it is critical for risk management and staying competitive.</w:t>
                            </w:r>
                          </w:p>
                          <w:p w14:paraId="642FCE35" w14:textId="77777777" w:rsidR="00C41BF9" w:rsidRPr="002F73F5" w:rsidRDefault="00C41BF9" w:rsidP="00C41BF9">
                            <w:pPr>
                              <w:pStyle w:val="ListParagraph"/>
                              <w:numPr>
                                <w:ilvl w:val="0"/>
                                <w:numId w:val="25"/>
                              </w:numPr>
                              <w:spacing w:line="259" w:lineRule="auto"/>
                              <w:rPr>
                                <w:rFonts w:ascii="Gill Sans Nova" w:hAnsi="Gill Sans Nova" w:cs="Quire Sans"/>
                              </w:rPr>
                            </w:pPr>
                            <w:r w:rsidRPr="002F73F5">
                              <w:rPr>
                                <w:rFonts w:ascii="Gill Sans Nova" w:hAnsi="Gill Sans Nova" w:cs="Quire Sans"/>
                              </w:rPr>
                              <w:t>Stakeholder Demand: Investors, customers, and regulators are expecting responsible actions from businesses.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C6FCBD" id="_x0000_t202" coordsize="21600,21600" o:spt="202" path="m,l,21600r21600,l21600,xe">
                <v:stroke joinstyle="miter"/>
                <v:path gradientshapeok="t" o:connecttype="rect"/>
              </v:shapetype>
              <v:shape id="Text Box 2" o:spid="_x0000_s1026" type="#_x0000_t202" style="position:absolute;left:0;text-align:left;margin-left:0;margin-top:2.65pt;width:351pt;height:162.75pt;z-index:-25164902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" fillcolor="#fff9db" strokecolor="#c55a11" strokeweight="2.25pt">
                <v:textbox>
                  <w:txbxContent>
                    <w:p w14:paraId="3F4E5D59" w14:textId="77777777" w:rsidR="00C41BF9" w:rsidRPr="008400AF" w:rsidRDefault="00C41BF9" w:rsidP="00C41BF9">
                      <w:pPr>
                        <w:jc w:val="center"/>
                        <w:rPr>
                          <w:rFonts w:ascii="Gill Sans Nova" w:hAnsi="Gill Sans Nova" w:cs="Quire Sans"/>
                          <w:b/>
                          <w:bCs/>
                        </w:rPr>
                      </w:pPr>
                      <w:r w:rsidRPr="002F73F5">
                        <w:rPr>
                          <w:rFonts w:ascii="Gill Sans Nova" w:hAnsi="Gill Sans Nova" w:cs="Quire Sans"/>
                          <w:b/>
                          <w:bCs/>
                        </w:rPr>
                        <w:t>Key Points Summary: Why</w:t>
                      </w:r>
                      <w:r w:rsidRPr="008400AF">
                        <w:rPr>
                          <w:rFonts w:ascii="Gill Sans Nova" w:hAnsi="Gill Sans Nova" w:cs="Quire Sans"/>
                          <w:b/>
                          <w:bCs/>
                        </w:rPr>
                        <w:t xml:space="preserve"> ESG Matters Today</w:t>
                      </w:r>
                    </w:p>
                    <w:p w14:paraId="3C5FEB9C" w14:textId="77777777" w:rsidR="00C41BF9" w:rsidRPr="002F73F5" w:rsidRDefault="00C41BF9" w:rsidP="00C41BF9">
                      <w:pPr>
                        <w:pStyle w:val="ListParagraph"/>
                        <w:numPr>
                          <w:ilvl w:val="0"/>
                          <w:numId w:val="25"/>
                        </w:numPr>
                        <w:spacing w:line="259" w:lineRule="auto"/>
                        <w:rPr>
                          <w:rFonts w:ascii="Gill Sans Nova" w:hAnsi="Gill Sans Nova" w:cs="Quire Sans"/>
                        </w:rPr>
                      </w:pPr>
                      <w:r w:rsidRPr="002F73F5">
                        <w:rPr>
                          <w:rFonts w:ascii="Gill Sans Nova" w:hAnsi="Gill Sans Nova" w:cs="Quire Sans"/>
                        </w:rPr>
                        <w:t>Challenges: Climate change, dwindling resources, social inequality.</w:t>
                      </w:r>
                    </w:p>
                    <w:p w14:paraId="46DE9610" w14:textId="77777777" w:rsidR="00C41BF9" w:rsidRPr="002F73F5" w:rsidRDefault="00C41BF9" w:rsidP="00C41BF9">
                      <w:pPr>
                        <w:pStyle w:val="ListParagraph"/>
                        <w:numPr>
                          <w:ilvl w:val="0"/>
                          <w:numId w:val="25"/>
                        </w:numPr>
                        <w:spacing w:line="259" w:lineRule="auto"/>
                        <w:rPr>
                          <w:rFonts w:ascii="Gill Sans Nova" w:hAnsi="Gill Sans Nova" w:cs="Quire Sans"/>
                        </w:rPr>
                      </w:pPr>
                      <w:r w:rsidRPr="002F73F5">
                        <w:rPr>
                          <w:rFonts w:ascii="Gill Sans Nova" w:hAnsi="Gill Sans Nova" w:cs="Quire Sans"/>
                        </w:rPr>
                        <w:t>Business Impact: ESG is not just an option—it is critical for risk management and staying competitive.</w:t>
                      </w:r>
                    </w:p>
                    <w:p w14:paraId="642FCE35" w14:textId="77777777" w:rsidR="00C41BF9" w:rsidRPr="002F73F5" w:rsidRDefault="00C41BF9" w:rsidP="00C41BF9">
                      <w:pPr>
                        <w:pStyle w:val="ListParagraph"/>
                        <w:numPr>
                          <w:ilvl w:val="0"/>
                          <w:numId w:val="25"/>
                        </w:numPr>
                        <w:spacing w:line="259" w:lineRule="auto"/>
                        <w:rPr>
                          <w:rFonts w:ascii="Gill Sans Nova" w:hAnsi="Gill Sans Nova" w:cs="Quire Sans"/>
                        </w:rPr>
                      </w:pPr>
                      <w:r w:rsidRPr="002F73F5">
                        <w:rPr>
                          <w:rFonts w:ascii="Gill Sans Nova" w:hAnsi="Gill Sans Nova" w:cs="Quire Sans"/>
                        </w:rPr>
                        <w:t>Stakeholder Demand: Investors, customers, and regulators are expecting responsible actions from businesses.</w:t>
                      </w:r>
                    </w:p>
                  </w:txbxContent>
                </v:textbox>
                <w10:wrap type="square" anchorx="margin"/>
              </v:shape>
            </w:pict>
          </mc:Fallback>
        </mc:AlternateContent>
      </w:r>
    </w:p>
    <w:p w14:paraId="40C46A11" w14:textId="25E737F6" w:rsidR="00C41BF9" w:rsidRPr="00C41BF9" w:rsidRDefault="00C41BF9" w:rsidP="00C41BF9">
      <w:pPr>
        <w:spacing w:line="259" w:lineRule="auto"/>
        <w:jc w:val="both"/>
        <w:rPr>
          <w:rFonts w:ascii="Gill Sans Nova" w:eastAsia="Calibri" w:hAnsi="Gill Sans Nova" w:cs="Quire Sans"/>
        </w:rPr>
      </w:pPr>
    </w:p>
    <w:p w14:paraId="4A25E923" w14:textId="77777777" w:rsidR="00C41BF9" w:rsidRPr="00C41BF9" w:rsidRDefault="00C41BF9" w:rsidP="00C41BF9">
      <w:pPr>
        <w:spacing w:line="259" w:lineRule="auto"/>
        <w:jc w:val="both"/>
        <w:rPr>
          <w:rFonts w:ascii="Gill Sans Nova" w:eastAsia="Calibri" w:hAnsi="Gill Sans Nova" w:cs="Quire Sans"/>
        </w:rPr>
      </w:pPr>
    </w:p>
    <w:p w14:paraId="2B6DD130" w14:textId="77777777" w:rsidR="00C41BF9" w:rsidRPr="00C41BF9" w:rsidRDefault="00C41BF9" w:rsidP="00C41BF9">
      <w:pPr>
        <w:spacing w:line="259" w:lineRule="auto"/>
        <w:jc w:val="both"/>
        <w:rPr>
          <w:rFonts w:ascii="Gill Sans Nova" w:eastAsia="Calibri" w:hAnsi="Gill Sans Nova" w:cs="Quire Sans"/>
        </w:rPr>
      </w:pPr>
    </w:p>
    <w:p w14:paraId="2EFEE060" w14:textId="77777777" w:rsidR="00C41BF9" w:rsidRPr="00C41BF9" w:rsidRDefault="00C41BF9" w:rsidP="00C41BF9">
      <w:pPr>
        <w:spacing w:line="259" w:lineRule="auto"/>
        <w:jc w:val="both"/>
        <w:rPr>
          <w:rFonts w:ascii="Gill Sans Nova" w:eastAsia="Calibri" w:hAnsi="Gill Sans Nova" w:cs="Quire Sans"/>
        </w:rPr>
      </w:pPr>
    </w:p>
    <w:p w14:paraId="02F296B9" w14:textId="77777777" w:rsidR="00C41BF9" w:rsidRPr="00C41BF9" w:rsidRDefault="00C41BF9" w:rsidP="00C41BF9">
      <w:pPr>
        <w:spacing w:line="259" w:lineRule="auto"/>
        <w:jc w:val="both"/>
        <w:rPr>
          <w:rFonts w:ascii="Gill Sans Nova" w:eastAsia="Calibri" w:hAnsi="Gill Sans Nova" w:cs="Quire Sans"/>
        </w:rPr>
      </w:pPr>
    </w:p>
    <w:p w14:paraId="2F8CF480" w14:textId="77777777" w:rsidR="00C41BF9" w:rsidRPr="00C41BF9" w:rsidRDefault="00C41BF9" w:rsidP="00C41BF9">
      <w:pPr>
        <w:spacing w:line="259" w:lineRule="auto"/>
        <w:jc w:val="both"/>
        <w:rPr>
          <w:rFonts w:ascii="Gill Sans Nova" w:eastAsia="Calibri" w:hAnsi="Gill Sans Nova" w:cs="Quire Sans"/>
        </w:rPr>
      </w:pPr>
    </w:p>
    <w:p w14:paraId="4D8C9C4E" w14:textId="77777777" w:rsidR="00C41BF9" w:rsidRPr="00C41BF9" w:rsidRDefault="00C41BF9" w:rsidP="00C41BF9">
      <w:pPr>
        <w:spacing w:line="259" w:lineRule="auto"/>
        <w:jc w:val="both"/>
        <w:rPr>
          <w:rFonts w:ascii="Gill Sans Nova" w:eastAsia="Calibri" w:hAnsi="Gill Sans Nova" w:cs="Quire Sans"/>
          <w:b/>
          <w:bCs/>
          <w:color w:val="000000"/>
          <w:sz w:val="28"/>
          <w:szCs w:val="28"/>
        </w:rPr>
      </w:pPr>
      <w:r w:rsidRPr="00C41BF9">
        <w:rPr>
          <w:rFonts w:ascii="Gill Sans Nova" w:eastAsia="Calibri" w:hAnsi="Gill Sans Nova" w:cs="Quire Sans"/>
        </w:rPr>
        <w:t>.</w:t>
      </w:r>
    </w:p>
    <w:p w14:paraId="265549F5" w14:textId="77777777" w:rsidR="00C41BF9" w:rsidRPr="00C41BF9" w:rsidRDefault="00C41BF9" w:rsidP="00C41BF9">
      <w:pPr>
        <w:spacing w:line="259" w:lineRule="auto"/>
        <w:rPr>
          <w:rFonts w:ascii="Gill Sans Nova" w:eastAsia="Calibri" w:hAnsi="Gill Sans Nova" w:cs="Quire Sans"/>
          <w:b/>
          <w:bCs/>
          <w:color w:val="000000"/>
          <w:sz w:val="28"/>
          <w:szCs w:val="28"/>
        </w:rPr>
      </w:pPr>
    </w:p>
    <w:p w14:paraId="31030BE1" w14:textId="77777777" w:rsidR="00C41BF9" w:rsidRPr="00C41BF9" w:rsidRDefault="00C41BF9" w:rsidP="00C41BF9">
      <w:pPr>
        <w:spacing w:line="259" w:lineRule="auto"/>
        <w:rPr>
          <w:rFonts w:ascii="Gill Sans Nova" w:eastAsia="Calibri" w:hAnsi="Gill Sans Nova" w:cs="Quire Sans"/>
          <w:b/>
          <w:bCs/>
          <w:color w:val="000000"/>
          <w:sz w:val="28"/>
          <w:szCs w:val="28"/>
        </w:rPr>
      </w:pPr>
    </w:p>
    <w:p w14:paraId="5CEB8257" w14:textId="77777777" w:rsidR="00C41BF9" w:rsidRPr="00C41BF9" w:rsidRDefault="00C41BF9" w:rsidP="00C41BF9">
      <w:pPr>
        <w:spacing w:line="259" w:lineRule="auto"/>
        <w:rPr>
          <w:rFonts w:ascii="Gill Sans Nova" w:eastAsia="Calibri" w:hAnsi="Gill Sans Nova" w:cs="Quire Sans"/>
          <w:b/>
          <w:bCs/>
          <w:color w:val="000000"/>
          <w:sz w:val="28"/>
          <w:szCs w:val="28"/>
        </w:rPr>
      </w:pPr>
    </w:p>
    <w:p w14:paraId="51F42802" w14:textId="77777777" w:rsidR="00C41BF9" w:rsidRPr="00C41BF9" w:rsidRDefault="00C41BF9" w:rsidP="00C41BF9">
      <w:pPr>
        <w:spacing w:line="259" w:lineRule="auto"/>
        <w:rPr>
          <w:rFonts w:ascii="Gill Sans Nova" w:eastAsia="Calibri" w:hAnsi="Gill Sans Nova" w:cs="Quire Sans"/>
          <w:b/>
          <w:bCs/>
          <w:color w:val="000000"/>
          <w:sz w:val="28"/>
          <w:szCs w:val="28"/>
        </w:rPr>
      </w:pPr>
      <w:r w:rsidRPr="00C41BF9">
        <w:rPr>
          <w:rFonts w:ascii="Gill Sans Nova" w:eastAsia="Calibri" w:hAnsi="Gill Sans Nova" w:cs="Quire Sans"/>
          <w:b/>
          <w:bCs/>
          <w:color w:val="000000"/>
          <w:sz w:val="28"/>
          <w:szCs w:val="28"/>
        </w:rPr>
        <w:lastRenderedPageBreak/>
        <w:t>How This Guide is Arranged</w:t>
      </w:r>
    </w:p>
    <w:p w14:paraId="1EAFBDDA" w14:textId="77777777" w:rsidR="00C41BF9" w:rsidRPr="00C41BF9" w:rsidRDefault="00C41BF9" w:rsidP="00C41BF9">
      <w:pPr>
        <w:spacing w:line="259" w:lineRule="auto"/>
        <w:rPr>
          <w:rFonts w:ascii="Gill Sans Nova" w:eastAsia="Calibri" w:hAnsi="Gill Sans Nova" w:cs="Quire Sans"/>
        </w:rPr>
      </w:pPr>
      <w:r w:rsidRPr="00C41BF9">
        <w:rPr>
          <w:rFonts w:ascii="Gill Sans Nova" w:eastAsia="Calibri" w:hAnsi="Gill Sans Nova" w:cs="Quire Sans"/>
        </w:rPr>
        <w:t>This guide is designed to take you through a systematic process for developing, implementing, and sustaining an effective ESG strategy. Each chapter builds upon the previous one, providing you with the insights and tools needed to succeed:</w:t>
      </w:r>
    </w:p>
    <w:p w14:paraId="571327F7" w14:textId="77777777" w:rsidR="00C41BF9" w:rsidRPr="00C41BF9" w:rsidRDefault="00C41BF9" w:rsidP="00C41BF9">
      <w:pPr>
        <w:numPr>
          <w:ilvl w:val="0"/>
          <w:numId w:val="7"/>
        </w:numPr>
        <w:spacing w:line="259" w:lineRule="auto"/>
        <w:jc w:val="both"/>
        <w:rPr>
          <w:rFonts w:ascii="Gill Sans Nova" w:eastAsia="Calibri" w:hAnsi="Gill Sans Nova" w:cs="Quire Sans"/>
        </w:rPr>
      </w:pPr>
      <w:r w:rsidRPr="00C41BF9">
        <w:rPr>
          <w:rFonts w:ascii="Gill Sans Nova" w:eastAsia="Calibri" w:hAnsi="Gill Sans Nova" w:cs="Quire Sans"/>
          <w:b/>
          <w:bCs/>
        </w:rPr>
        <w:t>Chapter 1: Setting the Context</w:t>
      </w:r>
    </w:p>
    <w:p w14:paraId="14F10B6B" w14:textId="77777777" w:rsidR="00C41BF9" w:rsidRPr="00C41BF9" w:rsidRDefault="00C41BF9" w:rsidP="00C41BF9">
      <w:pPr>
        <w:numPr>
          <w:ilvl w:val="1"/>
          <w:numId w:val="7"/>
        </w:numPr>
        <w:spacing w:line="259" w:lineRule="auto"/>
        <w:jc w:val="both"/>
        <w:rPr>
          <w:rFonts w:ascii="Gill Sans Nova" w:eastAsia="Calibri" w:hAnsi="Gill Sans Nova" w:cs="Quire Sans"/>
        </w:rPr>
      </w:pPr>
      <w:r w:rsidRPr="00C41BF9">
        <w:rPr>
          <w:rFonts w:ascii="Gill Sans Nova" w:eastAsia="Calibri" w:hAnsi="Gill Sans Nova" w:cs="Quire Sans"/>
        </w:rPr>
        <w:t>Introduction to ESG: Why it matters and how to gain organisational buy-in.</w:t>
      </w:r>
    </w:p>
    <w:p w14:paraId="7E4FD5CB" w14:textId="77777777" w:rsidR="00C41BF9" w:rsidRPr="00C41BF9" w:rsidRDefault="00C41BF9" w:rsidP="00C41BF9">
      <w:pPr>
        <w:numPr>
          <w:ilvl w:val="0"/>
          <w:numId w:val="7"/>
        </w:numPr>
        <w:spacing w:line="259" w:lineRule="auto"/>
        <w:jc w:val="both"/>
        <w:rPr>
          <w:rFonts w:ascii="Gill Sans Nova" w:eastAsia="Calibri" w:hAnsi="Gill Sans Nova" w:cs="Quire Sans"/>
        </w:rPr>
      </w:pPr>
      <w:r w:rsidRPr="00C41BF9">
        <w:rPr>
          <w:rFonts w:ascii="Gill Sans Nova" w:eastAsia="Calibri" w:hAnsi="Gill Sans Nova" w:cs="Quire Sans"/>
          <w:b/>
          <w:bCs/>
        </w:rPr>
        <w:t>Chapter 2: Current State Assessment and Gap Analysis</w:t>
      </w:r>
    </w:p>
    <w:p w14:paraId="57C9C95A" w14:textId="77777777" w:rsidR="00C41BF9" w:rsidRPr="00C41BF9" w:rsidRDefault="00C41BF9" w:rsidP="00C41BF9">
      <w:pPr>
        <w:numPr>
          <w:ilvl w:val="1"/>
          <w:numId w:val="7"/>
        </w:numPr>
        <w:spacing w:line="259" w:lineRule="auto"/>
        <w:jc w:val="both"/>
        <w:rPr>
          <w:rFonts w:ascii="Gill Sans Nova" w:eastAsia="Calibri" w:hAnsi="Gill Sans Nova" w:cs="Quire Sans"/>
        </w:rPr>
      </w:pPr>
      <w:r w:rsidRPr="00C41BF9">
        <w:rPr>
          <w:rFonts w:ascii="Gill Sans Nova" w:eastAsia="Calibri" w:hAnsi="Gill Sans Nova" w:cs="Quire Sans"/>
        </w:rPr>
        <w:t>How to evaluate your current ESG performance, engage stakeholders, and conduct a gap analysis.</w:t>
      </w:r>
    </w:p>
    <w:p w14:paraId="733E5E3B" w14:textId="77777777" w:rsidR="00C41BF9" w:rsidRPr="00C41BF9" w:rsidRDefault="00C41BF9" w:rsidP="00C41BF9">
      <w:pPr>
        <w:numPr>
          <w:ilvl w:val="0"/>
          <w:numId w:val="7"/>
        </w:numPr>
        <w:spacing w:line="259" w:lineRule="auto"/>
        <w:jc w:val="both"/>
        <w:rPr>
          <w:rFonts w:ascii="Gill Sans Nova" w:eastAsia="Calibri" w:hAnsi="Gill Sans Nova" w:cs="Quire Sans"/>
        </w:rPr>
      </w:pPr>
      <w:r w:rsidRPr="00C41BF9">
        <w:rPr>
          <w:rFonts w:ascii="Gill Sans Nova" w:eastAsia="Calibri" w:hAnsi="Gill Sans Nova" w:cs="Quire Sans"/>
          <w:b/>
          <w:bCs/>
        </w:rPr>
        <w:t>Chapter 3: Materiality Assessment and Stakeholder Engagement</w:t>
      </w:r>
    </w:p>
    <w:p w14:paraId="3AB1E3C9" w14:textId="77777777" w:rsidR="00C41BF9" w:rsidRPr="00C41BF9" w:rsidRDefault="00C41BF9" w:rsidP="00C41BF9">
      <w:pPr>
        <w:numPr>
          <w:ilvl w:val="1"/>
          <w:numId w:val="7"/>
        </w:numPr>
        <w:spacing w:line="259" w:lineRule="auto"/>
        <w:jc w:val="both"/>
        <w:rPr>
          <w:rFonts w:ascii="Gill Sans Nova" w:eastAsia="Calibri" w:hAnsi="Gill Sans Nova" w:cs="Quire Sans"/>
        </w:rPr>
      </w:pPr>
      <w:r w:rsidRPr="00C41BF9">
        <w:rPr>
          <w:rFonts w:ascii="Gill Sans Nova" w:eastAsia="Calibri" w:hAnsi="Gill Sans Nova" w:cs="Quire Sans"/>
        </w:rPr>
        <w:t>Conducting a materiality assessment and ensuring your ESG strategy addresses the most critical issues.</w:t>
      </w:r>
    </w:p>
    <w:p w14:paraId="557C74A7" w14:textId="77777777" w:rsidR="00C41BF9" w:rsidRPr="00C41BF9" w:rsidRDefault="00C41BF9" w:rsidP="00C41BF9">
      <w:pPr>
        <w:numPr>
          <w:ilvl w:val="0"/>
          <w:numId w:val="7"/>
        </w:numPr>
        <w:spacing w:line="259" w:lineRule="auto"/>
        <w:jc w:val="both"/>
        <w:rPr>
          <w:rFonts w:ascii="Gill Sans Nova" w:eastAsia="Calibri" w:hAnsi="Gill Sans Nova" w:cs="Quire Sans"/>
        </w:rPr>
      </w:pPr>
      <w:r w:rsidRPr="00C41BF9">
        <w:rPr>
          <w:rFonts w:ascii="Gill Sans Nova" w:eastAsia="Calibri" w:hAnsi="Gill Sans Nova" w:cs="Quire Sans"/>
          <w:b/>
          <w:bCs/>
        </w:rPr>
        <w:t>Chapter 4: Developing Your ESG Strategy</w:t>
      </w:r>
    </w:p>
    <w:p w14:paraId="22941452" w14:textId="77777777" w:rsidR="00C41BF9" w:rsidRPr="00C41BF9" w:rsidRDefault="00C41BF9" w:rsidP="00C41BF9">
      <w:pPr>
        <w:numPr>
          <w:ilvl w:val="1"/>
          <w:numId w:val="7"/>
        </w:numPr>
        <w:spacing w:line="259" w:lineRule="auto"/>
        <w:jc w:val="both"/>
        <w:rPr>
          <w:rFonts w:ascii="Gill Sans Nova" w:eastAsia="Calibri" w:hAnsi="Gill Sans Nova" w:cs="Quire Sans"/>
        </w:rPr>
      </w:pPr>
      <w:r w:rsidRPr="00C41BF9">
        <w:rPr>
          <w:rFonts w:ascii="Gill Sans Nova" w:eastAsia="Calibri" w:hAnsi="Gill Sans Nova" w:cs="Quire Sans"/>
        </w:rPr>
        <w:t>Setting realistic ESG goals, aligning them with corporate strategy, and creating a roadmap.</w:t>
      </w:r>
    </w:p>
    <w:p w14:paraId="25DC459D" w14:textId="77777777" w:rsidR="00C41BF9" w:rsidRPr="00C41BF9" w:rsidRDefault="00C41BF9" w:rsidP="00C41BF9">
      <w:pPr>
        <w:numPr>
          <w:ilvl w:val="0"/>
          <w:numId w:val="7"/>
        </w:numPr>
        <w:spacing w:line="259" w:lineRule="auto"/>
        <w:jc w:val="both"/>
        <w:rPr>
          <w:rFonts w:ascii="Gill Sans Nova" w:eastAsia="Calibri" w:hAnsi="Gill Sans Nova" w:cs="Quire Sans"/>
        </w:rPr>
      </w:pPr>
      <w:r w:rsidRPr="00C41BF9">
        <w:rPr>
          <w:rFonts w:ascii="Gill Sans Nova" w:eastAsia="Calibri" w:hAnsi="Gill Sans Nova" w:cs="Quire Sans"/>
          <w:b/>
          <w:bCs/>
        </w:rPr>
        <w:t>Chapter 5: Implementation and Oversight</w:t>
      </w:r>
    </w:p>
    <w:p w14:paraId="0E6757E1" w14:textId="77777777" w:rsidR="00C41BF9" w:rsidRPr="00C41BF9" w:rsidRDefault="00C41BF9" w:rsidP="00C41BF9">
      <w:pPr>
        <w:numPr>
          <w:ilvl w:val="1"/>
          <w:numId w:val="7"/>
        </w:numPr>
        <w:spacing w:line="259" w:lineRule="auto"/>
        <w:jc w:val="both"/>
        <w:rPr>
          <w:rFonts w:ascii="Gill Sans Nova" w:eastAsia="Calibri" w:hAnsi="Gill Sans Nova" w:cs="Quire Sans"/>
        </w:rPr>
      </w:pPr>
      <w:r w:rsidRPr="00C41BF9">
        <w:rPr>
          <w:rFonts w:ascii="Gill Sans Nova" w:eastAsia="Calibri" w:hAnsi="Gill Sans Nova" w:cs="Quire Sans"/>
        </w:rPr>
        <w:t>Practical guidance on executing the strategy, tracking KPIs, and managing challenges.</w:t>
      </w:r>
    </w:p>
    <w:p w14:paraId="2DA2FCED" w14:textId="77777777" w:rsidR="00C41BF9" w:rsidRPr="00C41BF9" w:rsidRDefault="00C41BF9" w:rsidP="00C41BF9">
      <w:pPr>
        <w:numPr>
          <w:ilvl w:val="0"/>
          <w:numId w:val="7"/>
        </w:numPr>
        <w:spacing w:line="259" w:lineRule="auto"/>
        <w:jc w:val="both"/>
        <w:rPr>
          <w:rFonts w:ascii="Gill Sans Nova" w:eastAsia="Calibri" w:hAnsi="Gill Sans Nova" w:cs="Quire Sans"/>
        </w:rPr>
      </w:pPr>
      <w:r w:rsidRPr="00C41BF9">
        <w:rPr>
          <w:rFonts w:ascii="Gill Sans Nova" w:eastAsia="Calibri" w:hAnsi="Gill Sans Nova" w:cs="Quire Sans"/>
          <w:b/>
          <w:bCs/>
        </w:rPr>
        <w:t>Chapter 6: ESG Reporting and Communication</w:t>
      </w:r>
    </w:p>
    <w:p w14:paraId="60CDCDB0" w14:textId="77777777" w:rsidR="00C41BF9" w:rsidRPr="00C41BF9" w:rsidRDefault="00C41BF9" w:rsidP="00C41BF9">
      <w:pPr>
        <w:numPr>
          <w:ilvl w:val="1"/>
          <w:numId w:val="7"/>
        </w:numPr>
        <w:spacing w:line="259" w:lineRule="auto"/>
        <w:jc w:val="both"/>
        <w:rPr>
          <w:rFonts w:ascii="Gill Sans Nova" w:eastAsia="Calibri" w:hAnsi="Gill Sans Nova" w:cs="Quire Sans"/>
        </w:rPr>
      </w:pPr>
      <w:r w:rsidRPr="00C41BF9">
        <w:rPr>
          <w:rFonts w:ascii="Gill Sans Nova" w:eastAsia="Calibri" w:hAnsi="Gill Sans Nova" w:cs="Quire Sans"/>
        </w:rPr>
        <w:t>Understanding ESG reporting frameworks and communicating progress to stakeholders.</w:t>
      </w:r>
    </w:p>
    <w:p w14:paraId="5258BE9D" w14:textId="77777777" w:rsidR="00C41BF9" w:rsidRPr="00C41BF9" w:rsidRDefault="00C41BF9" w:rsidP="00C41BF9">
      <w:pPr>
        <w:numPr>
          <w:ilvl w:val="0"/>
          <w:numId w:val="7"/>
        </w:numPr>
        <w:spacing w:line="259" w:lineRule="auto"/>
        <w:jc w:val="both"/>
        <w:rPr>
          <w:rFonts w:ascii="Gill Sans Nova" w:eastAsia="Calibri" w:hAnsi="Gill Sans Nova" w:cs="Quire Sans"/>
        </w:rPr>
      </w:pPr>
      <w:r w:rsidRPr="00C41BF9">
        <w:rPr>
          <w:rFonts w:ascii="Gill Sans Nova" w:eastAsia="Calibri" w:hAnsi="Gill Sans Nova" w:cs="Quire Sans"/>
          <w:b/>
          <w:bCs/>
        </w:rPr>
        <w:t>Appendix: Tools and Templates</w:t>
      </w:r>
    </w:p>
    <w:p w14:paraId="31957988" w14:textId="77777777" w:rsidR="00C41BF9" w:rsidRPr="00C41BF9" w:rsidRDefault="00C41BF9" w:rsidP="00C41BF9">
      <w:pPr>
        <w:numPr>
          <w:ilvl w:val="1"/>
          <w:numId w:val="7"/>
        </w:numPr>
        <w:spacing w:line="259" w:lineRule="auto"/>
        <w:jc w:val="both"/>
        <w:rPr>
          <w:rFonts w:ascii="Gill Sans Nova" w:eastAsia="Calibri" w:hAnsi="Gill Sans Nova" w:cs="Quire Sans"/>
        </w:rPr>
      </w:pPr>
      <w:r w:rsidRPr="00C41BF9">
        <w:rPr>
          <w:rFonts w:ascii="Gill Sans Nova" w:eastAsia="Calibri" w:hAnsi="Gill Sans Nova" w:cs="Quire Sans"/>
        </w:rPr>
        <w:t>Templates for KPIs, materiality matrices, and checklists to help execute each step.</w:t>
      </w:r>
    </w:p>
    <w:p w14:paraId="4E6430D8" w14:textId="77777777" w:rsidR="00C41BF9" w:rsidRPr="00C41BF9" w:rsidRDefault="00C41BF9" w:rsidP="00C41BF9">
      <w:pPr>
        <w:keepNext/>
        <w:keepLines/>
        <w:spacing w:before="160" w:after="80" w:line="259" w:lineRule="auto"/>
        <w:outlineLvl w:val="2"/>
        <w:rPr>
          <w:rFonts w:ascii="Gill Sans Nova" w:eastAsia="Times New Roman" w:hAnsi="Gill Sans Nova" w:cs="Quire Sans"/>
          <w:color w:val="2F5496"/>
          <w:sz w:val="28"/>
          <w:szCs w:val="28"/>
        </w:rPr>
      </w:pPr>
    </w:p>
    <w:p w14:paraId="74B2B185" w14:textId="77777777" w:rsidR="00C41BF9" w:rsidRPr="00C41BF9" w:rsidRDefault="00C41BF9" w:rsidP="00C41BF9">
      <w:pPr>
        <w:spacing w:line="259" w:lineRule="auto"/>
        <w:rPr>
          <w:rFonts w:ascii="Calibri" w:eastAsia="Calibri" w:hAnsi="Calibri" w:cs="Arial"/>
          <w:sz w:val="22"/>
          <w:szCs w:val="22"/>
        </w:rPr>
      </w:pPr>
    </w:p>
    <w:p w14:paraId="06514078" w14:textId="77777777" w:rsidR="00C41BF9" w:rsidRPr="00C41BF9" w:rsidRDefault="00C41BF9" w:rsidP="00C41BF9">
      <w:pPr>
        <w:spacing w:line="259" w:lineRule="auto"/>
        <w:rPr>
          <w:rFonts w:ascii="Calibri" w:eastAsia="Calibri" w:hAnsi="Calibri" w:cs="Arial"/>
          <w:sz w:val="22"/>
          <w:szCs w:val="22"/>
        </w:rPr>
      </w:pPr>
    </w:p>
    <w:p w14:paraId="7622E686" w14:textId="77777777" w:rsidR="00C41BF9" w:rsidRPr="00C41BF9" w:rsidRDefault="00C41BF9" w:rsidP="00C41BF9">
      <w:pPr>
        <w:keepNext/>
        <w:keepLines/>
        <w:spacing w:before="160" w:after="80" w:line="259" w:lineRule="auto"/>
        <w:outlineLvl w:val="2"/>
        <w:rPr>
          <w:rFonts w:ascii="Gill Sans Nova" w:eastAsia="Times New Roman" w:hAnsi="Gill Sans Nova" w:cs="Quire Sans"/>
          <w:color w:val="2F5496"/>
          <w:sz w:val="28"/>
          <w:szCs w:val="28"/>
        </w:rPr>
      </w:pPr>
      <w:r w:rsidRPr="00C41BF9">
        <w:rPr>
          <w:rFonts w:ascii="Gill Sans Nova" w:eastAsia="Times New Roman" w:hAnsi="Gill Sans Nova" w:cs="Times New Roman"/>
          <w:noProof/>
          <w:color w:val="2F5496"/>
          <w:sz w:val="28"/>
          <w:szCs w:val="28"/>
        </w:rPr>
        <w:lastRenderedPageBreak/>
        <w:drawing>
          <wp:anchor distT="0" distB="0" distL="114300" distR="114300" simplePos="0" relativeHeight="251666432" behindDoc="0" locked="0" layoutInCell="1" allowOverlap="1" wp14:anchorId="3C60F524" wp14:editId="6EA941DD">
            <wp:simplePos x="0" y="0"/>
            <wp:positionH relativeFrom="margin">
              <wp:align>center</wp:align>
            </wp:positionH>
            <wp:positionV relativeFrom="paragraph">
              <wp:posOffset>0</wp:posOffset>
            </wp:positionV>
            <wp:extent cx="7201535" cy="691515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01535" cy="6915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F2A5F5" w14:textId="6B7614C6" w:rsidR="00C41BF9" w:rsidRPr="00C41BF9" w:rsidRDefault="00C41BF9" w:rsidP="00C41BF9">
      <w:pPr>
        <w:spacing w:line="259" w:lineRule="auto"/>
        <w:rPr>
          <w:rFonts w:ascii="Calibri" w:eastAsia="Calibri" w:hAnsi="Calibri" w:cs="Arial"/>
          <w:sz w:val="22"/>
          <w:szCs w:val="22"/>
        </w:rPr>
      </w:pPr>
    </w:p>
    <w:p w14:paraId="7ED56478" w14:textId="77777777" w:rsidR="00C41BF9" w:rsidRPr="00C41BF9" w:rsidRDefault="00C41BF9" w:rsidP="00C41BF9">
      <w:pPr>
        <w:spacing w:line="259" w:lineRule="auto"/>
        <w:rPr>
          <w:rFonts w:ascii="Calibri" w:eastAsia="Calibri" w:hAnsi="Calibri" w:cs="Arial"/>
          <w:sz w:val="22"/>
          <w:szCs w:val="22"/>
        </w:rPr>
      </w:pPr>
    </w:p>
    <w:p w14:paraId="5B7C3FD6" w14:textId="3D2A264E" w:rsidR="00C41BF9" w:rsidRPr="00C41BF9" w:rsidRDefault="00C41BF9" w:rsidP="00C41BF9">
      <w:pPr>
        <w:spacing w:line="259" w:lineRule="auto"/>
        <w:rPr>
          <w:rFonts w:ascii="Calibri" w:eastAsia="Calibri" w:hAnsi="Calibri" w:cs="Arial"/>
          <w:sz w:val="22"/>
          <w:szCs w:val="22"/>
        </w:rPr>
      </w:pPr>
    </w:p>
    <w:p w14:paraId="48A9D27A" w14:textId="0388042A" w:rsidR="00C41BF9" w:rsidRPr="00C41BF9" w:rsidRDefault="00C41BF9" w:rsidP="00C41BF9">
      <w:pPr>
        <w:keepNext/>
        <w:keepLines/>
        <w:spacing w:before="160" w:after="80" w:line="259" w:lineRule="auto"/>
        <w:outlineLvl w:val="2"/>
        <w:rPr>
          <w:rFonts w:ascii="Gill Sans Nova" w:eastAsia="Times New Roman" w:hAnsi="Gill Sans Nova" w:cs="Quire Sans"/>
          <w:color w:val="2F5496"/>
          <w:sz w:val="28"/>
          <w:szCs w:val="28"/>
        </w:rPr>
      </w:pPr>
      <w:r w:rsidRPr="00C41BF9">
        <w:rPr>
          <w:rFonts w:ascii="Gill Sans Nova" w:eastAsia="Times New Roman" w:hAnsi="Gill Sans Nova" w:cs="Quire Sans"/>
          <w:color w:val="2F5496"/>
          <w:sz w:val="28"/>
          <w:szCs w:val="28"/>
        </w:rPr>
        <w:lastRenderedPageBreak/>
        <w:t>1.1 What is ESG Strategy?</w:t>
      </w:r>
    </w:p>
    <w:p w14:paraId="35FC7514" w14:textId="6E69F133" w:rsidR="00C41BF9" w:rsidRPr="00C41BF9" w:rsidRDefault="00C41BF9" w:rsidP="00C41BF9">
      <w:pPr>
        <w:spacing w:line="259" w:lineRule="auto"/>
        <w:jc w:val="both"/>
        <w:rPr>
          <w:rFonts w:ascii="Gill Sans Nova" w:eastAsia="Calibri" w:hAnsi="Gill Sans Nova" w:cs="Quire Sans"/>
          <w:b/>
          <w:bCs/>
        </w:rPr>
      </w:pPr>
      <w:bookmarkStart w:id="0" w:name="_Hlk200532566"/>
      <w:r w:rsidRPr="00C41BF9">
        <w:rPr>
          <w:rFonts w:ascii="Gill Sans Nova" w:eastAsia="Calibri" w:hAnsi="Gill Sans Nova" w:cs="Quire Sans"/>
          <w:b/>
          <w:bCs/>
        </w:rPr>
        <w:t>A Brief Background</w:t>
      </w:r>
    </w:p>
    <w:p w14:paraId="3124432E" w14:textId="48356E9F" w:rsidR="00C41BF9" w:rsidRPr="00C41BF9" w:rsidRDefault="0010726E" w:rsidP="00C41BF9">
      <w:pPr>
        <w:spacing w:line="259" w:lineRule="auto"/>
        <w:jc w:val="both"/>
        <w:rPr>
          <w:rFonts w:ascii="Gill Sans Nova" w:eastAsia="Calibri" w:hAnsi="Gill Sans Nova" w:cs="Quire Sans"/>
        </w:rPr>
      </w:pPr>
      <w:r w:rsidRPr="004D3A22">
        <w:rPr>
          <w:rFonts w:ascii="Gill Sans Nova" w:eastAsia="Calibri" w:hAnsi="Gill Sans Nova" w:cs="Quire Sans"/>
        </w:rPr>
        <w:drawing>
          <wp:anchor distT="0" distB="0" distL="114300" distR="114300" simplePos="0" relativeHeight="251713536" behindDoc="0" locked="0" layoutInCell="1" allowOverlap="1" wp14:anchorId="76DC1B2D" wp14:editId="7353EEC5">
            <wp:simplePos x="0" y="0"/>
            <wp:positionH relativeFrom="page">
              <wp:posOffset>6813825</wp:posOffset>
            </wp:positionH>
            <wp:positionV relativeFrom="paragraph">
              <wp:posOffset>858822</wp:posOffset>
            </wp:positionV>
            <wp:extent cx="539750" cy="539750"/>
            <wp:effectExtent l="57150" t="19050" r="0" b="0"/>
            <wp:wrapThrough wrapText="bothSides">
              <wp:wrapPolygon edited="0">
                <wp:start x="11756" y="-1088"/>
                <wp:lineTo x="734" y="2320"/>
                <wp:lineTo x="2766" y="14348"/>
                <wp:lineTo x="-1745" y="15109"/>
                <wp:lineTo x="-475" y="22626"/>
                <wp:lineTo x="4787" y="21738"/>
                <wp:lineTo x="6036" y="19980"/>
                <wp:lineTo x="17175" y="12687"/>
                <wp:lineTo x="18552" y="11681"/>
                <wp:lineTo x="19410" y="3032"/>
                <wp:lineTo x="17018" y="-1976"/>
                <wp:lineTo x="11756" y="-1088"/>
              </wp:wrapPolygon>
            </wp:wrapThrough>
            <wp:docPr id="64770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39628" name=""/>
                    <pic:cNvPicPr/>
                  </pic:nvPicPr>
                  <pic:blipFill>
                    <a:blip r:embed="rId8" cstate="print">
                      <a:extLst>
                        <a:ext uri="{28A0092B-C50C-407E-A947-70E740481C1C}">
                          <a14:useLocalDpi xmlns:a14="http://schemas.microsoft.com/office/drawing/2010/main" val="0"/>
                        </a:ext>
                      </a:extLst>
                    </a:blip>
                    <a:stretch>
                      <a:fillRect/>
                    </a:stretch>
                  </pic:blipFill>
                  <pic:spPr>
                    <a:xfrm rot="575189">
                      <a:off x="0" y="0"/>
                      <a:ext cx="539750" cy="539750"/>
                    </a:xfrm>
                    <a:prstGeom prst="rect">
                      <a:avLst/>
                    </a:prstGeom>
                  </pic:spPr>
                </pic:pic>
              </a:graphicData>
            </a:graphic>
            <wp14:sizeRelH relativeFrom="margin">
              <wp14:pctWidth>0</wp14:pctWidth>
            </wp14:sizeRelH>
            <wp14:sizeRelV relativeFrom="margin">
              <wp14:pctHeight>0</wp14:pctHeight>
            </wp14:sizeRelV>
          </wp:anchor>
        </w:drawing>
      </w:r>
      <w:r w:rsidR="00C41BF9" w:rsidRPr="00C41BF9">
        <w:rPr>
          <w:rFonts w:ascii="Gill Sans Nova" w:eastAsia="Calibri" w:hAnsi="Gill Sans Nova" w:cs="Quire Sans"/>
        </w:rPr>
        <w:t>In recent decades, the significance of ESG (Environmental, Social, and Governance) has steadily increased. Traditionally, businesses were primarily focused on maximising profits and complying with regulations. However, the dialogue has expanded in response to growing societal concerns about environmental sustainability and social equity.</w:t>
      </w:r>
    </w:p>
    <w:p w14:paraId="5731F70E" w14:textId="07B86633" w:rsidR="00C41BF9" w:rsidRPr="00C41BF9" w:rsidRDefault="0010726E" w:rsidP="0010726E">
      <w:pPr>
        <w:spacing w:line="259" w:lineRule="auto"/>
        <w:jc w:val="both"/>
        <w:rPr>
          <w:rFonts w:ascii="Gill Sans Nova" w:eastAsia="Calibri" w:hAnsi="Gill Sans Nova" w:cs="Quire Sans"/>
        </w:rPr>
      </w:pPr>
      <w:r w:rsidRPr="00C41BF9">
        <w:rPr>
          <w:rFonts w:ascii="Gill Sans Nova" w:eastAsia="Calibri" w:hAnsi="Gill Sans Nova" w:cs="Quire Sans"/>
          <w:noProof/>
        </w:rPr>
        <mc:AlternateContent>
          <mc:Choice Requires="wps">
            <w:drawing>
              <wp:anchor distT="45720" distB="45720" distL="114300" distR="114300" simplePos="0" relativeHeight="251672576" behindDoc="0" locked="0" layoutInCell="1" allowOverlap="1" wp14:anchorId="6E50BFAE" wp14:editId="3CEAE9CA">
                <wp:simplePos x="0" y="0"/>
                <wp:positionH relativeFrom="margin">
                  <wp:posOffset>2592070</wp:posOffset>
                </wp:positionH>
                <wp:positionV relativeFrom="paragraph">
                  <wp:posOffset>222250</wp:posOffset>
                </wp:positionV>
                <wp:extent cx="3498215" cy="2400935"/>
                <wp:effectExtent l="0" t="0" r="26035" b="18415"/>
                <wp:wrapSquare wrapText="bothSides"/>
                <wp:docPr id="4064697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8215" cy="2400935"/>
                        </a:xfrm>
                        <a:prstGeom prst="rect">
                          <a:avLst/>
                        </a:prstGeom>
                        <a:solidFill>
                          <a:srgbClr val="FFF9DB"/>
                        </a:solidFill>
                        <a:ln w="19050">
                          <a:solidFill>
                            <a:srgbClr val="ED7D31">
                              <a:lumMod val="75000"/>
                            </a:srgbClr>
                          </a:solidFill>
                          <a:miter lim="800000"/>
                          <a:headEnd/>
                          <a:tailEnd/>
                        </a:ln>
                      </wps:spPr>
                      <wps:txbx>
                        <w:txbxContent>
                          <w:p w14:paraId="33B729D5" w14:textId="77777777" w:rsidR="00C41BF9" w:rsidRPr="00ED00F6" w:rsidRDefault="00C41BF9" w:rsidP="00C41BF9">
                            <w:pPr>
                              <w:jc w:val="center"/>
                              <w:rPr>
                                <w:rFonts w:ascii="Gill Sans Nova" w:hAnsi="Gill Sans Nova" w:cs="Quire Sans"/>
                                <w:b/>
                                <w:bCs/>
                              </w:rPr>
                            </w:pPr>
                            <w:r w:rsidRPr="00C22104">
                              <w:rPr>
                                <w:rFonts w:ascii="Gill Sans Nova" w:hAnsi="Gill Sans Nova" w:cs="Quire Sans"/>
                                <w:b/>
                                <w:bCs/>
                              </w:rPr>
                              <w:t xml:space="preserve">Key Points Summary: </w:t>
                            </w:r>
                            <w:r w:rsidRPr="00ED00F6">
                              <w:rPr>
                                <w:rFonts w:ascii="Gill Sans Nova" w:hAnsi="Gill Sans Nova" w:cs="Quire Sans"/>
                                <w:b/>
                                <w:bCs/>
                              </w:rPr>
                              <w:t>The Three Pillars of ESG</w:t>
                            </w:r>
                          </w:p>
                          <w:p w14:paraId="14CCA4AD" w14:textId="4490E522" w:rsidR="00C41BF9" w:rsidRPr="00C22104" w:rsidRDefault="00C41BF9" w:rsidP="0010726E">
                            <w:pPr>
                              <w:numPr>
                                <w:ilvl w:val="0"/>
                                <w:numId w:val="23"/>
                              </w:numPr>
                              <w:spacing w:after="120" w:line="240" w:lineRule="auto"/>
                              <w:rPr>
                                <w:rFonts w:ascii="Gill Sans Nova" w:hAnsi="Gill Sans Nova" w:cs="Quire Sans"/>
                              </w:rPr>
                            </w:pPr>
                            <w:r w:rsidRPr="00C22104">
                              <w:rPr>
                                <w:rFonts w:ascii="Gill Sans Nova" w:hAnsi="Gill Sans Nova" w:cs="Quire Sans"/>
                              </w:rPr>
                              <w:t>Environmental: Focus on reducing energy consumption, carbon emissions, and waste management.</w:t>
                            </w:r>
                          </w:p>
                          <w:p w14:paraId="09D64197" w14:textId="77777777" w:rsidR="00C41BF9" w:rsidRPr="00C22104" w:rsidRDefault="00C41BF9" w:rsidP="0010726E">
                            <w:pPr>
                              <w:numPr>
                                <w:ilvl w:val="0"/>
                                <w:numId w:val="23"/>
                              </w:numPr>
                              <w:spacing w:after="120" w:line="240" w:lineRule="auto"/>
                              <w:rPr>
                                <w:rFonts w:ascii="Gill Sans Nova" w:hAnsi="Gill Sans Nova" w:cs="Quire Sans"/>
                              </w:rPr>
                            </w:pPr>
                            <w:r w:rsidRPr="00C22104">
                              <w:rPr>
                                <w:rFonts w:ascii="Gill Sans Nova" w:hAnsi="Gill Sans Nova" w:cs="Quire Sans"/>
                              </w:rPr>
                              <w:t>Social: Emphasizes workplace diversity, employee well-being, and community relations.</w:t>
                            </w:r>
                          </w:p>
                          <w:p w14:paraId="7B9EEEEE" w14:textId="77777777" w:rsidR="00C41BF9" w:rsidRPr="00ED00F6" w:rsidRDefault="00C41BF9" w:rsidP="0010726E">
                            <w:pPr>
                              <w:numPr>
                                <w:ilvl w:val="0"/>
                                <w:numId w:val="23"/>
                              </w:numPr>
                              <w:spacing w:after="120" w:line="240" w:lineRule="auto"/>
                              <w:rPr>
                                <w:rFonts w:ascii="Gill Sans Nova" w:hAnsi="Gill Sans Nova" w:cs="Quire Sans"/>
                              </w:rPr>
                            </w:pPr>
                            <w:r w:rsidRPr="00C22104">
                              <w:rPr>
                                <w:rFonts w:ascii="Gill Sans Nova" w:hAnsi="Gill Sans Nova" w:cs="Quire Sans"/>
                              </w:rPr>
                              <w:t>Governance: Involves transparency, ethical business practices, and board diversity</w:t>
                            </w:r>
                          </w:p>
                          <w:p w14:paraId="1B411FB1" w14:textId="77777777" w:rsidR="00C41BF9" w:rsidRDefault="00C41BF9" w:rsidP="00C41BF9">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50BFAE" id="_x0000_s1027" type="#_x0000_t202" style="position:absolute;left:0;text-align:left;margin-left:204.1pt;margin-top:17.5pt;width:275.45pt;height:189.05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" fillcolor="#fff9db" strokecolor="#c55a11" strokeweight="1.5pt">
                <v:textbox>
                  <w:txbxContent>
                    <w:p w14:paraId="33B729D5" w14:textId="77777777" w:rsidR="00C41BF9" w:rsidRPr="00ED00F6" w:rsidRDefault="00C41BF9" w:rsidP="00C41BF9">
                      <w:pPr>
                        <w:jc w:val="center"/>
                        <w:rPr>
                          <w:rFonts w:ascii="Gill Sans Nova" w:hAnsi="Gill Sans Nova" w:cs="Quire Sans"/>
                          <w:b/>
                          <w:bCs/>
                        </w:rPr>
                      </w:pPr>
                      <w:r w:rsidRPr="00C22104">
                        <w:rPr>
                          <w:rFonts w:ascii="Gill Sans Nova" w:hAnsi="Gill Sans Nova" w:cs="Quire Sans"/>
                          <w:b/>
                          <w:bCs/>
                        </w:rPr>
                        <w:t xml:space="preserve">Key Points Summary: </w:t>
                      </w:r>
                      <w:r w:rsidRPr="00ED00F6">
                        <w:rPr>
                          <w:rFonts w:ascii="Gill Sans Nova" w:hAnsi="Gill Sans Nova" w:cs="Quire Sans"/>
                          <w:b/>
                          <w:bCs/>
                        </w:rPr>
                        <w:t>The Three Pillars of ESG</w:t>
                      </w:r>
                    </w:p>
                    <w:p w14:paraId="14CCA4AD" w14:textId="4490E522" w:rsidR="00C41BF9" w:rsidRPr="00C22104" w:rsidRDefault="00C41BF9" w:rsidP="0010726E">
                      <w:pPr>
                        <w:numPr>
                          <w:ilvl w:val="0"/>
                          <w:numId w:val="23"/>
                        </w:numPr>
                        <w:spacing w:after="120" w:line="240" w:lineRule="auto"/>
                        <w:rPr>
                          <w:rFonts w:ascii="Gill Sans Nova" w:hAnsi="Gill Sans Nova" w:cs="Quire Sans"/>
                        </w:rPr>
                      </w:pPr>
                      <w:r w:rsidRPr="00C22104">
                        <w:rPr>
                          <w:rFonts w:ascii="Gill Sans Nova" w:hAnsi="Gill Sans Nova" w:cs="Quire Sans"/>
                        </w:rPr>
                        <w:t>Environmental: Focus on reducing energy consumption, carbon emissions, and waste management.</w:t>
                      </w:r>
                    </w:p>
                    <w:p w14:paraId="09D64197" w14:textId="77777777" w:rsidR="00C41BF9" w:rsidRPr="00C22104" w:rsidRDefault="00C41BF9" w:rsidP="0010726E">
                      <w:pPr>
                        <w:numPr>
                          <w:ilvl w:val="0"/>
                          <w:numId w:val="23"/>
                        </w:numPr>
                        <w:spacing w:after="120" w:line="240" w:lineRule="auto"/>
                        <w:rPr>
                          <w:rFonts w:ascii="Gill Sans Nova" w:hAnsi="Gill Sans Nova" w:cs="Quire Sans"/>
                        </w:rPr>
                      </w:pPr>
                      <w:r w:rsidRPr="00C22104">
                        <w:rPr>
                          <w:rFonts w:ascii="Gill Sans Nova" w:hAnsi="Gill Sans Nova" w:cs="Quire Sans"/>
                        </w:rPr>
                        <w:t>Social: Emphasizes workplace diversity, employee well-being, and community relations.</w:t>
                      </w:r>
                    </w:p>
                    <w:p w14:paraId="7B9EEEEE" w14:textId="77777777" w:rsidR="00C41BF9" w:rsidRPr="00ED00F6" w:rsidRDefault="00C41BF9" w:rsidP="0010726E">
                      <w:pPr>
                        <w:numPr>
                          <w:ilvl w:val="0"/>
                          <w:numId w:val="23"/>
                        </w:numPr>
                        <w:spacing w:after="120" w:line="240" w:lineRule="auto"/>
                        <w:rPr>
                          <w:rFonts w:ascii="Gill Sans Nova" w:hAnsi="Gill Sans Nova" w:cs="Quire Sans"/>
                        </w:rPr>
                      </w:pPr>
                      <w:r w:rsidRPr="00C22104">
                        <w:rPr>
                          <w:rFonts w:ascii="Gill Sans Nova" w:hAnsi="Gill Sans Nova" w:cs="Quire Sans"/>
                        </w:rPr>
                        <w:t>Governance: Involves transparency, ethical business practices, and board diversity</w:t>
                      </w:r>
                    </w:p>
                    <w:p w14:paraId="1B411FB1" w14:textId="77777777" w:rsidR="00C41BF9" w:rsidRDefault="00C41BF9" w:rsidP="00C41BF9">
                      <w:pPr>
                        <w:jc w:val="both"/>
                      </w:pPr>
                    </w:p>
                  </w:txbxContent>
                </v:textbox>
                <w10:wrap type="square" anchorx="margin"/>
              </v:shape>
            </w:pict>
          </mc:Fallback>
        </mc:AlternateContent>
      </w:r>
      <w:r w:rsidR="00C41BF9" w:rsidRPr="00C41BF9">
        <w:rPr>
          <w:rFonts w:ascii="Gill Sans Nova" w:eastAsia="Calibri" w:hAnsi="Gill Sans Nova" w:cs="Quire Sans"/>
          <w:noProof/>
        </w:rPr>
        <w:t>During the 1970s and 1980s, the concept of corporate social responsibility (CSR) emerged, encouraging companies to consider their impact on society and the environment, not merely their financial performance. This has since evolved into today’s emphasis on ESG, which encompasses a company’s entire operational framework</w:t>
      </w:r>
      <w:r w:rsidR="00C41BF9" w:rsidRPr="00C41BF9">
        <w:rPr>
          <w:rFonts w:ascii="Gill Sans Nova" w:eastAsia="Calibri" w:hAnsi="Gill Sans Nova" w:cs="Quire Sans"/>
        </w:rPr>
        <w:t>.</w:t>
      </w:r>
    </w:p>
    <w:p w14:paraId="32DFA888" w14:textId="5F49BC1D" w:rsidR="00C41BF9" w:rsidRPr="00C41BF9" w:rsidRDefault="00C41BF9" w:rsidP="00C41BF9">
      <w:pPr>
        <w:spacing w:line="259" w:lineRule="auto"/>
        <w:jc w:val="both"/>
        <w:rPr>
          <w:rFonts w:ascii="Gill Sans Nova" w:eastAsia="Calibri" w:hAnsi="Gill Sans Nova" w:cs="Quire Sans"/>
        </w:rPr>
      </w:pPr>
      <w:r w:rsidRPr="00C41BF9">
        <w:rPr>
          <w:rFonts w:ascii="Gill Sans Nova" w:eastAsia="Calibri" w:hAnsi="Gill Sans Nova" w:cs="Quire Sans"/>
        </w:rPr>
        <w:t>Adopting an ESG strategy involves integrating environmental, social, and governance factors into business operations to create long-term value, manage risks, and demonstrate a commitment to sustainability and societal well-being.</w:t>
      </w:r>
    </w:p>
    <w:p w14:paraId="49513815" w14:textId="77777777" w:rsidR="00C41BF9" w:rsidRPr="00C41BF9" w:rsidRDefault="00C41BF9" w:rsidP="00C41BF9">
      <w:pPr>
        <w:spacing w:line="259" w:lineRule="auto"/>
        <w:jc w:val="both"/>
        <w:rPr>
          <w:rFonts w:ascii="Gill Sans Nova" w:eastAsia="Calibri" w:hAnsi="Gill Sans Nova" w:cs="Quire Sans"/>
          <w:b/>
          <w:bCs/>
        </w:rPr>
      </w:pPr>
      <w:r w:rsidRPr="00C41BF9">
        <w:rPr>
          <w:rFonts w:ascii="Gill Sans Nova" w:eastAsia="Calibri" w:hAnsi="Gill Sans Nova" w:cs="Quire Sans"/>
          <w:b/>
          <w:bCs/>
        </w:rPr>
        <w:t>Environmental</w:t>
      </w:r>
      <w:r w:rsidRPr="00C41BF9">
        <w:rPr>
          <w:rFonts w:ascii="Gill Sans Nova" w:eastAsia="Calibri" w:hAnsi="Gill Sans Nova" w:cs="Quire Sans"/>
        </w:rPr>
        <w:t>: This refers to a company’s impact on the planet. Key considerations include energy consumption, carbon emissions, waste management, water usage, and biodiversity conservation.</w:t>
      </w:r>
    </w:p>
    <w:p w14:paraId="4BE14CD4" w14:textId="2BBA0797" w:rsidR="00C41BF9" w:rsidRPr="00C41BF9" w:rsidRDefault="00291AC4" w:rsidP="00C41BF9">
      <w:pPr>
        <w:spacing w:line="259" w:lineRule="auto"/>
        <w:jc w:val="both"/>
        <w:rPr>
          <w:rFonts w:ascii="Gill Sans Nova" w:eastAsia="Calibri" w:hAnsi="Gill Sans Nova" w:cs="Quire Sans"/>
          <w:b/>
          <w:bCs/>
        </w:rPr>
      </w:pPr>
      <w:r w:rsidRPr="00DA1B05">
        <w:rPr>
          <w:rFonts w:ascii="Gill Sans Nova" w:eastAsia="Calibri" w:hAnsi="Gill Sans Nova" w:cs="Quire Sans"/>
        </w:rPr>
        <w:drawing>
          <wp:anchor distT="0" distB="0" distL="114300" distR="114300" simplePos="0" relativeHeight="251711488" behindDoc="0" locked="0" layoutInCell="1" allowOverlap="1" wp14:anchorId="35EE4AC8" wp14:editId="3F39EE7D">
            <wp:simplePos x="0" y="0"/>
            <wp:positionH relativeFrom="margin">
              <wp:posOffset>79072</wp:posOffset>
            </wp:positionH>
            <wp:positionV relativeFrom="paragraph">
              <wp:posOffset>985299</wp:posOffset>
            </wp:positionV>
            <wp:extent cx="452755" cy="532130"/>
            <wp:effectExtent l="0" t="0" r="4445" b="1270"/>
            <wp:wrapThrough wrapText="bothSides">
              <wp:wrapPolygon edited="0">
                <wp:start x="5453" y="0"/>
                <wp:lineTo x="0" y="3866"/>
                <wp:lineTo x="0" y="9279"/>
                <wp:lineTo x="4544" y="12372"/>
                <wp:lineTo x="4544" y="13146"/>
                <wp:lineTo x="7271" y="20878"/>
                <wp:lineTo x="13633" y="20878"/>
                <wp:lineTo x="16359" y="12372"/>
                <wp:lineTo x="20903" y="9279"/>
                <wp:lineTo x="20903" y="3866"/>
                <wp:lineTo x="15450" y="0"/>
                <wp:lineTo x="5453" y="0"/>
              </wp:wrapPolygon>
            </wp:wrapThrough>
            <wp:docPr id="1074436231" name="Picture 1" descr="A light bulb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36231" name="Picture 1" descr="A light bulb with a black backgroun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2755" cy="532130"/>
                    </a:xfrm>
                    <a:prstGeom prst="rect">
                      <a:avLst/>
                    </a:prstGeom>
                  </pic:spPr>
                </pic:pic>
              </a:graphicData>
            </a:graphic>
            <wp14:sizeRelH relativeFrom="margin">
              <wp14:pctWidth>0</wp14:pctWidth>
            </wp14:sizeRelH>
            <wp14:sizeRelV relativeFrom="margin">
              <wp14:pctHeight>0</wp14:pctHeight>
            </wp14:sizeRelV>
          </wp:anchor>
        </w:drawing>
      </w:r>
      <w:r w:rsidRPr="00C41BF9">
        <w:rPr>
          <w:rFonts w:ascii="Calibri" w:eastAsia="Calibri" w:hAnsi="Calibri" w:cs="Arial"/>
          <w:noProof/>
          <w:sz w:val="22"/>
          <w:szCs w:val="22"/>
        </w:rPr>
        <mc:AlternateContent>
          <mc:Choice Requires="wps">
            <w:drawing>
              <wp:anchor distT="0" distB="0" distL="114300" distR="114300" simplePos="0" relativeHeight="251668480" behindDoc="0" locked="0" layoutInCell="1" allowOverlap="1" wp14:anchorId="005014D8" wp14:editId="1C98B66F">
                <wp:simplePos x="0" y="0"/>
                <wp:positionH relativeFrom="margin">
                  <wp:align>left</wp:align>
                </wp:positionH>
                <wp:positionV relativeFrom="paragraph">
                  <wp:posOffset>1016635</wp:posOffset>
                </wp:positionV>
                <wp:extent cx="5883910" cy="1550035"/>
                <wp:effectExtent l="0" t="0" r="21590" b="12065"/>
                <wp:wrapSquare wrapText="bothSides"/>
                <wp:docPr id="9226522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3910" cy="1677725"/>
                        </a:xfrm>
                        <a:prstGeom prst="rect">
                          <a:avLst/>
                        </a:prstGeom>
                        <a:solidFill>
                          <a:srgbClr val="D2F2EA"/>
                        </a:solidFill>
                        <a:ln w="19050">
                          <a:solidFill>
                            <a:srgbClr val="ED7D31">
                              <a:lumMod val="75000"/>
                            </a:srgbClr>
                          </a:solidFill>
                          <a:miter lim="800000"/>
                          <a:headEnd/>
                          <a:tailEnd/>
                        </a:ln>
                      </wps:spPr>
                      <wps:txbx>
                        <w:txbxContent>
                          <w:p w14:paraId="70120EDB" w14:textId="5C36348C" w:rsidR="00291AC4" w:rsidRPr="00291AC4" w:rsidRDefault="00C41BF9" w:rsidP="00C41BF9">
                            <w:pPr>
                              <w:rPr>
                                <w:rFonts w:ascii="Gill Sans Nova" w:hAnsi="Gill Sans Nova" w:cs="Quire Sans"/>
                                <w:b/>
                                <w:bCs/>
                              </w:rPr>
                            </w:pPr>
                            <w:r w:rsidRPr="00660BF7">
                              <w:rPr>
                                <w:rFonts w:ascii="Gill Sans Nova" w:hAnsi="Gill Sans Nova" w:cs="Quire Sans"/>
                              </w:rPr>
                              <w:br/>
                            </w:r>
                            <w:r w:rsidR="00291AC4">
                              <w:rPr>
                                <w:rFonts w:ascii="Gill Sans Nova" w:hAnsi="Gill Sans Nova" w:cs="Quire Sans"/>
                                <w:b/>
                                <w:bCs/>
                              </w:rPr>
                              <w:tab/>
                              <w:t>Think of ESG like this</w:t>
                            </w:r>
                          </w:p>
                          <w:p w14:paraId="685D1383" w14:textId="1C61D416" w:rsidR="00C41BF9" w:rsidRPr="00660BF7" w:rsidRDefault="00C41BF9" w:rsidP="00C41BF9">
                            <w:pPr>
                              <w:rPr>
                                <w:rFonts w:ascii="Gill Sans Nova" w:hAnsi="Gill Sans Nova" w:cs="Quire Sans"/>
                              </w:rPr>
                            </w:pPr>
                            <w:r w:rsidRPr="00660BF7">
                              <w:rPr>
                                <w:rFonts w:ascii="Gill Sans Nova" w:hAnsi="Gill Sans Nova" w:cs="Quire Sans"/>
                              </w:rPr>
                              <w:t xml:space="preserve">ESG is like a three-legged stool. The </w:t>
                            </w:r>
                            <w:r w:rsidRPr="00660BF7">
                              <w:rPr>
                                <w:rFonts w:ascii="Gill Sans Nova" w:hAnsi="Gill Sans Nova" w:cs="Quire Sans"/>
                                <w:b/>
                                <w:bCs/>
                              </w:rPr>
                              <w:t>environmental</w:t>
                            </w:r>
                            <w:r w:rsidRPr="00660BF7">
                              <w:rPr>
                                <w:rFonts w:ascii="Gill Sans Nova" w:hAnsi="Gill Sans Nova" w:cs="Quire Sans"/>
                              </w:rPr>
                              <w:t xml:space="preserve"> leg ensures you minimize harm to the planet, the </w:t>
                            </w:r>
                            <w:r w:rsidRPr="00660BF7">
                              <w:rPr>
                                <w:rFonts w:ascii="Gill Sans Nova" w:hAnsi="Gill Sans Nova" w:cs="Quire Sans"/>
                                <w:b/>
                                <w:bCs/>
                              </w:rPr>
                              <w:t>social</w:t>
                            </w:r>
                            <w:r w:rsidRPr="00660BF7">
                              <w:rPr>
                                <w:rFonts w:ascii="Gill Sans Nova" w:hAnsi="Gill Sans Nova" w:cs="Quire Sans"/>
                              </w:rPr>
                              <w:t xml:space="preserve"> leg makes sure you’re good to people, and the </w:t>
                            </w:r>
                            <w:r w:rsidRPr="00660BF7">
                              <w:rPr>
                                <w:rFonts w:ascii="Gill Sans Nova" w:hAnsi="Gill Sans Nova" w:cs="Quire Sans"/>
                                <w:b/>
                                <w:bCs/>
                              </w:rPr>
                              <w:t>governance</w:t>
                            </w:r>
                            <w:r w:rsidRPr="00660BF7">
                              <w:rPr>
                                <w:rFonts w:ascii="Gill Sans Nova" w:hAnsi="Gill Sans Nova" w:cs="Quire Sans"/>
                              </w:rPr>
                              <w:t xml:space="preserve"> leg keeps the company ethical and transparent. Without all three legs balanced, the stool—and the business—won’t stand strong.</w:t>
                            </w:r>
                          </w:p>
                          <w:p w14:paraId="55C27011" w14:textId="77777777" w:rsidR="00C41BF9" w:rsidRDefault="00C41BF9" w:rsidP="00C41BF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5014D8" id="_x0000_s1028" type="#_x0000_t202" style="position:absolute;left:0;text-align:left;margin-left:0;margin-top:80.05pt;width:463.3pt;height:122.05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" fillcolor="#d2f2ea" strokecolor="#c55a11" strokeweight="1.5pt">
                <v:textbox>
                  <w:txbxContent>
                    <w:p w14:paraId="70120EDB" w14:textId="5C36348C" w:rsidR="00291AC4" w:rsidRPr="00291AC4" w:rsidRDefault="00C41BF9" w:rsidP="00C41BF9">
                      <w:pPr>
                        <w:rPr>
                          <w:rFonts w:ascii="Gill Sans Nova" w:hAnsi="Gill Sans Nova" w:cs="Quire Sans"/>
                          <w:b/>
                          <w:bCs/>
                        </w:rPr>
                      </w:pPr>
                      <w:r w:rsidRPr="00660BF7">
                        <w:rPr>
                          <w:rFonts w:ascii="Gill Sans Nova" w:hAnsi="Gill Sans Nova" w:cs="Quire Sans"/>
                        </w:rPr>
                        <w:br/>
                      </w:r>
                      <w:r w:rsidR="00291AC4">
                        <w:rPr>
                          <w:rFonts w:ascii="Gill Sans Nova" w:hAnsi="Gill Sans Nova" w:cs="Quire Sans"/>
                          <w:b/>
                          <w:bCs/>
                        </w:rPr>
                        <w:tab/>
                        <w:t>Think of ESG like this</w:t>
                      </w:r>
                    </w:p>
                    <w:p w14:paraId="685D1383" w14:textId="1C61D416" w:rsidR="00C41BF9" w:rsidRPr="00660BF7" w:rsidRDefault="00C41BF9" w:rsidP="00C41BF9">
                      <w:pPr>
                        <w:rPr>
                          <w:rFonts w:ascii="Gill Sans Nova" w:hAnsi="Gill Sans Nova" w:cs="Quire Sans"/>
                        </w:rPr>
                      </w:pPr>
                      <w:r w:rsidRPr="00660BF7">
                        <w:rPr>
                          <w:rFonts w:ascii="Gill Sans Nova" w:hAnsi="Gill Sans Nova" w:cs="Quire Sans"/>
                        </w:rPr>
                        <w:t xml:space="preserve">ESG is like a three-legged stool. The </w:t>
                      </w:r>
                      <w:r w:rsidRPr="00660BF7">
                        <w:rPr>
                          <w:rFonts w:ascii="Gill Sans Nova" w:hAnsi="Gill Sans Nova" w:cs="Quire Sans"/>
                          <w:b/>
                          <w:bCs/>
                        </w:rPr>
                        <w:t>environmental</w:t>
                      </w:r>
                      <w:r w:rsidRPr="00660BF7">
                        <w:rPr>
                          <w:rFonts w:ascii="Gill Sans Nova" w:hAnsi="Gill Sans Nova" w:cs="Quire Sans"/>
                        </w:rPr>
                        <w:t xml:space="preserve"> leg ensures you minimize harm to the planet, the </w:t>
                      </w:r>
                      <w:r w:rsidRPr="00660BF7">
                        <w:rPr>
                          <w:rFonts w:ascii="Gill Sans Nova" w:hAnsi="Gill Sans Nova" w:cs="Quire Sans"/>
                          <w:b/>
                          <w:bCs/>
                        </w:rPr>
                        <w:t>social</w:t>
                      </w:r>
                      <w:r w:rsidRPr="00660BF7">
                        <w:rPr>
                          <w:rFonts w:ascii="Gill Sans Nova" w:hAnsi="Gill Sans Nova" w:cs="Quire Sans"/>
                        </w:rPr>
                        <w:t xml:space="preserve"> leg makes sure you’re good to people, and the </w:t>
                      </w:r>
                      <w:r w:rsidRPr="00660BF7">
                        <w:rPr>
                          <w:rFonts w:ascii="Gill Sans Nova" w:hAnsi="Gill Sans Nova" w:cs="Quire Sans"/>
                          <w:b/>
                          <w:bCs/>
                        </w:rPr>
                        <w:t>governance</w:t>
                      </w:r>
                      <w:r w:rsidRPr="00660BF7">
                        <w:rPr>
                          <w:rFonts w:ascii="Gill Sans Nova" w:hAnsi="Gill Sans Nova" w:cs="Quire Sans"/>
                        </w:rPr>
                        <w:t xml:space="preserve"> leg keeps the company ethical and transparent. Without all three legs balanced, the stool—and the business—won’t stand strong.</w:t>
                      </w:r>
                    </w:p>
                    <w:p w14:paraId="55C27011" w14:textId="77777777" w:rsidR="00C41BF9" w:rsidRDefault="00C41BF9" w:rsidP="00C41BF9"/>
                  </w:txbxContent>
                </v:textbox>
                <w10:wrap type="square" anchorx="margin"/>
              </v:shape>
            </w:pict>
          </mc:Fallback>
        </mc:AlternateContent>
      </w:r>
      <w:r w:rsidR="00C41BF9" w:rsidRPr="00C41BF9">
        <w:rPr>
          <w:rFonts w:ascii="Gill Sans Nova" w:eastAsia="Calibri" w:hAnsi="Gill Sans Nova" w:cs="Quire Sans"/>
          <w:b/>
          <w:bCs/>
        </w:rPr>
        <w:t>Social</w:t>
      </w:r>
      <w:r w:rsidR="00C41BF9" w:rsidRPr="00C41BF9">
        <w:rPr>
          <w:rFonts w:ascii="Gill Sans Nova" w:eastAsia="Calibri" w:hAnsi="Gill Sans Nova" w:cs="Quire Sans"/>
        </w:rPr>
        <w:t>: The social aspect focuses on people both within and outside the organisation. It includes workplace diversity, employee well-being, supply chain labour practices, and community engagement.</w:t>
      </w:r>
    </w:p>
    <w:p w14:paraId="1D4D3AA2" w14:textId="647D3A53" w:rsidR="00C41BF9" w:rsidRPr="00C41BF9" w:rsidRDefault="00C41BF9" w:rsidP="00C41BF9">
      <w:pPr>
        <w:spacing w:line="259" w:lineRule="auto"/>
        <w:jc w:val="both"/>
        <w:rPr>
          <w:rFonts w:ascii="Gill Sans Nova" w:eastAsia="Calibri" w:hAnsi="Gill Sans Nova" w:cs="Quire Sans"/>
        </w:rPr>
      </w:pPr>
      <w:r w:rsidRPr="00C41BF9">
        <w:rPr>
          <w:rFonts w:ascii="Gill Sans Nova" w:eastAsia="Calibri" w:hAnsi="Gill Sans Nova" w:cs="Quire Sans"/>
          <w:b/>
          <w:bCs/>
        </w:rPr>
        <w:lastRenderedPageBreak/>
        <w:t>Governance</w:t>
      </w:r>
      <w:r w:rsidRPr="00C41BF9">
        <w:rPr>
          <w:rFonts w:ascii="Gill Sans Nova" w:eastAsia="Calibri" w:hAnsi="Gill Sans Nova" w:cs="Quire Sans"/>
        </w:rPr>
        <w:t>: Governance pertains to how the company is managed. It involves transparency, ethical business conduct, board diversity, executive remuneration, and regulatory compliance.</w:t>
      </w:r>
    </w:p>
    <w:bookmarkEnd w:id="0"/>
    <w:p w14:paraId="36CF159F" w14:textId="612C7172" w:rsidR="00C41BF9" w:rsidRPr="00C41BF9" w:rsidRDefault="00C41BF9" w:rsidP="00C41BF9">
      <w:pPr>
        <w:spacing w:line="259" w:lineRule="auto"/>
        <w:jc w:val="both"/>
        <w:rPr>
          <w:rFonts w:ascii="Gill Sans Nova" w:eastAsia="Calibri" w:hAnsi="Gill Sans Nova" w:cs="Quire Sans"/>
        </w:rPr>
      </w:pPr>
    </w:p>
    <w:p w14:paraId="417D3427" w14:textId="31F3609B" w:rsidR="00C41BF9" w:rsidRPr="00C41BF9" w:rsidRDefault="00C41BF9" w:rsidP="00C41BF9">
      <w:pPr>
        <w:spacing w:line="259" w:lineRule="auto"/>
        <w:jc w:val="both"/>
        <w:rPr>
          <w:rFonts w:ascii="Gill Sans Nova" w:eastAsia="Calibri" w:hAnsi="Gill Sans Nova" w:cs="Quire Sans"/>
        </w:rPr>
      </w:pPr>
      <w:r w:rsidRPr="00C41BF9">
        <w:rPr>
          <w:rFonts w:ascii="Gill Sans Nova" w:eastAsia="Calibri" w:hAnsi="Gill Sans Nova" w:cs="Quire Sans"/>
        </w:rPr>
        <w:t>Developing a robust ESG strategy allows companies to demonstrate their commitment to ethical practices, laying the groundwork for long-term success. Embracing ESG factors helps protect businesses from potential legal consequences and reputational damage, while also creating opportunities for innovation and growth.</w:t>
      </w:r>
    </w:p>
    <w:p w14:paraId="7B468944" w14:textId="77777777" w:rsidR="00C41BF9" w:rsidRPr="00C41BF9" w:rsidRDefault="00C41BF9" w:rsidP="00C41BF9">
      <w:pPr>
        <w:keepNext/>
        <w:keepLines/>
        <w:spacing w:before="160" w:after="80" w:line="259" w:lineRule="auto"/>
        <w:outlineLvl w:val="2"/>
        <w:rPr>
          <w:rFonts w:ascii="Gill Sans Nova" w:eastAsia="Times New Roman" w:hAnsi="Gill Sans Nova" w:cs="Quire Sans"/>
          <w:color w:val="2F5496"/>
          <w:sz w:val="28"/>
          <w:szCs w:val="28"/>
        </w:rPr>
      </w:pPr>
      <w:r w:rsidRPr="00C41BF9">
        <w:rPr>
          <w:rFonts w:ascii="Gill Sans Nova" w:eastAsia="Times New Roman" w:hAnsi="Gill Sans Nova" w:cs="Quire Sans"/>
          <w:color w:val="2F5496"/>
          <w:sz w:val="28"/>
          <w:szCs w:val="28"/>
        </w:rPr>
        <w:t>1.2 Why Businesses Need ESG Now</w:t>
      </w:r>
    </w:p>
    <w:p w14:paraId="5C0CF262" w14:textId="77777777" w:rsidR="00C41BF9" w:rsidRPr="00C41BF9" w:rsidRDefault="00C41BF9" w:rsidP="00C41BF9">
      <w:pPr>
        <w:spacing w:line="259" w:lineRule="auto"/>
        <w:jc w:val="both"/>
        <w:rPr>
          <w:rFonts w:ascii="Gill Sans Nova" w:eastAsia="Calibri" w:hAnsi="Gill Sans Nova" w:cs="Quire Sans"/>
          <w:b/>
          <w:bCs/>
        </w:rPr>
      </w:pPr>
      <w:r w:rsidRPr="00C41BF9">
        <w:rPr>
          <w:rFonts w:ascii="Gill Sans Nova" w:eastAsia="Calibri" w:hAnsi="Gill Sans Nova" w:cs="Quire Sans"/>
          <w:b/>
          <w:bCs/>
        </w:rPr>
        <w:t>The Growing Importance of ESG</w:t>
      </w:r>
    </w:p>
    <w:p w14:paraId="4BE7F872" w14:textId="6B88BFA7" w:rsidR="0062403E" w:rsidRPr="00C41BF9" w:rsidRDefault="0062403E" w:rsidP="00C41BF9">
      <w:pPr>
        <w:spacing w:line="259" w:lineRule="auto"/>
        <w:jc w:val="both"/>
        <w:rPr>
          <w:rFonts w:ascii="Gill Sans Nova" w:eastAsia="Calibri" w:hAnsi="Gill Sans Nova" w:cs="Quire Sans"/>
        </w:rPr>
      </w:pPr>
      <w:r w:rsidRPr="004D3A22">
        <w:rPr>
          <w:rFonts w:ascii="Gill Sans Nova" w:eastAsia="Calibri" w:hAnsi="Gill Sans Nova" w:cs="Quire Sans"/>
        </w:rPr>
        <w:drawing>
          <wp:anchor distT="0" distB="0" distL="114300" distR="114300" simplePos="0" relativeHeight="251715584" behindDoc="0" locked="0" layoutInCell="1" allowOverlap="1" wp14:anchorId="3D93BE96" wp14:editId="7EE760D3">
            <wp:simplePos x="0" y="0"/>
            <wp:positionH relativeFrom="column">
              <wp:posOffset>-334258</wp:posOffset>
            </wp:positionH>
            <wp:positionV relativeFrom="paragraph">
              <wp:posOffset>538840</wp:posOffset>
            </wp:positionV>
            <wp:extent cx="559435" cy="559435"/>
            <wp:effectExtent l="57150" t="19050" r="69215" b="0"/>
            <wp:wrapThrough wrapText="bothSides">
              <wp:wrapPolygon edited="0">
                <wp:start x="23681" y="6571"/>
                <wp:lineTo x="23626" y="506"/>
                <wp:lineTo x="15044" y="-1557"/>
                <wp:lineTo x="10464" y="4907"/>
                <wp:lineTo x="7603" y="4219"/>
                <wp:lineTo x="-126" y="17491"/>
                <wp:lineTo x="-985" y="21067"/>
                <wp:lineTo x="1160" y="21583"/>
                <wp:lineTo x="7026" y="19210"/>
                <wp:lineTo x="12032" y="20413"/>
                <wp:lineTo x="19129" y="16067"/>
                <wp:lineTo x="22821" y="10147"/>
                <wp:lineTo x="23681" y="6571"/>
              </wp:wrapPolygon>
            </wp:wrapThrough>
            <wp:docPr id="1843157746" name="Picture 1" descr="A red push pin with blue t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57746" name="Picture 1" descr="A red push pin with blue tip&#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rot="15389037">
                      <a:off x="0" y="0"/>
                      <a:ext cx="559435" cy="559435"/>
                    </a:xfrm>
                    <a:prstGeom prst="rect">
                      <a:avLst/>
                    </a:prstGeom>
                  </pic:spPr>
                </pic:pic>
              </a:graphicData>
            </a:graphic>
            <wp14:sizeRelH relativeFrom="margin">
              <wp14:pctWidth>0</wp14:pctWidth>
            </wp14:sizeRelH>
            <wp14:sizeRelV relativeFrom="margin">
              <wp14:pctHeight>0</wp14:pctHeight>
            </wp14:sizeRelV>
          </wp:anchor>
        </w:drawing>
      </w:r>
      <w:r w:rsidRPr="00C41BF9">
        <w:rPr>
          <w:rFonts w:ascii="Gill Sans Nova" w:eastAsia="Calibri" w:hAnsi="Gill Sans Nova" w:cs="Quire Sans"/>
          <w:b/>
          <w:bCs/>
          <w:noProof/>
        </w:rPr>
        <mc:AlternateContent>
          <mc:Choice Requires="wps">
            <w:drawing>
              <wp:anchor distT="45720" distB="45720" distL="114300" distR="114300" simplePos="0" relativeHeight="251674624" behindDoc="0" locked="0" layoutInCell="1" allowOverlap="1" wp14:anchorId="768E8181" wp14:editId="01E88440">
                <wp:simplePos x="0" y="0"/>
                <wp:positionH relativeFrom="margin">
                  <wp:posOffset>7620</wp:posOffset>
                </wp:positionH>
                <wp:positionV relativeFrom="paragraph">
                  <wp:posOffset>847725</wp:posOffset>
                </wp:positionV>
                <wp:extent cx="6042660" cy="1923415"/>
                <wp:effectExtent l="0" t="0" r="15240" b="19685"/>
                <wp:wrapSquare wrapText="bothSides"/>
                <wp:docPr id="21438852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2660" cy="1923415"/>
                        </a:xfrm>
                        <a:prstGeom prst="rect">
                          <a:avLst/>
                        </a:prstGeom>
                        <a:solidFill>
                          <a:srgbClr val="FFF9DB"/>
                        </a:solidFill>
                        <a:ln w="19050">
                          <a:solidFill>
                            <a:srgbClr val="ED7D31">
                              <a:lumMod val="75000"/>
                            </a:srgbClr>
                          </a:solidFill>
                          <a:miter lim="800000"/>
                          <a:headEnd/>
                          <a:tailEnd/>
                        </a:ln>
                      </wps:spPr>
                      <wps:txbx>
                        <w:txbxContent>
                          <w:p w14:paraId="2A405358" w14:textId="77777777" w:rsidR="00C41BF9" w:rsidRPr="0010726E" w:rsidRDefault="00C41BF9" w:rsidP="0010726E">
                            <w:pPr>
                              <w:jc w:val="center"/>
                              <w:rPr>
                                <w:rFonts w:ascii="Gill Sans Nova" w:hAnsi="Gill Sans Nova" w:cs="Quire Sans"/>
                                <w:b/>
                                <w:bCs/>
                              </w:rPr>
                            </w:pPr>
                            <w:r w:rsidRPr="0010726E">
                              <w:rPr>
                                <w:rFonts w:ascii="Gill Sans Nova" w:hAnsi="Gill Sans Nova" w:cs="Quire Sans"/>
                                <w:b/>
                                <w:bCs/>
                              </w:rPr>
                              <w:t>Key Points Summary: Why ESG is Crucial for Business Today</w:t>
                            </w:r>
                          </w:p>
                          <w:p w14:paraId="00CA1CA8" w14:textId="77777777" w:rsidR="00C41BF9" w:rsidRPr="00703CB9" w:rsidRDefault="00C41BF9" w:rsidP="00C41BF9">
                            <w:pPr>
                              <w:numPr>
                                <w:ilvl w:val="0"/>
                                <w:numId w:val="26"/>
                              </w:numPr>
                              <w:spacing w:line="259" w:lineRule="auto"/>
                              <w:rPr>
                                <w:rFonts w:ascii="Gill Sans Nova" w:hAnsi="Gill Sans Nova" w:cs="Quire Sans"/>
                              </w:rPr>
                            </w:pPr>
                            <w:r w:rsidRPr="00703CB9">
                              <w:rPr>
                                <w:rFonts w:ascii="Gill Sans Nova" w:hAnsi="Gill Sans Nova" w:cs="Quire Sans"/>
                              </w:rPr>
                              <w:t>Regulatory Drivers: Stricter regulations such as the EU Green Deal.</w:t>
                            </w:r>
                          </w:p>
                          <w:p w14:paraId="64BA09A8" w14:textId="77777777" w:rsidR="00C41BF9" w:rsidRPr="00703CB9" w:rsidRDefault="00C41BF9" w:rsidP="00C41BF9">
                            <w:pPr>
                              <w:numPr>
                                <w:ilvl w:val="0"/>
                                <w:numId w:val="26"/>
                              </w:numPr>
                              <w:spacing w:line="259" w:lineRule="auto"/>
                              <w:rPr>
                                <w:rFonts w:ascii="Gill Sans Nova" w:hAnsi="Gill Sans Nova" w:cs="Quire Sans"/>
                              </w:rPr>
                            </w:pPr>
                            <w:r w:rsidRPr="00703CB9">
                              <w:rPr>
                                <w:rFonts w:ascii="Gill Sans Nova" w:hAnsi="Gill Sans Nova" w:cs="Quire Sans"/>
                              </w:rPr>
                              <w:t>Investor Expectations: Major investors like BlackRock prioritize companies demonstrating strong ESG practices.</w:t>
                            </w:r>
                          </w:p>
                          <w:p w14:paraId="50116DD0" w14:textId="77777777" w:rsidR="00C41BF9" w:rsidRPr="00703CB9" w:rsidRDefault="00C41BF9" w:rsidP="00C41BF9">
                            <w:pPr>
                              <w:numPr>
                                <w:ilvl w:val="0"/>
                                <w:numId w:val="26"/>
                              </w:numPr>
                              <w:spacing w:line="259" w:lineRule="auto"/>
                              <w:rPr>
                                <w:rFonts w:ascii="Gill Sans Nova" w:hAnsi="Gill Sans Nova" w:cs="Quire Sans"/>
                              </w:rPr>
                            </w:pPr>
                            <w:r w:rsidRPr="00703CB9">
                              <w:rPr>
                                <w:rFonts w:ascii="Gill Sans Nova" w:hAnsi="Gill Sans Nova" w:cs="Quire Sans"/>
                              </w:rPr>
                              <w:t>Consumer Preferences: 70% of consumers prefer sustainable brands, influencing profitability.</w:t>
                            </w:r>
                          </w:p>
                          <w:p w14:paraId="47AEAC90" w14:textId="77777777" w:rsidR="00C41BF9" w:rsidRPr="00703CB9" w:rsidRDefault="00C41BF9" w:rsidP="00C41BF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8E8181" id="_x0000_s1029" type="#_x0000_t202" style="position:absolute;left:0;text-align:left;margin-left:.6pt;margin-top:66.75pt;width:475.8pt;height:151.45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" fillcolor="#fff9db" strokecolor="#c55a11" strokeweight="1.5pt">
                <v:textbox>
                  <w:txbxContent>
                    <w:p w14:paraId="2A405358" w14:textId="77777777" w:rsidR="00C41BF9" w:rsidRPr="0010726E" w:rsidRDefault="00C41BF9" w:rsidP="0010726E">
                      <w:pPr>
                        <w:jc w:val="center"/>
                        <w:rPr>
                          <w:rFonts w:ascii="Gill Sans Nova" w:hAnsi="Gill Sans Nova" w:cs="Quire Sans"/>
                          <w:b/>
                          <w:bCs/>
                        </w:rPr>
                      </w:pPr>
                      <w:r w:rsidRPr="0010726E">
                        <w:rPr>
                          <w:rFonts w:ascii="Gill Sans Nova" w:hAnsi="Gill Sans Nova" w:cs="Quire Sans"/>
                          <w:b/>
                          <w:bCs/>
                        </w:rPr>
                        <w:t>Key Points Summary: Why ESG is Crucial for Business Today</w:t>
                      </w:r>
                    </w:p>
                    <w:p w14:paraId="00CA1CA8" w14:textId="77777777" w:rsidR="00C41BF9" w:rsidRPr="00703CB9" w:rsidRDefault="00C41BF9" w:rsidP="00C41BF9">
                      <w:pPr>
                        <w:numPr>
                          <w:ilvl w:val="0"/>
                          <w:numId w:val="26"/>
                        </w:numPr>
                        <w:spacing w:line="259" w:lineRule="auto"/>
                        <w:rPr>
                          <w:rFonts w:ascii="Gill Sans Nova" w:hAnsi="Gill Sans Nova" w:cs="Quire Sans"/>
                        </w:rPr>
                      </w:pPr>
                      <w:r w:rsidRPr="00703CB9">
                        <w:rPr>
                          <w:rFonts w:ascii="Gill Sans Nova" w:hAnsi="Gill Sans Nova" w:cs="Quire Sans"/>
                        </w:rPr>
                        <w:t>Regulatory Drivers: Stricter regulations such as the EU Green Deal.</w:t>
                      </w:r>
                    </w:p>
                    <w:p w14:paraId="64BA09A8" w14:textId="77777777" w:rsidR="00C41BF9" w:rsidRPr="00703CB9" w:rsidRDefault="00C41BF9" w:rsidP="00C41BF9">
                      <w:pPr>
                        <w:numPr>
                          <w:ilvl w:val="0"/>
                          <w:numId w:val="26"/>
                        </w:numPr>
                        <w:spacing w:line="259" w:lineRule="auto"/>
                        <w:rPr>
                          <w:rFonts w:ascii="Gill Sans Nova" w:hAnsi="Gill Sans Nova" w:cs="Quire Sans"/>
                        </w:rPr>
                      </w:pPr>
                      <w:r w:rsidRPr="00703CB9">
                        <w:rPr>
                          <w:rFonts w:ascii="Gill Sans Nova" w:hAnsi="Gill Sans Nova" w:cs="Quire Sans"/>
                        </w:rPr>
                        <w:t>Investor Expectations: Major investors like BlackRock prioritize companies demonstrating strong ESG practices.</w:t>
                      </w:r>
                    </w:p>
                    <w:p w14:paraId="50116DD0" w14:textId="77777777" w:rsidR="00C41BF9" w:rsidRPr="00703CB9" w:rsidRDefault="00C41BF9" w:rsidP="00C41BF9">
                      <w:pPr>
                        <w:numPr>
                          <w:ilvl w:val="0"/>
                          <w:numId w:val="26"/>
                        </w:numPr>
                        <w:spacing w:line="259" w:lineRule="auto"/>
                        <w:rPr>
                          <w:rFonts w:ascii="Gill Sans Nova" w:hAnsi="Gill Sans Nova" w:cs="Quire Sans"/>
                        </w:rPr>
                      </w:pPr>
                      <w:r w:rsidRPr="00703CB9">
                        <w:rPr>
                          <w:rFonts w:ascii="Gill Sans Nova" w:hAnsi="Gill Sans Nova" w:cs="Quire Sans"/>
                        </w:rPr>
                        <w:t>Consumer Preferences: 70% of consumers prefer sustainable brands, influencing profitability.</w:t>
                      </w:r>
                    </w:p>
                    <w:p w14:paraId="47AEAC90" w14:textId="77777777" w:rsidR="00C41BF9" w:rsidRPr="00703CB9" w:rsidRDefault="00C41BF9" w:rsidP="00C41BF9"/>
                  </w:txbxContent>
                </v:textbox>
                <w10:wrap type="square" anchorx="margin"/>
              </v:shape>
            </w:pict>
          </mc:Fallback>
        </mc:AlternateContent>
      </w:r>
      <w:r w:rsidR="00C41BF9" w:rsidRPr="00C41BF9">
        <w:rPr>
          <w:rFonts w:ascii="Gill Sans Nova" w:eastAsia="Calibri" w:hAnsi="Gill Sans Nova" w:cs="Quire Sans"/>
        </w:rPr>
        <w:t xml:space="preserve">Today, regulators, investors and consumers seek greater transparency regarding a business’s environmental and social impacts. Globally, </w:t>
      </w:r>
      <w:r w:rsidR="00C41BF9" w:rsidRPr="00C41BF9">
        <w:rPr>
          <w:rFonts w:ascii="Gill Sans Nova" w:eastAsia="Calibri" w:hAnsi="Gill Sans Nova" w:cs="Quire Sans"/>
          <w:b/>
          <w:bCs/>
        </w:rPr>
        <w:t>over $35 trillion</w:t>
      </w:r>
      <w:r w:rsidR="00C41BF9" w:rsidRPr="00C41BF9">
        <w:rPr>
          <w:rFonts w:ascii="Gill Sans Nova" w:eastAsia="Calibri" w:hAnsi="Gill Sans Nova" w:cs="Quire Sans"/>
        </w:rPr>
        <w:t xml:space="preserve"> in assets are managed with a focus on ESG criteria, reflecting the growing importance of sustainability in investment decisions.</w:t>
      </w:r>
    </w:p>
    <w:p w14:paraId="6EB8772B" w14:textId="5129BB5A" w:rsidR="00C41BF9" w:rsidRPr="00C41BF9" w:rsidRDefault="00C41BF9" w:rsidP="00C41BF9">
      <w:pPr>
        <w:spacing w:line="259" w:lineRule="auto"/>
        <w:jc w:val="both"/>
        <w:rPr>
          <w:rFonts w:ascii="Gill Sans Nova" w:eastAsia="Calibri" w:hAnsi="Gill Sans Nova" w:cs="Quire Sans"/>
        </w:rPr>
      </w:pPr>
      <w:r w:rsidRPr="00C41BF9">
        <w:rPr>
          <w:rFonts w:ascii="Gill Sans Nova" w:eastAsia="Calibri" w:hAnsi="Gill Sans Nova" w:cs="Quire Sans"/>
        </w:rPr>
        <w:t>To illustrate why ESG matters, let us break it down into three key drivers:</w:t>
      </w:r>
    </w:p>
    <w:p w14:paraId="35C08FC1" w14:textId="77777777" w:rsidR="00C41BF9" w:rsidRPr="00C41BF9" w:rsidRDefault="00C41BF9" w:rsidP="00C41BF9">
      <w:pPr>
        <w:numPr>
          <w:ilvl w:val="0"/>
          <w:numId w:val="1"/>
        </w:numPr>
        <w:spacing w:line="259" w:lineRule="auto"/>
        <w:jc w:val="both"/>
        <w:rPr>
          <w:rFonts w:ascii="Gill Sans Nova" w:eastAsia="Calibri" w:hAnsi="Gill Sans Nova" w:cs="Quire Sans"/>
        </w:rPr>
      </w:pPr>
      <w:r w:rsidRPr="00C41BF9">
        <w:rPr>
          <w:rFonts w:ascii="Gill Sans Nova" w:eastAsia="Calibri" w:hAnsi="Gill Sans Nova" w:cs="Quire Sans"/>
          <w:b/>
          <w:bCs/>
        </w:rPr>
        <w:t>Regulatory Drivers:</w:t>
      </w:r>
      <w:r w:rsidRPr="00C41BF9">
        <w:rPr>
          <w:rFonts w:ascii="Gill Sans Nova" w:eastAsia="Calibri" w:hAnsi="Gill Sans Nova" w:cs="Quire Sans"/>
        </w:rPr>
        <w:t xml:space="preserve"> Governments are implementing stricter regulations to safeguard the environment. For example, the European Union’s Green Deal targets climate neutrality by 2050, introducing more rigorous emissions and environmental reporting requirements. Companies that do not comply with these regulations face substantial penalties and reputational damage. This was evident in the Volkswagen emissions scandal (you will learn more about it in the next section), where the company incurred billions in fines and suffered serious harm to its public image due to the revelation of emissions test manipulation.</w:t>
      </w:r>
    </w:p>
    <w:p w14:paraId="37579E94" w14:textId="77777777" w:rsidR="00C41BF9" w:rsidRPr="00C41BF9" w:rsidRDefault="00C41BF9" w:rsidP="00C41BF9">
      <w:pPr>
        <w:numPr>
          <w:ilvl w:val="0"/>
          <w:numId w:val="1"/>
        </w:numPr>
        <w:spacing w:line="259" w:lineRule="auto"/>
        <w:jc w:val="both"/>
        <w:rPr>
          <w:rFonts w:ascii="Gill Sans Nova" w:eastAsia="Calibri" w:hAnsi="Gill Sans Nova" w:cs="Quire Sans"/>
        </w:rPr>
      </w:pPr>
      <w:r w:rsidRPr="00C41BF9">
        <w:rPr>
          <w:rFonts w:ascii="Gill Sans Nova" w:eastAsia="Calibri" w:hAnsi="Gill Sans Nova" w:cs="Quire Sans"/>
          <w:b/>
          <w:bCs/>
        </w:rPr>
        <w:t>Investor Expectations:</w:t>
      </w:r>
      <w:r w:rsidRPr="00C41BF9">
        <w:rPr>
          <w:rFonts w:ascii="Gill Sans Nova" w:eastAsia="Calibri" w:hAnsi="Gill Sans Nova" w:cs="Quire Sans"/>
        </w:rPr>
        <w:t xml:space="preserve"> ESG performance has become increasingly important for investors. Major institutional investors, including pension funds, now prioritise companies that demonstrate strong ESG practices. </w:t>
      </w:r>
      <w:r w:rsidRPr="00C41BF9">
        <w:rPr>
          <w:rFonts w:ascii="Gill Sans Nova" w:eastAsia="Calibri" w:hAnsi="Gill Sans Nova" w:cs="Quire Sans"/>
          <w:b/>
          <w:bCs/>
        </w:rPr>
        <w:t>BlackRock</w:t>
      </w:r>
      <w:r w:rsidRPr="00C41BF9">
        <w:rPr>
          <w:rFonts w:ascii="Gill Sans Nova" w:eastAsia="Calibri" w:hAnsi="Gill Sans Nova" w:cs="Quire Sans"/>
        </w:rPr>
        <w:t xml:space="preserve">, for example, has publicly stated that it will divest from companies that do not align with its sustainability goals—reflecting a significant shift in investment strategy. </w:t>
      </w:r>
    </w:p>
    <w:p w14:paraId="7531986F" w14:textId="430308F9" w:rsidR="0062403E" w:rsidRPr="0062403E" w:rsidRDefault="0062403E" w:rsidP="0062403E">
      <w:pPr>
        <w:numPr>
          <w:ilvl w:val="0"/>
          <w:numId w:val="1"/>
        </w:numPr>
        <w:spacing w:line="259" w:lineRule="auto"/>
        <w:jc w:val="both"/>
        <w:rPr>
          <w:rFonts w:ascii="Gill Sans Nova" w:eastAsia="Calibri" w:hAnsi="Gill Sans Nova" w:cs="Quire Sans"/>
          <w:i/>
          <w:iCs/>
        </w:rPr>
      </w:pPr>
      <w:r w:rsidRPr="0062403E">
        <w:rPr>
          <w:rFonts w:ascii="Gill Sans Nova" w:eastAsia="Calibri" w:hAnsi="Gill Sans Nova" w:cs="Quire Sans"/>
        </w:rPr>
        <w:lastRenderedPageBreak/>
        <w:drawing>
          <wp:anchor distT="0" distB="0" distL="114300" distR="114300" simplePos="0" relativeHeight="251716608" behindDoc="0" locked="0" layoutInCell="1" allowOverlap="1" wp14:anchorId="68C051F6" wp14:editId="5F4A48F6">
            <wp:simplePos x="0" y="0"/>
            <wp:positionH relativeFrom="leftMargin">
              <wp:posOffset>365926</wp:posOffset>
            </wp:positionH>
            <wp:positionV relativeFrom="paragraph">
              <wp:posOffset>1422014</wp:posOffset>
            </wp:positionV>
            <wp:extent cx="826770" cy="826770"/>
            <wp:effectExtent l="0" t="0" r="0" b="0"/>
            <wp:wrapThrough wrapText="bothSides">
              <wp:wrapPolygon edited="0">
                <wp:start x="2986" y="0"/>
                <wp:lineTo x="995" y="7465"/>
                <wp:lineTo x="995" y="17917"/>
                <wp:lineTo x="12442" y="19908"/>
                <wp:lineTo x="16424" y="20903"/>
                <wp:lineTo x="18912" y="20903"/>
                <wp:lineTo x="19410" y="16922"/>
                <wp:lineTo x="16922" y="8959"/>
                <wp:lineTo x="18912" y="7963"/>
                <wp:lineTo x="17917" y="5972"/>
                <wp:lineTo x="12940" y="0"/>
                <wp:lineTo x="2986" y="0"/>
              </wp:wrapPolygon>
            </wp:wrapThrough>
            <wp:docPr id="1631073496"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73496" name="Picture 1" descr="A black background with a black squa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6770" cy="826770"/>
                    </a:xfrm>
                    <a:prstGeom prst="rect">
                      <a:avLst/>
                    </a:prstGeom>
                  </pic:spPr>
                </pic:pic>
              </a:graphicData>
            </a:graphic>
          </wp:anchor>
        </w:drawing>
      </w:r>
      <w:r w:rsidRPr="00C41BF9">
        <w:rPr>
          <w:rFonts w:ascii="Gill Sans Nova" w:eastAsia="Calibri" w:hAnsi="Gill Sans Nova" w:cs="Quire Sans"/>
          <w:b/>
          <w:bCs/>
          <w:noProof/>
        </w:rPr>
        <mc:AlternateContent>
          <mc:Choice Requires="wps">
            <w:drawing>
              <wp:anchor distT="45720" distB="45720" distL="114300" distR="114300" simplePos="0" relativeHeight="251669504" behindDoc="0" locked="0" layoutInCell="1" allowOverlap="1" wp14:anchorId="4BB4F18C" wp14:editId="5294C510">
                <wp:simplePos x="0" y="0"/>
                <wp:positionH relativeFrom="margin">
                  <wp:posOffset>214630</wp:posOffset>
                </wp:positionH>
                <wp:positionV relativeFrom="paragraph">
                  <wp:posOffset>1200150</wp:posOffset>
                </wp:positionV>
                <wp:extent cx="5791200" cy="1359535"/>
                <wp:effectExtent l="0" t="0" r="19050" b="12065"/>
                <wp:wrapSquare wrapText="bothSides"/>
                <wp:docPr id="2632312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1359535"/>
                        </a:xfrm>
                        <a:prstGeom prst="rect">
                          <a:avLst/>
                        </a:prstGeom>
                        <a:solidFill>
                          <a:srgbClr val="E6F4EA"/>
                        </a:solidFill>
                        <a:ln w="19050">
                          <a:solidFill>
                            <a:srgbClr val="ED7D31">
                              <a:lumMod val="75000"/>
                            </a:srgbClr>
                          </a:solidFill>
                          <a:miter lim="800000"/>
                          <a:headEnd/>
                          <a:tailEnd/>
                        </a:ln>
                      </wps:spPr>
                      <wps:txbx>
                        <w:txbxContent>
                          <w:p w14:paraId="24B62415" w14:textId="06938323" w:rsidR="00C41BF9" w:rsidRPr="00EC0DE5" w:rsidRDefault="00C41BF9" w:rsidP="00C41BF9">
                            <w:pPr>
                              <w:jc w:val="center"/>
                              <w:rPr>
                                <w:rFonts w:ascii="Gill Sans Nova" w:hAnsi="Gill Sans Nova" w:cs="Quire Sans"/>
                              </w:rPr>
                            </w:pPr>
                            <w:r w:rsidRPr="00EC0DE5">
                              <w:rPr>
                                <w:rFonts w:ascii="Gill Sans Nova" w:hAnsi="Gill Sans Nova" w:cs="Quire Sans"/>
                              </w:rPr>
                              <w:t>Relatable Example: Why Consumer Preferences Matter</w:t>
                            </w:r>
                          </w:p>
                          <w:p w14:paraId="7A9301EE" w14:textId="77777777" w:rsidR="00C41BF9" w:rsidRPr="00EC0DE5" w:rsidRDefault="00C41BF9" w:rsidP="00C41BF9">
                            <w:pPr>
                              <w:rPr>
                                <w:rFonts w:ascii="Gill Sans Nova" w:hAnsi="Gill Sans Nova" w:cs="Quire Sans"/>
                              </w:rPr>
                            </w:pPr>
                            <w:r w:rsidRPr="00121FB8">
                              <w:rPr>
                                <w:rFonts w:ascii="Gill Sans Nova" w:hAnsi="Gill Sans Nova" w:cs="Quire Sans"/>
                              </w:rPr>
                              <w:t>Imagine a customer choosing between two brands of bottled water—one clearly demonstrates its environmental efforts, while the other does not. Most people will opt for the one with visible sustainability, even if it costs a little more. This simple decision reflects the power of ESG in attracting and retaining customers</w:t>
                            </w:r>
                            <w:r w:rsidRPr="00EC0DE5">
                              <w:rPr>
                                <w:rFonts w:ascii="Gill Sans Nova" w:hAnsi="Gill Sans Nova" w:cs="Quire San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B4F18C" id="_x0000_s1030" type="#_x0000_t202" style="position:absolute;left:0;text-align:left;margin-left:16.9pt;margin-top:94.5pt;width:456pt;height:107.0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" fillcolor="#e6f4ea" strokecolor="#c55a11" strokeweight="1.5pt">
                <v:textbox>
                  <w:txbxContent>
                    <w:p w14:paraId="24B62415" w14:textId="06938323" w:rsidR="00C41BF9" w:rsidRPr="00EC0DE5" w:rsidRDefault="00C41BF9" w:rsidP="00C41BF9">
                      <w:pPr>
                        <w:jc w:val="center"/>
                        <w:rPr>
                          <w:rFonts w:ascii="Gill Sans Nova" w:hAnsi="Gill Sans Nova" w:cs="Quire Sans"/>
                        </w:rPr>
                      </w:pPr>
                      <w:r w:rsidRPr="00EC0DE5">
                        <w:rPr>
                          <w:rFonts w:ascii="Gill Sans Nova" w:hAnsi="Gill Sans Nova" w:cs="Quire Sans"/>
                        </w:rPr>
                        <w:t>Relatable Example: Why Consumer Preferences Matter</w:t>
                      </w:r>
                    </w:p>
                    <w:p w14:paraId="7A9301EE" w14:textId="77777777" w:rsidR="00C41BF9" w:rsidRPr="00EC0DE5" w:rsidRDefault="00C41BF9" w:rsidP="00C41BF9">
                      <w:pPr>
                        <w:rPr>
                          <w:rFonts w:ascii="Gill Sans Nova" w:hAnsi="Gill Sans Nova" w:cs="Quire Sans"/>
                        </w:rPr>
                      </w:pPr>
                      <w:r w:rsidRPr="00121FB8">
                        <w:rPr>
                          <w:rFonts w:ascii="Gill Sans Nova" w:hAnsi="Gill Sans Nova" w:cs="Quire Sans"/>
                        </w:rPr>
                        <w:t>Imagine a customer choosing between two brands of bottled water—one clearly demonstrates its environmental efforts, while the other does not. Most people will opt for the one with visible sustainability, even if it costs a little more. This simple decision reflects the power of ESG in attracting and retaining customers</w:t>
                      </w:r>
                      <w:r w:rsidRPr="00EC0DE5">
                        <w:rPr>
                          <w:rFonts w:ascii="Gill Sans Nova" w:hAnsi="Gill Sans Nova" w:cs="Quire Sans"/>
                        </w:rPr>
                        <w:t>.</w:t>
                      </w:r>
                    </w:p>
                  </w:txbxContent>
                </v:textbox>
                <w10:wrap type="square" anchorx="margin"/>
              </v:shape>
            </w:pict>
          </mc:Fallback>
        </mc:AlternateContent>
      </w:r>
      <w:r w:rsidR="00C41BF9" w:rsidRPr="00C41BF9">
        <w:rPr>
          <w:rFonts w:ascii="Gill Sans Nova" w:eastAsia="Calibri" w:hAnsi="Gill Sans Nova" w:cs="Quire Sans"/>
          <w:b/>
          <w:bCs/>
        </w:rPr>
        <w:t>Consumer Preferences:</w:t>
      </w:r>
      <w:r w:rsidR="00C41BF9" w:rsidRPr="00C41BF9">
        <w:rPr>
          <w:rFonts w:ascii="Gill Sans Nova" w:eastAsia="Calibri" w:hAnsi="Gill Sans Nova" w:cs="Quire Sans"/>
        </w:rPr>
        <w:t xml:space="preserve"> Consumers are increasingly favouring sustainable brands. Around </w:t>
      </w:r>
      <w:r w:rsidR="00C41BF9" w:rsidRPr="00C41BF9">
        <w:rPr>
          <w:rFonts w:ascii="Gill Sans Nova" w:eastAsia="Calibri" w:hAnsi="Gill Sans Nova" w:cs="Quire Sans"/>
          <w:b/>
          <w:bCs/>
        </w:rPr>
        <w:t>70% of consumers</w:t>
      </w:r>
      <w:r w:rsidR="00C41BF9" w:rsidRPr="00C41BF9">
        <w:rPr>
          <w:rFonts w:ascii="Gill Sans Nova" w:eastAsia="Calibri" w:hAnsi="Gill Sans Nova" w:cs="Quire Sans"/>
        </w:rPr>
        <w:t xml:space="preserve"> report they are willing to pay more for sustainable products. </w:t>
      </w:r>
      <w:r w:rsidR="00C41BF9" w:rsidRPr="00C41BF9">
        <w:rPr>
          <w:rFonts w:ascii="Gill Sans Nova" w:eastAsia="Calibri" w:hAnsi="Gill Sans Nova" w:cs="Quire Sans"/>
          <w:b/>
          <w:bCs/>
        </w:rPr>
        <w:t>Unilever</w:t>
      </w:r>
      <w:r w:rsidR="00C41BF9" w:rsidRPr="00C41BF9">
        <w:rPr>
          <w:rFonts w:ascii="Gill Sans Nova" w:eastAsia="Calibri" w:hAnsi="Gill Sans Nova" w:cs="Quire Sans"/>
        </w:rPr>
        <w:t xml:space="preserve"> found that its sustainable brands grew faster than the rest of its portfolio, demonstrating that sustainability can also enhance profitability.</w:t>
      </w:r>
      <w:r w:rsidRPr="0062403E">
        <w:rPr>
          <w:noProof/>
        </w:rPr>
        <w:t xml:space="preserve"> </w:t>
      </w:r>
    </w:p>
    <w:p w14:paraId="2E7B4EF1" w14:textId="51B3FFC0" w:rsidR="00C41BF9" w:rsidRPr="00C41BF9" w:rsidRDefault="00C41BF9" w:rsidP="00C41BF9">
      <w:pPr>
        <w:spacing w:line="259" w:lineRule="auto"/>
        <w:rPr>
          <w:rFonts w:ascii="Gill Sans Nova" w:eastAsia="Calibri" w:hAnsi="Gill Sans Nova" w:cs="Quire Sans"/>
          <w:b/>
          <w:bCs/>
          <w:sz w:val="28"/>
          <w:szCs w:val="28"/>
        </w:rPr>
      </w:pPr>
    </w:p>
    <w:p w14:paraId="4B9030FE" w14:textId="77777777" w:rsidR="00C41BF9" w:rsidRPr="00C41BF9" w:rsidRDefault="00C41BF9" w:rsidP="00C41BF9">
      <w:pPr>
        <w:spacing w:line="259" w:lineRule="auto"/>
        <w:rPr>
          <w:rFonts w:ascii="Gill Sans Nova" w:eastAsia="Calibri" w:hAnsi="Gill Sans Nova" w:cs="Quire Sans"/>
          <w:b/>
          <w:bCs/>
          <w:sz w:val="28"/>
          <w:szCs w:val="28"/>
        </w:rPr>
      </w:pPr>
      <w:r w:rsidRPr="00C41BF9">
        <w:rPr>
          <w:rFonts w:ascii="Gill Sans Nova" w:eastAsia="Calibri" w:hAnsi="Gill Sans Nova" w:cs="Quire Sans"/>
          <w:b/>
          <w:bCs/>
          <w:sz w:val="28"/>
          <w:szCs w:val="28"/>
        </w:rPr>
        <w:t>1.2.1 Historical Incidents Highlighting ESG Importance</w:t>
      </w:r>
    </w:p>
    <w:p w14:paraId="75B45803" w14:textId="77777777" w:rsidR="00C41BF9" w:rsidRPr="00C41BF9" w:rsidRDefault="00C41BF9" w:rsidP="00C41BF9">
      <w:pPr>
        <w:numPr>
          <w:ilvl w:val="0"/>
          <w:numId w:val="2"/>
        </w:numPr>
        <w:spacing w:line="259" w:lineRule="auto"/>
        <w:ind w:left="360"/>
        <w:jc w:val="both"/>
        <w:rPr>
          <w:rFonts w:ascii="Gill Sans Nova" w:eastAsia="Calibri" w:hAnsi="Gill Sans Nova" w:cs="Quire Sans"/>
        </w:rPr>
      </w:pPr>
      <w:r w:rsidRPr="00C41BF9">
        <w:rPr>
          <w:rFonts w:ascii="Gill Sans Nova" w:eastAsia="Calibri" w:hAnsi="Gill Sans Nova" w:cs="Arial"/>
          <w:noProof/>
        </w:rPr>
        <w:drawing>
          <wp:anchor distT="0" distB="0" distL="114300" distR="114300" simplePos="0" relativeHeight="251659264" behindDoc="0" locked="0" layoutInCell="1" allowOverlap="1" wp14:anchorId="5229FEB9" wp14:editId="301DECFA">
            <wp:simplePos x="0" y="0"/>
            <wp:positionH relativeFrom="column">
              <wp:posOffset>480060</wp:posOffset>
            </wp:positionH>
            <wp:positionV relativeFrom="paragraph">
              <wp:posOffset>737870</wp:posOffset>
            </wp:positionV>
            <wp:extent cx="3017520" cy="226441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17520" cy="2264410"/>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 w:name="_Hlk200535164"/>
      <w:r w:rsidRPr="00C41BF9">
        <w:rPr>
          <w:rFonts w:ascii="Gill Sans Nova" w:eastAsia="Calibri" w:hAnsi="Gill Sans Nova" w:cs="Quire Sans"/>
          <w:b/>
          <w:bCs/>
        </w:rPr>
        <w:t>Rana Plaza Collapse (2013):</w:t>
      </w:r>
      <w:r w:rsidRPr="00C41BF9">
        <w:rPr>
          <w:rFonts w:ascii="Gill Sans Nova" w:eastAsia="Calibri" w:hAnsi="Gill Sans Nova" w:cs="Quire Sans"/>
        </w:rPr>
        <w:t xml:space="preserve"> </w:t>
      </w:r>
      <w:bookmarkEnd w:id="1"/>
      <w:r w:rsidRPr="00C41BF9">
        <w:rPr>
          <w:rFonts w:ascii="Gill Sans Nova" w:eastAsia="Calibri" w:hAnsi="Gill Sans Nova" w:cs="Quire Sans"/>
        </w:rPr>
        <w:t>The Rana Plaza disaster in Bangladesh, where a garment factory building collapsed, killing over 1,100 workers, brought global attention to labour practices and safety in the supply chain. This tragedy underscored the need for companies to prioritise worker safety and ethical sourcing. Following the incident, many brands faced backlash for inadequate oversight in their supply chains, leading to increased pressure for stronger labour rights and greater transparency. As a result, the Accord on Fire and Building Safety in Bangladesh was established, highlighting the urgent need for improved governance in supply chain practices.</w:t>
      </w:r>
    </w:p>
    <w:p w14:paraId="22A15FD5" w14:textId="5F5D644E" w:rsidR="00C41BF9" w:rsidRPr="00C41BF9" w:rsidRDefault="00C261FE" w:rsidP="00C41BF9">
      <w:pPr>
        <w:spacing w:before="100" w:beforeAutospacing="1" w:after="100" w:afterAutospacing="1" w:line="240" w:lineRule="auto"/>
        <w:rPr>
          <w:rFonts w:ascii="Gill Sans Nova" w:eastAsia="Times New Roman" w:hAnsi="Gill Sans Nova" w:cs="Quire Sans"/>
          <w:kern w:val="0"/>
          <w14:ligatures w14:val="none"/>
        </w:rPr>
      </w:pPr>
      <w:r w:rsidRPr="0062403E">
        <w:rPr>
          <w:rFonts w:ascii="Gill Sans Nova" w:eastAsia="Calibri" w:hAnsi="Gill Sans Nova" w:cs="Quire Sans"/>
        </w:rPr>
        <w:drawing>
          <wp:anchor distT="0" distB="0" distL="114300" distR="114300" simplePos="0" relativeHeight="251718656" behindDoc="0" locked="0" layoutInCell="1" allowOverlap="1" wp14:anchorId="47A5CBDC" wp14:editId="3BB23CEB">
            <wp:simplePos x="0" y="0"/>
            <wp:positionH relativeFrom="leftMargin">
              <wp:posOffset>1486508</wp:posOffset>
            </wp:positionH>
            <wp:positionV relativeFrom="paragraph">
              <wp:posOffset>372441</wp:posOffset>
            </wp:positionV>
            <wp:extent cx="826770" cy="826770"/>
            <wp:effectExtent l="0" t="0" r="0" b="0"/>
            <wp:wrapThrough wrapText="bothSides">
              <wp:wrapPolygon edited="0">
                <wp:start x="2986" y="0"/>
                <wp:lineTo x="995" y="7465"/>
                <wp:lineTo x="995" y="17917"/>
                <wp:lineTo x="12442" y="19908"/>
                <wp:lineTo x="16424" y="20903"/>
                <wp:lineTo x="18912" y="20903"/>
                <wp:lineTo x="19410" y="16922"/>
                <wp:lineTo x="16922" y="8959"/>
                <wp:lineTo x="18912" y="7963"/>
                <wp:lineTo x="17917" y="5972"/>
                <wp:lineTo x="12940" y="0"/>
                <wp:lineTo x="2986" y="0"/>
              </wp:wrapPolygon>
            </wp:wrapThrough>
            <wp:docPr id="842843367"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73496" name="Picture 1" descr="A black background with a black squa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6770" cy="826770"/>
                    </a:xfrm>
                    <a:prstGeom prst="rect">
                      <a:avLst/>
                    </a:prstGeom>
                  </pic:spPr>
                </pic:pic>
              </a:graphicData>
            </a:graphic>
          </wp:anchor>
        </w:drawing>
      </w:r>
      <w:r w:rsidR="00C41BF9" w:rsidRPr="00C41BF9">
        <w:rPr>
          <w:rFonts w:ascii="Times New Roman" w:eastAsia="Times New Roman" w:hAnsi="Times New Roman" w:cs="Times New Roman"/>
          <w:b/>
          <w:bCs/>
          <w:noProof/>
          <w:kern w:val="0"/>
          <w14:ligatures w14:val="none"/>
        </w:rPr>
        <mc:AlternateContent>
          <mc:Choice Requires="wps">
            <w:drawing>
              <wp:anchor distT="45720" distB="45720" distL="114300" distR="114300" simplePos="0" relativeHeight="251670528" behindDoc="0" locked="0" layoutInCell="1" allowOverlap="1" wp14:anchorId="071910A2" wp14:editId="0E44456D">
                <wp:simplePos x="0" y="0"/>
                <wp:positionH relativeFrom="margin">
                  <wp:posOffset>1338399</wp:posOffset>
                </wp:positionH>
                <wp:positionV relativeFrom="paragraph">
                  <wp:posOffset>79375</wp:posOffset>
                </wp:positionV>
                <wp:extent cx="3560445" cy="1310640"/>
                <wp:effectExtent l="0" t="0" r="20955" b="22860"/>
                <wp:wrapSquare wrapText="bothSides"/>
                <wp:docPr id="944154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0445" cy="1310640"/>
                        </a:xfrm>
                        <a:prstGeom prst="rect">
                          <a:avLst/>
                        </a:prstGeom>
                        <a:solidFill>
                          <a:srgbClr val="E6F4EA"/>
                        </a:solidFill>
                        <a:ln w="19050">
                          <a:solidFill>
                            <a:srgbClr val="ED7D31">
                              <a:lumMod val="75000"/>
                            </a:srgbClr>
                          </a:solidFill>
                          <a:miter lim="800000"/>
                          <a:headEnd/>
                          <a:tailEnd/>
                        </a:ln>
                      </wps:spPr>
                      <wps:txbx>
                        <w:txbxContent>
                          <w:p w14:paraId="3AD9A3AE" w14:textId="77777777" w:rsidR="00C41BF9" w:rsidRPr="007D5CF4" w:rsidRDefault="00C41BF9" w:rsidP="00C41BF9">
                            <w:pPr>
                              <w:rPr>
                                <w:rFonts w:ascii="Gill Sans Nova" w:hAnsi="Gill Sans Nova" w:cs="Quire Sans"/>
                                <w:b/>
                                <w:bCs/>
                              </w:rPr>
                            </w:pPr>
                            <w:r w:rsidRPr="007D5CF4">
                              <w:rPr>
                                <w:rFonts w:ascii="Gill Sans Nova" w:hAnsi="Gill Sans Nova" w:cs="Quire Sans"/>
                                <w:b/>
                                <w:bCs/>
                              </w:rPr>
                              <w:t>Supply Chain Oversight - A Relatable Example</w:t>
                            </w:r>
                          </w:p>
                          <w:p w14:paraId="4A690D92" w14:textId="77777777" w:rsidR="00C41BF9" w:rsidRPr="007D5CF4" w:rsidRDefault="00C41BF9" w:rsidP="00C41BF9">
                            <w:pPr>
                              <w:rPr>
                                <w:rFonts w:ascii="Gill Sans Nova" w:hAnsi="Gill Sans Nova" w:cs="Quire Sans"/>
                              </w:rPr>
                            </w:pPr>
                            <w:r w:rsidRPr="007D5CF4">
                              <w:rPr>
                                <w:rFonts w:ascii="Gill Sans Nova" w:hAnsi="Gill Sans Nova" w:cs="Quire Sans"/>
                              </w:rPr>
                              <w:t>Running a supply chain without proper oversight is like running a restaurant without knowing where your ingredients come from. If there’s a problem, customers will blame you, not the supplier.</w:t>
                            </w:r>
                          </w:p>
                          <w:p w14:paraId="3B3A7F31" w14:textId="77777777" w:rsidR="00C41BF9" w:rsidRDefault="00C41BF9" w:rsidP="00C41BF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1910A2" id="_x0000_s1031" type="#_x0000_t202" style="position:absolute;margin-left:105.4pt;margin-top:6.25pt;width:280.35pt;height:103.2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" fillcolor="#e6f4ea" strokecolor="#c55a11" strokeweight="1.5pt">
                <v:textbox>
                  <w:txbxContent>
                    <w:p w14:paraId="3AD9A3AE" w14:textId="77777777" w:rsidR="00C41BF9" w:rsidRPr="007D5CF4" w:rsidRDefault="00C41BF9" w:rsidP="00C41BF9">
                      <w:pPr>
                        <w:rPr>
                          <w:rFonts w:ascii="Gill Sans Nova" w:hAnsi="Gill Sans Nova" w:cs="Quire Sans"/>
                          <w:b/>
                          <w:bCs/>
                        </w:rPr>
                      </w:pPr>
                      <w:r w:rsidRPr="007D5CF4">
                        <w:rPr>
                          <w:rFonts w:ascii="Gill Sans Nova" w:hAnsi="Gill Sans Nova" w:cs="Quire Sans"/>
                          <w:b/>
                          <w:bCs/>
                        </w:rPr>
                        <w:t>Supply Chain Oversight - A Relatable Example</w:t>
                      </w:r>
                    </w:p>
                    <w:p w14:paraId="4A690D92" w14:textId="77777777" w:rsidR="00C41BF9" w:rsidRPr="007D5CF4" w:rsidRDefault="00C41BF9" w:rsidP="00C41BF9">
                      <w:pPr>
                        <w:rPr>
                          <w:rFonts w:ascii="Gill Sans Nova" w:hAnsi="Gill Sans Nova" w:cs="Quire Sans"/>
                        </w:rPr>
                      </w:pPr>
                      <w:r w:rsidRPr="007D5CF4">
                        <w:rPr>
                          <w:rFonts w:ascii="Gill Sans Nova" w:hAnsi="Gill Sans Nova" w:cs="Quire Sans"/>
                        </w:rPr>
                        <w:t>Running a supply chain without proper oversight is like running a restaurant without knowing where your ingredients come from. If there’s a problem, customers will blame you, not the supplier.</w:t>
                      </w:r>
                    </w:p>
                    <w:p w14:paraId="3B3A7F31" w14:textId="77777777" w:rsidR="00C41BF9" w:rsidRDefault="00C41BF9" w:rsidP="00C41BF9"/>
                  </w:txbxContent>
                </v:textbox>
                <w10:wrap type="square" anchorx="margin"/>
              </v:shape>
            </w:pict>
          </mc:Fallback>
        </mc:AlternateContent>
      </w:r>
      <w:r w:rsidR="00C41BF9" w:rsidRPr="00C41BF9">
        <w:rPr>
          <w:rFonts w:ascii="Times New Roman" w:eastAsia="Times New Roman" w:hAnsi="Times New Roman" w:cs="Times New Roman"/>
          <w:b/>
          <w:bCs/>
          <w:kern w:val="0"/>
          <w14:ligatures w14:val="none"/>
        </w:rPr>
        <w:t xml:space="preserve"> </w:t>
      </w:r>
    </w:p>
    <w:p w14:paraId="23E621DB" w14:textId="77777777" w:rsidR="00C41BF9" w:rsidRPr="00C41BF9" w:rsidRDefault="00C41BF9" w:rsidP="00C41BF9">
      <w:pPr>
        <w:numPr>
          <w:ilvl w:val="0"/>
          <w:numId w:val="2"/>
        </w:numPr>
        <w:spacing w:line="259" w:lineRule="auto"/>
        <w:ind w:left="360"/>
        <w:jc w:val="both"/>
        <w:rPr>
          <w:rFonts w:ascii="Gill Sans Nova" w:eastAsia="Calibri" w:hAnsi="Gill Sans Nova" w:cs="Quire Sans"/>
        </w:rPr>
      </w:pPr>
      <w:r w:rsidRPr="00C41BF9">
        <w:rPr>
          <w:rFonts w:ascii="Calibri" w:eastAsia="Calibri" w:hAnsi="Calibri" w:cs="Arial"/>
          <w:noProof/>
          <w:sz w:val="22"/>
          <w:szCs w:val="22"/>
        </w:rPr>
        <w:lastRenderedPageBreak/>
        <w:drawing>
          <wp:anchor distT="0" distB="0" distL="114300" distR="114300" simplePos="0" relativeHeight="251662336" behindDoc="0" locked="0" layoutInCell="1" allowOverlap="1" wp14:anchorId="7A832EC4" wp14:editId="63A02567">
            <wp:simplePos x="0" y="0"/>
            <wp:positionH relativeFrom="column">
              <wp:posOffset>247650</wp:posOffset>
            </wp:positionH>
            <wp:positionV relativeFrom="paragraph">
              <wp:posOffset>570230</wp:posOffset>
            </wp:positionV>
            <wp:extent cx="3196590" cy="255841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96590" cy="2558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41BF9">
        <w:rPr>
          <w:rFonts w:ascii="Gill Sans Nova" w:eastAsia="Calibri" w:hAnsi="Gill Sans Nova" w:cs="Quire Sans"/>
          <w:b/>
          <w:bCs/>
        </w:rPr>
        <w:t>BP Deepwater Horizon Oil Spill (2010):</w:t>
      </w:r>
      <w:r w:rsidRPr="00C41BF9">
        <w:rPr>
          <w:rFonts w:ascii="Gill Sans Nova" w:eastAsia="Calibri" w:hAnsi="Gill Sans Nova" w:cs="Quire Sans"/>
        </w:rPr>
        <w:t xml:space="preserve"> The Deepwater Horizon oil spill is one of the most significant environmental disasters in history. It resulted in the release of approximately 4.9 million barrels of oil into the Gulf of Mexico, causing severe damage to marine and coastal ecosystems. The incident underscored the critical need for effective environmental governance and risk management. BP faced extensive legal penalties, cleanup costs exceeding $60 billion, and long-term harm to its reputation. This event serves as a stark reminder of the potential financial and environmental risks associated with neglecting ESG responsibilities.</w:t>
      </w:r>
    </w:p>
    <w:p w14:paraId="4EADA03B" w14:textId="77777777" w:rsidR="00C41BF9" w:rsidRPr="00C41BF9" w:rsidRDefault="00C41BF9" w:rsidP="00C41BF9">
      <w:pPr>
        <w:spacing w:line="259" w:lineRule="auto"/>
        <w:ind w:left="360"/>
        <w:jc w:val="both"/>
        <w:rPr>
          <w:rFonts w:ascii="Gill Sans Nova" w:eastAsia="Calibri" w:hAnsi="Gill Sans Nova" w:cs="Quire Sans"/>
        </w:rPr>
      </w:pPr>
    </w:p>
    <w:p w14:paraId="75E8D0D2" w14:textId="77777777" w:rsidR="00C41BF9" w:rsidRPr="00C41BF9" w:rsidRDefault="00C41BF9" w:rsidP="00C41BF9">
      <w:pPr>
        <w:numPr>
          <w:ilvl w:val="0"/>
          <w:numId w:val="2"/>
        </w:numPr>
        <w:spacing w:line="259" w:lineRule="auto"/>
        <w:ind w:left="360"/>
        <w:contextualSpacing/>
        <w:jc w:val="both"/>
        <w:rPr>
          <w:rFonts w:ascii="Gill Sans Nova" w:eastAsia="Calibri" w:hAnsi="Gill Sans Nova" w:cs="Quire Sans"/>
        </w:rPr>
      </w:pPr>
      <w:r w:rsidRPr="00C41BF9">
        <w:rPr>
          <w:rFonts w:ascii="Gill Sans Nova" w:eastAsia="Calibri" w:hAnsi="Gill Sans Nova" w:cs="Arial"/>
          <w:noProof/>
        </w:rPr>
        <w:drawing>
          <wp:anchor distT="0" distB="0" distL="114300" distR="114300" simplePos="0" relativeHeight="251660288" behindDoc="0" locked="0" layoutInCell="1" allowOverlap="1" wp14:anchorId="20CC3A4E" wp14:editId="55E5835F">
            <wp:simplePos x="0" y="0"/>
            <wp:positionH relativeFrom="column">
              <wp:posOffset>311386</wp:posOffset>
            </wp:positionH>
            <wp:positionV relativeFrom="paragraph">
              <wp:posOffset>446464</wp:posOffset>
            </wp:positionV>
            <wp:extent cx="2934335" cy="2157095"/>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34335" cy="2157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41BF9">
        <w:rPr>
          <w:rFonts w:ascii="Gill Sans Nova" w:eastAsia="Calibri" w:hAnsi="Gill Sans Nova" w:cs="Quire Sans"/>
          <w:b/>
          <w:bCs/>
        </w:rPr>
        <w:t>Nestlé and Water Resources (2000s):</w:t>
      </w:r>
      <w:r w:rsidRPr="00C41BF9">
        <w:rPr>
          <w:rFonts w:ascii="Gill Sans Nova" w:eastAsia="Calibri" w:hAnsi="Gill Sans Nova" w:cs="Quire Sans"/>
        </w:rPr>
        <w:t xml:space="preserve"> Nestlé has faced criticism over its bottled water operations, particularly in regions experiencing water scarcity. The company has been accused of depleting local water supplies in California and Michigan, leading to public outcry and protests. These events have underscored the importance of responsible water management as part of ESG practices. Companies are increasingly aware of how their resource extraction activities can affect communities and ecosystems, prompting a shift towards more sustainable water management.</w:t>
      </w:r>
    </w:p>
    <w:p w14:paraId="7F9FFCE0" w14:textId="77777777" w:rsidR="00C41BF9" w:rsidRPr="00C41BF9" w:rsidRDefault="00C41BF9" w:rsidP="00C41BF9">
      <w:pPr>
        <w:spacing w:line="259" w:lineRule="auto"/>
        <w:jc w:val="both"/>
        <w:rPr>
          <w:rFonts w:ascii="Gill Sans Nova" w:eastAsia="Calibri" w:hAnsi="Gill Sans Nova" w:cs="Quire Sans"/>
        </w:rPr>
      </w:pPr>
    </w:p>
    <w:p w14:paraId="37B50F7E" w14:textId="77777777" w:rsidR="00C41BF9" w:rsidRPr="00C41BF9" w:rsidRDefault="00C41BF9" w:rsidP="00C41BF9">
      <w:pPr>
        <w:numPr>
          <w:ilvl w:val="0"/>
          <w:numId w:val="2"/>
        </w:numPr>
        <w:spacing w:line="259" w:lineRule="auto"/>
        <w:ind w:left="360"/>
        <w:jc w:val="both"/>
        <w:rPr>
          <w:rFonts w:ascii="Gill Sans Nova" w:eastAsia="Calibri" w:hAnsi="Gill Sans Nova" w:cs="Quire Sans"/>
          <w:sz w:val="22"/>
          <w:szCs w:val="22"/>
        </w:rPr>
      </w:pPr>
      <w:r w:rsidRPr="00C41BF9">
        <w:rPr>
          <w:rFonts w:ascii="Gill Sans Nova" w:eastAsia="Calibri" w:hAnsi="Gill Sans Nova" w:cs="Arial"/>
          <w:noProof/>
        </w:rPr>
        <w:lastRenderedPageBreak/>
        <w:drawing>
          <wp:anchor distT="0" distB="0" distL="114300" distR="114300" simplePos="0" relativeHeight="251661312" behindDoc="1" locked="0" layoutInCell="1" allowOverlap="1" wp14:anchorId="60EDC6D3" wp14:editId="1CF17B66">
            <wp:simplePos x="0" y="0"/>
            <wp:positionH relativeFrom="column">
              <wp:posOffset>425066</wp:posOffset>
            </wp:positionH>
            <wp:positionV relativeFrom="paragraph">
              <wp:posOffset>472278</wp:posOffset>
            </wp:positionV>
            <wp:extent cx="3089910" cy="177355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89910" cy="1773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41BF9">
        <w:rPr>
          <w:rFonts w:ascii="Gill Sans Nova" w:eastAsia="Calibri" w:hAnsi="Gill Sans Nova" w:cs="Quire Sans"/>
          <w:b/>
          <w:bCs/>
        </w:rPr>
        <w:t>Volkswagen Emissions Scandal (2015):</w:t>
      </w:r>
      <w:r w:rsidRPr="00C41BF9">
        <w:rPr>
          <w:rFonts w:ascii="Gill Sans Nova" w:eastAsia="Calibri" w:hAnsi="Gill Sans Nova" w:cs="Quire Sans"/>
        </w:rPr>
        <w:t xml:space="preserve"> </w:t>
      </w:r>
      <w:r w:rsidRPr="00C41BF9">
        <w:rPr>
          <w:rFonts w:ascii="Gill Sans Nova" w:eastAsia="Calibri" w:hAnsi="Gill Sans Nova" w:cs="Quire Sans"/>
          <w:sz w:val="22"/>
          <w:szCs w:val="22"/>
        </w:rPr>
        <w:t>Volkswagen was caught cheating on their emissions tests. It was like taking an exam but using a hidden calculator when you were supposed to work everything out by hand. They tried to appear more environmentally friendly than they actually were. When the truth came out, Volkswagen ended up paying billions in fines and lost a great deal of trust. It serves as a powerful reminder that honesty and transparency are vital components of any ESG strategy—cutting corners can be extremely costly.</w:t>
      </w:r>
    </w:p>
    <w:p w14:paraId="382020D4" w14:textId="77777777" w:rsidR="00C41BF9" w:rsidRPr="00C41BF9" w:rsidRDefault="00C41BF9" w:rsidP="00C41BF9">
      <w:pPr>
        <w:spacing w:line="259" w:lineRule="auto"/>
        <w:ind w:left="360"/>
        <w:jc w:val="both"/>
        <w:rPr>
          <w:rFonts w:ascii="Gill Sans Nova" w:eastAsia="Calibri" w:hAnsi="Gill Sans Nova" w:cs="Quire Sans"/>
        </w:rPr>
      </w:pPr>
    </w:p>
    <w:p w14:paraId="43982681" w14:textId="77777777" w:rsidR="00C41BF9" w:rsidRPr="00C41BF9" w:rsidRDefault="00C41BF9" w:rsidP="00C41BF9">
      <w:pPr>
        <w:spacing w:line="259" w:lineRule="auto"/>
        <w:jc w:val="both"/>
        <w:rPr>
          <w:rFonts w:ascii="Gill Sans Nova" w:eastAsia="Calibri" w:hAnsi="Gill Sans Nova" w:cs="Quire Sans"/>
        </w:rPr>
      </w:pPr>
      <w:r w:rsidRPr="00C41BF9">
        <w:rPr>
          <w:rFonts w:ascii="Gill Sans Nova" w:eastAsia="Calibri" w:hAnsi="Gill Sans Nova" w:cs="Quire Sans"/>
        </w:rPr>
        <w:t>Without a solid ESG strategy, companies risk falling behind those quicker to adapt to these expectations. These historical incidents demonstrate that the fallout from failing to address ESG issues can be severe. Integrating ESG into business practices is no longer optional; it is essential for survival and future success.</w:t>
      </w:r>
    </w:p>
    <w:p w14:paraId="3F09F343" w14:textId="77777777" w:rsidR="00C41BF9" w:rsidRPr="00C41BF9" w:rsidRDefault="00C41BF9" w:rsidP="00C41BF9">
      <w:pPr>
        <w:keepNext/>
        <w:keepLines/>
        <w:spacing w:before="160" w:after="80" w:line="259" w:lineRule="auto"/>
        <w:jc w:val="both"/>
        <w:outlineLvl w:val="2"/>
        <w:rPr>
          <w:rFonts w:ascii="Gill Sans Nova" w:eastAsia="Times New Roman" w:hAnsi="Gill Sans Nova" w:cs="Quire Sans"/>
          <w:color w:val="2F5496"/>
          <w:sz w:val="28"/>
          <w:szCs w:val="28"/>
        </w:rPr>
      </w:pPr>
      <w:r w:rsidRPr="00C41BF9">
        <w:rPr>
          <w:rFonts w:ascii="Gill Sans Nova" w:eastAsia="Times New Roman" w:hAnsi="Gill Sans Nova" w:cs="Quire Sans"/>
          <w:color w:val="2F5496"/>
          <w:sz w:val="28"/>
          <w:szCs w:val="28"/>
        </w:rPr>
        <w:t xml:space="preserve">1.3 </w:t>
      </w:r>
      <w:bookmarkStart w:id="2" w:name="_Hlk200538262"/>
      <w:r w:rsidRPr="00C41BF9">
        <w:rPr>
          <w:rFonts w:ascii="Gill Sans Nova" w:eastAsia="Times New Roman" w:hAnsi="Gill Sans Nova" w:cs="Quire Sans"/>
          <w:color w:val="2F5496"/>
          <w:sz w:val="28"/>
          <w:szCs w:val="28"/>
        </w:rPr>
        <w:t xml:space="preserve">The First Step: Gaining Organizational Buy-In </w:t>
      </w:r>
    </w:p>
    <w:p w14:paraId="7BC6275B" w14:textId="77777777" w:rsidR="00C41BF9" w:rsidRPr="00C41BF9" w:rsidRDefault="00C41BF9" w:rsidP="00C41BF9">
      <w:pPr>
        <w:spacing w:line="259" w:lineRule="auto"/>
        <w:jc w:val="both"/>
        <w:rPr>
          <w:rFonts w:ascii="Gill Sans Nova" w:eastAsia="Calibri" w:hAnsi="Gill Sans Nova" w:cs="Quire Sans"/>
        </w:rPr>
      </w:pPr>
      <w:r w:rsidRPr="00C41BF9">
        <w:rPr>
          <w:rFonts w:ascii="Gill Sans Nova" w:eastAsia="Calibri" w:hAnsi="Gill Sans Nova" w:cs="Quire Sans"/>
        </w:rPr>
        <w:t>The first—and most crucial—step in creating an ESG strategy is securing organisational buy-in at all levels, particularly from leadership. Without strong support from the top, ESG initiatives risk being underfunded, deprioritised, or viewed as separate from core business objectives. For an ESG strategy to succeed, it must be led by leadership, embedded in the corporate mission, and integrated into every aspect of the business.</w:t>
      </w:r>
    </w:p>
    <w:p w14:paraId="15A8B0FE" w14:textId="13612CA2" w:rsidR="00C261FE" w:rsidRPr="00C41BF9" w:rsidRDefault="00C261FE" w:rsidP="00C41BF9">
      <w:pPr>
        <w:spacing w:line="259" w:lineRule="auto"/>
        <w:jc w:val="both"/>
        <w:rPr>
          <w:rFonts w:ascii="Gill Sans Nova" w:eastAsia="Calibri" w:hAnsi="Gill Sans Nova" w:cs="Quire Sans"/>
        </w:rPr>
      </w:pPr>
      <w:r w:rsidRPr="004D3A22">
        <w:rPr>
          <w:rFonts w:ascii="Gill Sans Nova" w:eastAsia="Calibri" w:hAnsi="Gill Sans Nova" w:cs="Quire Sans"/>
        </w:rPr>
        <w:drawing>
          <wp:anchor distT="0" distB="0" distL="114300" distR="114300" simplePos="0" relativeHeight="251720704" behindDoc="0" locked="0" layoutInCell="1" allowOverlap="1" wp14:anchorId="7D967A4E" wp14:editId="666BE07D">
            <wp:simplePos x="0" y="0"/>
            <wp:positionH relativeFrom="column">
              <wp:posOffset>-166040</wp:posOffset>
            </wp:positionH>
            <wp:positionV relativeFrom="paragraph">
              <wp:posOffset>899132</wp:posOffset>
            </wp:positionV>
            <wp:extent cx="559435" cy="559435"/>
            <wp:effectExtent l="57150" t="19050" r="69215" b="0"/>
            <wp:wrapThrough wrapText="bothSides">
              <wp:wrapPolygon edited="0">
                <wp:start x="23681" y="6571"/>
                <wp:lineTo x="23626" y="506"/>
                <wp:lineTo x="15044" y="-1557"/>
                <wp:lineTo x="10464" y="4907"/>
                <wp:lineTo x="7603" y="4219"/>
                <wp:lineTo x="-126" y="17491"/>
                <wp:lineTo x="-985" y="21067"/>
                <wp:lineTo x="1160" y="21583"/>
                <wp:lineTo x="7026" y="19210"/>
                <wp:lineTo x="12032" y="20413"/>
                <wp:lineTo x="19129" y="16067"/>
                <wp:lineTo x="22821" y="10147"/>
                <wp:lineTo x="23681" y="6571"/>
              </wp:wrapPolygon>
            </wp:wrapThrough>
            <wp:docPr id="822793009" name="Picture 1" descr="A red push pin with blue t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57746" name="Picture 1" descr="A red push pin with blue tip&#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rot="15389037">
                      <a:off x="0" y="0"/>
                      <a:ext cx="559435" cy="559435"/>
                    </a:xfrm>
                    <a:prstGeom prst="rect">
                      <a:avLst/>
                    </a:prstGeom>
                  </pic:spPr>
                </pic:pic>
              </a:graphicData>
            </a:graphic>
            <wp14:sizeRelH relativeFrom="margin">
              <wp14:pctWidth>0</wp14:pctWidth>
            </wp14:sizeRelH>
            <wp14:sizeRelV relativeFrom="margin">
              <wp14:pctHeight>0</wp14:pctHeight>
            </wp14:sizeRelV>
          </wp:anchor>
        </w:drawing>
      </w:r>
      <w:r w:rsidR="00C41BF9" w:rsidRPr="00C41BF9">
        <w:rPr>
          <w:rFonts w:ascii="Calibri" w:eastAsia="Calibri" w:hAnsi="Calibri" w:cs="Arial"/>
          <w:sz w:val="22"/>
          <w:szCs w:val="22"/>
        </w:rPr>
        <w:t xml:space="preserve"> </w:t>
      </w:r>
      <w:r w:rsidR="00C41BF9" w:rsidRPr="00C41BF9">
        <w:rPr>
          <w:rFonts w:ascii="Gill Sans Nova" w:eastAsia="Calibri" w:hAnsi="Gill Sans Nova" w:cs="Quire Sans"/>
          <w:noProof/>
        </w:rPr>
        <w:t>Companies sometimes pursue ESG in response to regulatory requirements imposed by a parent company or external regulators. Even in these cases, it is essential to communicate to leadership that the ESG strategy should not be treated merely as a compliance exercise, but rather as a value driver for long-term growth, resilience, and competitive advantage</w:t>
      </w:r>
      <w:r w:rsidR="00C41BF9" w:rsidRPr="00C41BF9">
        <w:rPr>
          <w:rFonts w:ascii="Gill Sans Nova" w:eastAsia="Calibri" w:hAnsi="Gill Sans Nova" w:cs="Quire Sans"/>
        </w:rPr>
        <w:t>.</w:t>
      </w:r>
    </w:p>
    <w:bookmarkEnd w:id="2"/>
    <w:p w14:paraId="779851A4" w14:textId="382C53DC" w:rsidR="00C41BF9" w:rsidRPr="00C41BF9" w:rsidRDefault="005444EC" w:rsidP="00C41BF9">
      <w:pPr>
        <w:spacing w:line="259" w:lineRule="auto"/>
        <w:jc w:val="both"/>
        <w:rPr>
          <w:rFonts w:ascii="Gill Sans Nova" w:eastAsia="Calibri" w:hAnsi="Gill Sans Nova" w:cs="Quire Sans"/>
        </w:rPr>
      </w:pPr>
      <w:r w:rsidRPr="00C41BF9">
        <w:rPr>
          <w:rFonts w:ascii="Gill Sans Nova" w:eastAsia="Calibri" w:hAnsi="Gill Sans Nova" w:cs="Quire Sans"/>
          <w:noProof/>
        </w:rPr>
        <mc:AlternateContent>
          <mc:Choice Requires="wps">
            <w:drawing>
              <wp:anchor distT="45720" distB="45720" distL="114300" distR="114300" simplePos="0" relativeHeight="251671552" behindDoc="0" locked="0" layoutInCell="1" allowOverlap="1" wp14:anchorId="7717BD5C" wp14:editId="52C8F443">
                <wp:simplePos x="0" y="0"/>
                <wp:positionH relativeFrom="margin">
                  <wp:posOffset>190500</wp:posOffset>
                </wp:positionH>
                <wp:positionV relativeFrom="paragraph">
                  <wp:posOffset>275590</wp:posOffset>
                </wp:positionV>
                <wp:extent cx="5612130" cy="1583690"/>
                <wp:effectExtent l="0" t="0" r="26670" b="16510"/>
                <wp:wrapSquare wrapText="bothSides"/>
                <wp:docPr id="8308833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2130" cy="1583690"/>
                        </a:xfrm>
                        <a:prstGeom prst="rect">
                          <a:avLst/>
                        </a:prstGeom>
                        <a:solidFill>
                          <a:srgbClr val="FFF9DB"/>
                        </a:solidFill>
                        <a:ln w="19050">
                          <a:solidFill>
                            <a:srgbClr val="ED7D31">
                              <a:lumMod val="75000"/>
                            </a:srgbClr>
                          </a:solidFill>
                          <a:miter lim="800000"/>
                          <a:headEnd/>
                          <a:tailEnd/>
                        </a:ln>
                      </wps:spPr>
                      <wps:txbx>
                        <w:txbxContent>
                          <w:p w14:paraId="63AE1B06" w14:textId="77777777" w:rsidR="00C41BF9" w:rsidRPr="006F0048" w:rsidRDefault="00C41BF9" w:rsidP="00C41BF9">
                            <w:pPr>
                              <w:spacing w:after="0" w:line="240" w:lineRule="auto"/>
                              <w:jc w:val="center"/>
                              <w:rPr>
                                <w:rFonts w:ascii="Gill Sans Nova" w:hAnsi="Gill Sans Nova" w:cs="Quire Sans"/>
                                <w:b/>
                                <w:bCs/>
                              </w:rPr>
                            </w:pPr>
                            <w:r w:rsidRPr="006F0048">
                              <w:rPr>
                                <w:rFonts w:ascii="Gill Sans Nova" w:hAnsi="Gill Sans Nova" w:cs="Quire Sans"/>
                                <w:b/>
                                <w:bCs/>
                              </w:rPr>
                              <w:t>Key Points Summary</w:t>
                            </w:r>
                          </w:p>
                          <w:p w14:paraId="294F959D" w14:textId="77777777" w:rsidR="00C41BF9" w:rsidRPr="0009530D" w:rsidRDefault="00C41BF9" w:rsidP="00C41BF9">
                            <w:pPr>
                              <w:spacing w:after="0" w:line="240" w:lineRule="auto"/>
                              <w:rPr>
                                <w:rFonts w:ascii="Gill Sans Nova" w:hAnsi="Gill Sans Nova" w:cs="Quire Sans"/>
                              </w:rPr>
                            </w:pPr>
                            <w:r w:rsidRPr="0009530D">
                              <w:rPr>
                                <w:rFonts w:ascii="Gill Sans Nova" w:hAnsi="Gill Sans Nova" w:cs="Quire Sans"/>
                              </w:rPr>
                              <w:t>Gaining Organizational Buy-In</w:t>
                            </w:r>
                          </w:p>
                          <w:p w14:paraId="6D2B791B" w14:textId="77777777" w:rsidR="00C41BF9" w:rsidRPr="0009530D" w:rsidRDefault="00C41BF9" w:rsidP="00C41BF9">
                            <w:pPr>
                              <w:numPr>
                                <w:ilvl w:val="0"/>
                                <w:numId w:val="22"/>
                              </w:numPr>
                              <w:spacing w:after="0" w:line="240" w:lineRule="auto"/>
                              <w:rPr>
                                <w:rFonts w:ascii="Gill Sans Nova" w:hAnsi="Gill Sans Nova" w:cs="Quire Sans"/>
                              </w:rPr>
                            </w:pPr>
                            <w:r w:rsidRPr="0009530D">
                              <w:rPr>
                                <w:rFonts w:ascii="Gill Sans Nova" w:hAnsi="Gill Sans Nova" w:cs="Quire Sans"/>
                              </w:rPr>
                              <w:t>Leadership Support: Without it, ESG initiatives will fail.</w:t>
                            </w:r>
                          </w:p>
                          <w:p w14:paraId="37D1EF2E" w14:textId="77777777" w:rsidR="00C41BF9" w:rsidRPr="0009530D" w:rsidRDefault="00C41BF9" w:rsidP="00C41BF9">
                            <w:pPr>
                              <w:numPr>
                                <w:ilvl w:val="0"/>
                                <w:numId w:val="22"/>
                              </w:numPr>
                              <w:spacing w:after="0" w:line="240" w:lineRule="auto"/>
                              <w:rPr>
                                <w:rFonts w:ascii="Gill Sans Nova" w:hAnsi="Gill Sans Nova" w:cs="Quire Sans"/>
                              </w:rPr>
                            </w:pPr>
                            <w:r w:rsidRPr="0009530D">
                              <w:rPr>
                                <w:rFonts w:ascii="Gill Sans Nova" w:hAnsi="Gill Sans Nova" w:cs="Quire Sans"/>
                              </w:rPr>
                              <w:t>Align ESG with Business Goals: ESG should not be a separate project but part of the company’s core strategy.</w:t>
                            </w:r>
                          </w:p>
                          <w:p w14:paraId="0BD1809F" w14:textId="77777777" w:rsidR="00C41BF9" w:rsidRPr="0009530D" w:rsidRDefault="00C41BF9" w:rsidP="00C41BF9">
                            <w:pPr>
                              <w:numPr>
                                <w:ilvl w:val="0"/>
                                <w:numId w:val="22"/>
                              </w:numPr>
                              <w:spacing w:after="0" w:line="240" w:lineRule="auto"/>
                              <w:rPr>
                                <w:rFonts w:ascii="Gill Sans Nova" w:hAnsi="Gill Sans Nova" w:cs="Quire Sans"/>
                              </w:rPr>
                            </w:pPr>
                            <w:r w:rsidRPr="0009530D">
                              <w:rPr>
                                <w:rFonts w:ascii="Gill Sans Nova" w:hAnsi="Gill Sans Nova" w:cs="Quire Sans"/>
                              </w:rPr>
                              <w:t>Value Proposition: ESG drives growth, resilience, and long-term competitive advantage.</w:t>
                            </w:r>
                          </w:p>
                          <w:p w14:paraId="7F3FFD1E" w14:textId="77777777" w:rsidR="00C41BF9" w:rsidRPr="0009530D" w:rsidRDefault="00C41BF9" w:rsidP="00C41BF9">
                            <w:pPr>
                              <w:rPr>
                                <w:rFonts w:ascii="Gill Sans Nova" w:hAnsi="Gill Sans Nova" w:cs="Quire San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17BD5C" id="_x0000_s1032" type="#_x0000_t202" style="position:absolute;left:0;text-align:left;margin-left:15pt;margin-top:21.7pt;width:441.9pt;height:124.7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" fillcolor="#fff9db" strokecolor="#c55a11" strokeweight="1.5pt">
                <v:textbox>
                  <w:txbxContent>
                    <w:p w14:paraId="63AE1B06" w14:textId="77777777" w:rsidR="00C41BF9" w:rsidRPr="006F0048" w:rsidRDefault="00C41BF9" w:rsidP="00C41BF9">
                      <w:pPr>
                        <w:spacing w:after="0" w:line="240" w:lineRule="auto"/>
                        <w:jc w:val="center"/>
                        <w:rPr>
                          <w:rFonts w:ascii="Gill Sans Nova" w:hAnsi="Gill Sans Nova" w:cs="Quire Sans"/>
                          <w:b/>
                          <w:bCs/>
                        </w:rPr>
                      </w:pPr>
                      <w:r w:rsidRPr="006F0048">
                        <w:rPr>
                          <w:rFonts w:ascii="Gill Sans Nova" w:hAnsi="Gill Sans Nova" w:cs="Quire Sans"/>
                          <w:b/>
                          <w:bCs/>
                        </w:rPr>
                        <w:t>Key Points Summary</w:t>
                      </w:r>
                    </w:p>
                    <w:p w14:paraId="294F959D" w14:textId="77777777" w:rsidR="00C41BF9" w:rsidRPr="0009530D" w:rsidRDefault="00C41BF9" w:rsidP="00C41BF9">
                      <w:pPr>
                        <w:spacing w:after="0" w:line="240" w:lineRule="auto"/>
                        <w:rPr>
                          <w:rFonts w:ascii="Gill Sans Nova" w:hAnsi="Gill Sans Nova" w:cs="Quire Sans"/>
                        </w:rPr>
                      </w:pPr>
                      <w:r w:rsidRPr="0009530D">
                        <w:rPr>
                          <w:rFonts w:ascii="Gill Sans Nova" w:hAnsi="Gill Sans Nova" w:cs="Quire Sans"/>
                        </w:rPr>
                        <w:t>Gaining Organizational Buy-In</w:t>
                      </w:r>
                    </w:p>
                    <w:p w14:paraId="6D2B791B" w14:textId="77777777" w:rsidR="00C41BF9" w:rsidRPr="0009530D" w:rsidRDefault="00C41BF9" w:rsidP="00C41BF9">
                      <w:pPr>
                        <w:numPr>
                          <w:ilvl w:val="0"/>
                          <w:numId w:val="22"/>
                        </w:numPr>
                        <w:spacing w:after="0" w:line="240" w:lineRule="auto"/>
                        <w:rPr>
                          <w:rFonts w:ascii="Gill Sans Nova" w:hAnsi="Gill Sans Nova" w:cs="Quire Sans"/>
                        </w:rPr>
                      </w:pPr>
                      <w:r w:rsidRPr="0009530D">
                        <w:rPr>
                          <w:rFonts w:ascii="Gill Sans Nova" w:hAnsi="Gill Sans Nova" w:cs="Quire Sans"/>
                        </w:rPr>
                        <w:t>Leadership Support: Without it, ESG initiatives will fail.</w:t>
                      </w:r>
                    </w:p>
                    <w:p w14:paraId="37D1EF2E" w14:textId="77777777" w:rsidR="00C41BF9" w:rsidRPr="0009530D" w:rsidRDefault="00C41BF9" w:rsidP="00C41BF9">
                      <w:pPr>
                        <w:numPr>
                          <w:ilvl w:val="0"/>
                          <w:numId w:val="22"/>
                        </w:numPr>
                        <w:spacing w:after="0" w:line="240" w:lineRule="auto"/>
                        <w:rPr>
                          <w:rFonts w:ascii="Gill Sans Nova" w:hAnsi="Gill Sans Nova" w:cs="Quire Sans"/>
                        </w:rPr>
                      </w:pPr>
                      <w:r w:rsidRPr="0009530D">
                        <w:rPr>
                          <w:rFonts w:ascii="Gill Sans Nova" w:hAnsi="Gill Sans Nova" w:cs="Quire Sans"/>
                        </w:rPr>
                        <w:t>Align ESG with Business Goals: ESG should not be a separate project but part of the company’s core strategy.</w:t>
                      </w:r>
                    </w:p>
                    <w:p w14:paraId="0BD1809F" w14:textId="77777777" w:rsidR="00C41BF9" w:rsidRPr="0009530D" w:rsidRDefault="00C41BF9" w:rsidP="00C41BF9">
                      <w:pPr>
                        <w:numPr>
                          <w:ilvl w:val="0"/>
                          <w:numId w:val="22"/>
                        </w:numPr>
                        <w:spacing w:after="0" w:line="240" w:lineRule="auto"/>
                        <w:rPr>
                          <w:rFonts w:ascii="Gill Sans Nova" w:hAnsi="Gill Sans Nova" w:cs="Quire Sans"/>
                        </w:rPr>
                      </w:pPr>
                      <w:r w:rsidRPr="0009530D">
                        <w:rPr>
                          <w:rFonts w:ascii="Gill Sans Nova" w:hAnsi="Gill Sans Nova" w:cs="Quire Sans"/>
                        </w:rPr>
                        <w:t>Value Proposition: ESG drives growth, resilience, and long-term competitive advantage.</w:t>
                      </w:r>
                    </w:p>
                    <w:p w14:paraId="7F3FFD1E" w14:textId="77777777" w:rsidR="00C41BF9" w:rsidRPr="0009530D" w:rsidRDefault="00C41BF9" w:rsidP="00C41BF9">
                      <w:pPr>
                        <w:rPr>
                          <w:rFonts w:ascii="Gill Sans Nova" w:hAnsi="Gill Sans Nova" w:cs="Quire Sans"/>
                        </w:rPr>
                      </w:pPr>
                    </w:p>
                  </w:txbxContent>
                </v:textbox>
                <w10:wrap type="square" anchorx="margin"/>
              </v:shape>
            </w:pict>
          </mc:Fallback>
        </mc:AlternateContent>
      </w:r>
    </w:p>
    <w:p w14:paraId="2980E91B" w14:textId="5034900D" w:rsidR="00C41BF9" w:rsidRPr="00C41BF9" w:rsidRDefault="00C41BF9" w:rsidP="00C41BF9">
      <w:pPr>
        <w:spacing w:line="259" w:lineRule="auto"/>
        <w:jc w:val="both"/>
        <w:rPr>
          <w:rFonts w:ascii="Gill Sans Nova" w:eastAsia="Calibri" w:hAnsi="Gill Sans Nova" w:cs="Quire Sans"/>
        </w:rPr>
      </w:pPr>
    </w:p>
    <w:p w14:paraId="517B7345" w14:textId="77777777" w:rsidR="00C41BF9" w:rsidRPr="00C41BF9" w:rsidRDefault="00C41BF9" w:rsidP="00C41BF9">
      <w:pPr>
        <w:keepNext/>
        <w:keepLines/>
        <w:spacing w:before="80" w:after="40" w:line="259" w:lineRule="auto"/>
        <w:jc w:val="both"/>
        <w:outlineLvl w:val="3"/>
        <w:rPr>
          <w:rFonts w:ascii="Gill Sans Nova" w:eastAsia="Times New Roman" w:hAnsi="Gill Sans Nova" w:cs="Quire Sans"/>
          <w:i/>
          <w:iCs/>
          <w:color w:val="2F5496"/>
        </w:rPr>
      </w:pPr>
      <w:r w:rsidRPr="00C41BF9">
        <w:rPr>
          <w:rFonts w:ascii="Gill Sans Nova" w:eastAsia="Times New Roman" w:hAnsi="Gill Sans Nova" w:cs="Quire Sans"/>
          <w:i/>
          <w:iCs/>
          <w:color w:val="2F5496"/>
        </w:rPr>
        <w:lastRenderedPageBreak/>
        <w:t>1.3.1 Forming an Internal ESG Development Team</w:t>
      </w:r>
    </w:p>
    <w:p w14:paraId="4BD3BAD5" w14:textId="739B64F1" w:rsidR="00331424" w:rsidRPr="00C41BF9" w:rsidRDefault="00C41BF9" w:rsidP="00C41BF9">
      <w:pPr>
        <w:spacing w:line="259" w:lineRule="auto"/>
        <w:jc w:val="both"/>
        <w:rPr>
          <w:rFonts w:ascii="Gill Sans Nova" w:eastAsia="Calibri" w:hAnsi="Gill Sans Nova" w:cs="Quire Sans"/>
        </w:rPr>
      </w:pPr>
      <w:r w:rsidRPr="00C41BF9">
        <w:rPr>
          <w:rFonts w:ascii="Gill Sans Nova" w:eastAsia="Calibri" w:hAnsi="Gill Sans Nova" w:cs="Quire Sans"/>
        </w:rPr>
        <w:t xml:space="preserve">One option is to develop the ESG strategy </w:t>
      </w:r>
      <w:r w:rsidRPr="00C41BF9">
        <w:rPr>
          <w:rFonts w:ascii="Gill Sans Nova" w:eastAsia="Calibri" w:hAnsi="Gill Sans Nova" w:cs="Quire Sans"/>
          <w:b/>
          <w:bCs/>
        </w:rPr>
        <w:t>internally</w:t>
      </w:r>
      <w:r w:rsidRPr="00C41BF9">
        <w:rPr>
          <w:rFonts w:ascii="Gill Sans Nova" w:eastAsia="Calibri" w:hAnsi="Gill Sans Nova" w:cs="Quire Sans"/>
        </w:rPr>
        <w:t xml:space="preserve"> by forming a cross-functional team with representation from key departments. This internal team will create a strategy that reflects the organisation’s unique needs and culture, while drawing on expertise from across departments.</w:t>
      </w:r>
    </w:p>
    <w:p w14:paraId="4F39E952" w14:textId="77777777" w:rsidR="00C41BF9" w:rsidRPr="00C41BF9" w:rsidRDefault="00C41BF9" w:rsidP="00C41BF9">
      <w:pPr>
        <w:spacing w:line="259" w:lineRule="auto"/>
        <w:jc w:val="both"/>
        <w:rPr>
          <w:rFonts w:ascii="Gill Sans Nova" w:eastAsia="Calibri" w:hAnsi="Gill Sans Nova" w:cs="Quire Sans"/>
          <w:b/>
          <w:bCs/>
        </w:rPr>
      </w:pPr>
      <w:r w:rsidRPr="00C41BF9">
        <w:rPr>
          <w:rFonts w:ascii="Gill Sans Nova" w:eastAsia="Calibri" w:hAnsi="Gill Sans Nova" w:cs="Quire Sans"/>
          <w:b/>
          <w:bCs/>
        </w:rPr>
        <w:t>Steps for Forming an Internal ESG Development Team:</w:t>
      </w:r>
    </w:p>
    <w:p w14:paraId="7BB8E193" w14:textId="77777777" w:rsidR="00C41BF9" w:rsidRPr="00C41BF9" w:rsidRDefault="00C41BF9" w:rsidP="00C41BF9">
      <w:pPr>
        <w:numPr>
          <w:ilvl w:val="0"/>
          <w:numId w:val="4"/>
        </w:numPr>
        <w:spacing w:line="259" w:lineRule="auto"/>
        <w:ind w:left="360"/>
        <w:jc w:val="both"/>
        <w:rPr>
          <w:rFonts w:ascii="Gill Sans Nova" w:eastAsia="Calibri" w:hAnsi="Gill Sans Nova" w:cs="Quire Sans"/>
        </w:rPr>
      </w:pPr>
      <w:r w:rsidRPr="00C41BF9">
        <w:rPr>
          <w:rFonts w:ascii="Gill Sans Nova" w:eastAsia="Calibri" w:hAnsi="Gill Sans Nova" w:cs="Quire Sans"/>
          <w:b/>
          <w:bCs/>
        </w:rPr>
        <w:t>Identify Key Departments for Representation</w:t>
      </w:r>
      <w:r w:rsidRPr="00C41BF9">
        <w:rPr>
          <w:rFonts w:ascii="Gill Sans Nova" w:eastAsia="Calibri" w:hAnsi="Gill Sans Nova" w:cs="Quire Sans"/>
        </w:rPr>
        <w:t xml:space="preserve">: </w:t>
      </w:r>
    </w:p>
    <w:p w14:paraId="7EB2CF17" w14:textId="77777777" w:rsidR="00C41BF9" w:rsidRPr="00C41BF9" w:rsidRDefault="00C41BF9" w:rsidP="00C41BF9">
      <w:pPr>
        <w:spacing w:after="0" w:line="240" w:lineRule="auto"/>
        <w:jc w:val="both"/>
        <w:rPr>
          <w:rFonts w:ascii="Gill Sans Nova" w:eastAsia="Calibri" w:hAnsi="Gill Sans Nova" w:cs="Quire Sans"/>
        </w:rPr>
      </w:pPr>
      <w:r w:rsidRPr="00C41BF9">
        <w:rPr>
          <w:rFonts w:ascii="Gill Sans Nova" w:eastAsia="Calibri" w:hAnsi="Gill Sans Nova" w:cs="Quire Sans"/>
        </w:rPr>
        <w:t>It is essential to involve critical departments that will directly or indirectly influence ESG initiatives. These include:</w:t>
      </w:r>
    </w:p>
    <w:p w14:paraId="2CBFADF4" w14:textId="77777777" w:rsidR="00C41BF9" w:rsidRPr="00C41BF9" w:rsidRDefault="00C41BF9" w:rsidP="00C41BF9">
      <w:pPr>
        <w:spacing w:after="0" w:line="240" w:lineRule="auto"/>
        <w:ind w:left="360"/>
        <w:contextualSpacing/>
        <w:jc w:val="both"/>
        <w:rPr>
          <w:rFonts w:ascii="Gill Sans Nova" w:eastAsia="Calibri" w:hAnsi="Gill Sans Nova" w:cs="Quire Sans"/>
          <w:b/>
          <w:bCs/>
        </w:rPr>
      </w:pPr>
    </w:p>
    <w:p w14:paraId="50812236" w14:textId="77777777" w:rsidR="00C41BF9" w:rsidRPr="00C41BF9" w:rsidRDefault="00C41BF9" w:rsidP="00C41BF9">
      <w:pPr>
        <w:numPr>
          <w:ilvl w:val="0"/>
          <w:numId w:val="21"/>
        </w:numPr>
        <w:spacing w:after="0" w:line="276" w:lineRule="auto"/>
        <w:contextualSpacing/>
        <w:jc w:val="both"/>
        <w:rPr>
          <w:rFonts w:ascii="Gill Sans Nova" w:eastAsia="Calibri" w:hAnsi="Gill Sans Nova" w:cs="Quire Sans"/>
        </w:rPr>
      </w:pPr>
      <w:r w:rsidRPr="00C41BF9">
        <w:rPr>
          <w:rFonts w:ascii="Gill Sans Nova" w:eastAsia="Calibri" w:hAnsi="Gill Sans Nova" w:cs="Quire Sans"/>
          <w:b/>
          <w:bCs/>
        </w:rPr>
        <w:t>Operation</w:t>
      </w:r>
      <w:r w:rsidRPr="00C41BF9">
        <w:rPr>
          <w:rFonts w:ascii="Gill Sans Nova" w:eastAsia="Calibri" w:hAnsi="Gill Sans Nova" w:cs="Quire Sans"/>
        </w:rPr>
        <w:t>s – to understand environmental impacts and energy use.</w:t>
      </w:r>
    </w:p>
    <w:p w14:paraId="050A50C8" w14:textId="77777777" w:rsidR="00C41BF9" w:rsidRPr="00C41BF9" w:rsidRDefault="00C41BF9" w:rsidP="00C41BF9">
      <w:pPr>
        <w:numPr>
          <w:ilvl w:val="0"/>
          <w:numId w:val="21"/>
        </w:numPr>
        <w:spacing w:after="0" w:line="276" w:lineRule="auto"/>
        <w:contextualSpacing/>
        <w:jc w:val="both"/>
        <w:rPr>
          <w:rFonts w:ascii="Gill Sans Nova" w:eastAsia="Calibri" w:hAnsi="Gill Sans Nova" w:cs="Quire Sans"/>
        </w:rPr>
      </w:pPr>
      <w:r w:rsidRPr="00C41BF9">
        <w:rPr>
          <w:rFonts w:ascii="Gill Sans Nova" w:eastAsia="Calibri" w:hAnsi="Gill Sans Nova" w:cs="Quire Sans"/>
          <w:b/>
          <w:bCs/>
        </w:rPr>
        <w:t>Finance</w:t>
      </w:r>
      <w:r w:rsidRPr="00C41BF9">
        <w:rPr>
          <w:rFonts w:ascii="Gill Sans Nova" w:eastAsia="Calibri" w:hAnsi="Gill Sans Nova" w:cs="Quire Sans"/>
        </w:rPr>
        <w:t xml:space="preserve"> – to evaluate financial implications, budget requirements, and potential cost-saving opportunities related to ESG.</w:t>
      </w:r>
    </w:p>
    <w:p w14:paraId="77C9AFFE" w14:textId="77777777" w:rsidR="00C41BF9" w:rsidRPr="00C41BF9" w:rsidRDefault="00C41BF9" w:rsidP="00C41BF9">
      <w:pPr>
        <w:numPr>
          <w:ilvl w:val="0"/>
          <w:numId w:val="21"/>
        </w:numPr>
        <w:spacing w:after="0" w:line="276" w:lineRule="auto"/>
        <w:contextualSpacing/>
        <w:jc w:val="both"/>
        <w:rPr>
          <w:rFonts w:ascii="Gill Sans Nova" w:eastAsia="Calibri" w:hAnsi="Gill Sans Nova" w:cs="Quire Sans"/>
        </w:rPr>
      </w:pPr>
      <w:r w:rsidRPr="00C41BF9">
        <w:rPr>
          <w:rFonts w:ascii="Gill Sans Nova" w:eastAsia="Calibri" w:hAnsi="Gill Sans Nova" w:cs="Quire Sans"/>
          <w:b/>
          <w:bCs/>
        </w:rPr>
        <w:t>HR</w:t>
      </w:r>
      <w:r w:rsidRPr="00C41BF9">
        <w:rPr>
          <w:rFonts w:ascii="Gill Sans Nova" w:eastAsia="Calibri" w:hAnsi="Gill Sans Nova" w:cs="Quire Sans"/>
        </w:rPr>
        <w:t xml:space="preserve"> – to ensure employee well-being, and that diversity and inclusion policies align with ESG goals.</w:t>
      </w:r>
    </w:p>
    <w:p w14:paraId="0F718AFA" w14:textId="77777777" w:rsidR="00C41BF9" w:rsidRPr="00C41BF9" w:rsidRDefault="00C41BF9" w:rsidP="00C41BF9">
      <w:pPr>
        <w:numPr>
          <w:ilvl w:val="0"/>
          <w:numId w:val="21"/>
        </w:numPr>
        <w:spacing w:after="0" w:line="276" w:lineRule="auto"/>
        <w:contextualSpacing/>
        <w:jc w:val="both"/>
        <w:rPr>
          <w:rFonts w:ascii="Gill Sans Nova" w:eastAsia="Calibri" w:hAnsi="Gill Sans Nova" w:cs="Quire Sans"/>
        </w:rPr>
      </w:pPr>
      <w:r w:rsidRPr="00C41BF9">
        <w:rPr>
          <w:rFonts w:ascii="Gill Sans Nova" w:eastAsia="Calibri" w:hAnsi="Gill Sans Nova" w:cs="Quire Sans"/>
          <w:b/>
          <w:bCs/>
        </w:rPr>
        <w:t>Legal</w:t>
      </w:r>
      <w:r w:rsidRPr="00C41BF9">
        <w:rPr>
          <w:rFonts w:ascii="Gill Sans Nova" w:eastAsia="Calibri" w:hAnsi="Gill Sans Nova" w:cs="Quire Sans"/>
        </w:rPr>
        <w:t xml:space="preserve"> – to navigate compliance, ensure adherence to regulations, and mitigate risk.</w:t>
      </w:r>
    </w:p>
    <w:p w14:paraId="11ED5B49" w14:textId="77777777" w:rsidR="00C41BF9" w:rsidRPr="00C41BF9" w:rsidRDefault="00C41BF9" w:rsidP="00C41BF9">
      <w:pPr>
        <w:numPr>
          <w:ilvl w:val="0"/>
          <w:numId w:val="21"/>
        </w:numPr>
        <w:spacing w:after="0" w:line="276" w:lineRule="auto"/>
        <w:contextualSpacing/>
        <w:jc w:val="both"/>
        <w:rPr>
          <w:rFonts w:ascii="Gill Sans Nova" w:eastAsia="Calibri" w:hAnsi="Gill Sans Nova" w:cs="Quire Sans"/>
        </w:rPr>
      </w:pPr>
      <w:r w:rsidRPr="00C41BF9">
        <w:rPr>
          <w:rFonts w:ascii="Gill Sans Nova" w:eastAsia="Calibri" w:hAnsi="Gill Sans Nova" w:cs="Quire Sans"/>
          <w:b/>
          <w:bCs/>
        </w:rPr>
        <w:t>Procurement</w:t>
      </w:r>
      <w:r w:rsidRPr="00C41BF9">
        <w:rPr>
          <w:rFonts w:ascii="Gill Sans Nova" w:eastAsia="Calibri" w:hAnsi="Gill Sans Nova" w:cs="Quire Sans"/>
        </w:rPr>
        <w:t xml:space="preserve"> – to assess and ensure sustainable supply chain practices, such as ethical sourcing and minimising environmental impact.</w:t>
      </w:r>
    </w:p>
    <w:p w14:paraId="59D3B76A" w14:textId="77777777" w:rsidR="00C41BF9" w:rsidRPr="00C41BF9" w:rsidRDefault="00C41BF9" w:rsidP="00C41BF9">
      <w:pPr>
        <w:numPr>
          <w:ilvl w:val="0"/>
          <w:numId w:val="4"/>
        </w:numPr>
        <w:spacing w:line="259" w:lineRule="auto"/>
        <w:ind w:left="360"/>
        <w:jc w:val="both"/>
        <w:rPr>
          <w:rFonts w:ascii="Gill Sans Nova" w:eastAsia="Calibri" w:hAnsi="Gill Sans Nova" w:cs="Quire Sans"/>
          <w:b/>
          <w:bCs/>
        </w:rPr>
      </w:pPr>
      <w:r w:rsidRPr="00C41BF9">
        <w:rPr>
          <w:rFonts w:ascii="Gill Sans Nova" w:eastAsia="Calibri" w:hAnsi="Gill Sans Nova" w:cs="Quire Sans"/>
          <w:b/>
          <w:bCs/>
        </w:rPr>
        <w:t>Appoint an ESG Champion or Leader:</w:t>
      </w:r>
    </w:p>
    <w:p w14:paraId="2A304AAE" w14:textId="77777777" w:rsidR="00C41BF9" w:rsidRPr="00C41BF9" w:rsidRDefault="00C41BF9" w:rsidP="00C41BF9">
      <w:pPr>
        <w:spacing w:line="259" w:lineRule="auto"/>
        <w:ind w:left="360"/>
        <w:jc w:val="both"/>
        <w:rPr>
          <w:rFonts w:ascii="Gill Sans Nova" w:eastAsia="Calibri" w:hAnsi="Gill Sans Nova" w:cs="Quire Sans"/>
        </w:rPr>
      </w:pPr>
      <w:r w:rsidRPr="00C41BF9">
        <w:rPr>
          <w:rFonts w:ascii="Gill Sans Nova" w:eastAsia="Calibri" w:hAnsi="Gill Sans Nova" w:cs="Quire Sans"/>
        </w:rPr>
        <w:t>This individual will lead the team and ensure ESG remains a priority. The ESG champion should be capable of driving decisions and aligning ESG with the company’s overall corporate strategy.</w:t>
      </w:r>
    </w:p>
    <w:p w14:paraId="19ADC1A4" w14:textId="77777777" w:rsidR="00C41BF9" w:rsidRPr="00C41BF9" w:rsidRDefault="00C41BF9" w:rsidP="00C41BF9">
      <w:pPr>
        <w:numPr>
          <w:ilvl w:val="0"/>
          <w:numId w:val="4"/>
        </w:numPr>
        <w:spacing w:line="259" w:lineRule="auto"/>
        <w:ind w:left="360"/>
        <w:contextualSpacing/>
        <w:rPr>
          <w:rFonts w:ascii="Gill Sans Nova" w:eastAsia="Calibri" w:hAnsi="Gill Sans Nova" w:cs="Quire Sans"/>
          <w:b/>
          <w:bCs/>
        </w:rPr>
      </w:pPr>
      <w:r w:rsidRPr="00C41BF9">
        <w:rPr>
          <w:rFonts w:ascii="Gill Sans Nova" w:eastAsia="Calibri" w:hAnsi="Gill Sans Nova" w:cs="Quire Sans"/>
          <w:b/>
          <w:bCs/>
        </w:rPr>
        <w:t>Define Team Objectives and Deliverables:</w:t>
      </w:r>
    </w:p>
    <w:p w14:paraId="39EA6E8B" w14:textId="77777777" w:rsidR="00C41BF9" w:rsidRPr="00C41BF9" w:rsidRDefault="00C41BF9" w:rsidP="00C41BF9">
      <w:pPr>
        <w:spacing w:line="259" w:lineRule="auto"/>
        <w:ind w:left="360"/>
        <w:jc w:val="both"/>
        <w:rPr>
          <w:rFonts w:ascii="Gill Sans Nova" w:eastAsia="Calibri" w:hAnsi="Gill Sans Nova" w:cs="Quire Sans"/>
          <w:sz w:val="22"/>
          <w:szCs w:val="22"/>
        </w:rPr>
      </w:pPr>
      <w:r w:rsidRPr="00C41BF9">
        <w:rPr>
          <w:rFonts w:ascii="Gill Sans Nova" w:eastAsia="Calibri" w:hAnsi="Gill Sans Nova" w:cs="Quire Sans"/>
          <w:sz w:val="22"/>
          <w:szCs w:val="22"/>
        </w:rPr>
        <w:t xml:space="preserve">The team should clearly outline what it intends to achieve, such as </w:t>
      </w:r>
      <w:r w:rsidRPr="00C41BF9">
        <w:rPr>
          <w:rFonts w:ascii="Gill Sans Nova" w:eastAsia="Calibri" w:hAnsi="Gill Sans Nova" w:cs="Quire Sans"/>
          <w:b/>
          <w:bCs/>
          <w:sz w:val="22"/>
          <w:szCs w:val="22"/>
        </w:rPr>
        <w:t>identifying ESG priorities,</w:t>
      </w:r>
      <w:r w:rsidRPr="00C41BF9">
        <w:rPr>
          <w:rFonts w:ascii="Gill Sans Nova" w:eastAsia="Calibri" w:hAnsi="Gill Sans Nova" w:cs="Quire Sans"/>
          <w:sz w:val="22"/>
          <w:szCs w:val="22"/>
        </w:rPr>
        <w:t xml:space="preserve"> </w:t>
      </w:r>
      <w:r w:rsidRPr="00C41BF9">
        <w:rPr>
          <w:rFonts w:ascii="Gill Sans Nova" w:eastAsia="Calibri" w:hAnsi="Gill Sans Nova" w:cs="Quire Sans"/>
          <w:b/>
          <w:bCs/>
          <w:sz w:val="22"/>
          <w:szCs w:val="22"/>
        </w:rPr>
        <w:t>conducting initial assessments</w:t>
      </w:r>
      <w:r w:rsidRPr="00C41BF9">
        <w:rPr>
          <w:rFonts w:ascii="Gill Sans Nova" w:eastAsia="Calibri" w:hAnsi="Gill Sans Nova" w:cs="Quire Sans"/>
          <w:sz w:val="22"/>
          <w:szCs w:val="22"/>
        </w:rPr>
        <w:t xml:space="preserve">, and </w:t>
      </w:r>
      <w:r w:rsidRPr="00C41BF9">
        <w:rPr>
          <w:rFonts w:ascii="Gill Sans Nova" w:eastAsia="Calibri" w:hAnsi="Gill Sans Nova" w:cs="Quire Sans"/>
          <w:b/>
          <w:bCs/>
          <w:sz w:val="22"/>
          <w:szCs w:val="22"/>
        </w:rPr>
        <w:t>developing a timeline for strategic implementation</w:t>
      </w:r>
      <w:r w:rsidRPr="00C41BF9">
        <w:rPr>
          <w:rFonts w:ascii="Gill Sans Nova" w:eastAsia="Calibri" w:hAnsi="Gill Sans Nova" w:cs="Quire Sans"/>
          <w:sz w:val="22"/>
          <w:szCs w:val="22"/>
        </w:rPr>
        <w:t>.</w:t>
      </w:r>
    </w:p>
    <w:p w14:paraId="719FACA6" w14:textId="77777777" w:rsidR="00C41BF9" w:rsidRPr="00C41BF9" w:rsidRDefault="00C41BF9" w:rsidP="00C41BF9">
      <w:pPr>
        <w:numPr>
          <w:ilvl w:val="0"/>
          <w:numId w:val="4"/>
        </w:numPr>
        <w:spacing w:line="259" w:lineRule="auto"/>
        <w:ind w:left="360"/>
        <w:contextualSpacing/>
        <w:jc w:val="both"/>
        <w:rPr>
          <w:rFonts w:ascii="Gill Sans Nova" w:eastAsia="Calibri" w:hAnsi="Gill Sans Nova" w:cs="Quire Sans"/>
          <w:b/>
          <w:bCs/>
        </w:rPr>
      </w:pPr>
      <w:r w:rsidRPr="00C41BF9">
        <w:rPr>
          <w:rFonts w:ascii="Gill Sans Nova" w:eastAsia="Calibri" w:hAnsi="Gill Sans Nova" w:cs="Quire Sans"/>
          <w:b/>
          <w:bCs/>
        </w:rPr>
        <w:t>Engage with Broader Teams:</w:t>
      </w:r>
    </w:p>
    <w:p w14:paraId="15AF5A90" w14:textId="77777777" w:rsidR="00C41BF9" w:rsidRPr="00C41BF9" w:rsidRDefault="00C41BF9" w:rsidP="00C41BF9">
      <w:pPr>
        <w:spacing w:line="259" w:lineRule="auto"/>
        <w:ind w:left="360"/>
        <w:jc w:val="both"/>
        <w:rPr>
          <w:rFonts w:ascii="Gill Sans Nova" w:eastAsia="Calibri" w:hAnsi="Gill Sans Nova" w:cs="Quire Sans"/>
          <w:sz w:val="22"/>
          <w:szCs w:val="22"/>
        </w:rPr>
      </w:pPr>
      <w:r w:rsidRPr="00C41BF9">
        <w:rPr>
          <w:rFonts w:ascii="Gill Sans Nova" w:eastAsia="Calibri" w:hAnsi="Gill Sans Nova" w:cs="Quire Sans"/>
          <w:sz w:val="22"/>
          <w:szCs w:val="22"/>
        </w:rPr>
        <w:t>Encourage collaboration beyond the core team by involving other departments or establishing a wider network of ESG advocates across different business units. This helps embed ESG values throughout the company culture.</w:t>
      </w:r>
    </w:p>
    <w:p w14:paraId="0331FC57" w14:textId="77777777" w:rsidR="00C41BF9" w:rsidRPr="00C41BF9" w:rsidRDefault="00C41BF9" w:rsidP="00C41BF9">
      <w:pPr>
        <w:keepNext/>
        <w:keepLines/>
        <w:spacing w:before="80" w:after="40" w:line="259" w:lineRule="auto"/>
        <w:jc w:val="both"/>
        <w:outlineLvl w:val="3"/>
        <w:rPr>
          <w:rFonts w:ascii="Gill Sans Nova" w:eastAsia="Times New Roman" w:hAnsi="Gill Sans Nova" w:cs="Quire Sans"/>
          <w:i/>
          <w:iCs/>
          <w:color w:val="2F5496"/>
        </w:rPr>
      </w:pPr>
      <w:r w:rsidRPr="00C41BF9">
        <w:rPr>
          <w:rFonts w:ascii="Gill Sans Nova" w:eastAsia="Times New Roman" w:hAnsi="Gill Sans Nova" w:cs="Quire Sans"/>
          <w:i/>
          <w:iCs/>
          <w:color w:val="2F5496"/>
        </w:rPr>
        <w:t>1.3.2 Hiring External Consultants for ESG Strategy Development</w:t>
      </w:r>
    </w:p>
    <w:p w14:paraId="2FAA47A9" w14:textId="77777777" w:rsidR="00C41BF9" w:rsidRPr="00C41BF9" w:rsidRDefault="00C41BF9" w:rsidP="00C41BF9">
      <w:pPr>
        <w:spacing w:line="259" w:lineRule="auto"/>
        <w:jc w:val="both"/>
        <w:rPr>
          <w:rFonts w:ascii="Gill Sans Nova" w:eastAsia="Calibri" w:hAnsi="Gill Sans Nova" w:cs="Quire Sans"/>
        </w:rPr>
      </w:pPr>
      <w:r w:rsidRPr="00C41BF9">
        <w:rPr>
          <w:rFonts w:ascii="Gill Sans Nova" w:eastAsia="Calibri" w:hAnsi="Gill Sans Nova" w:cs="Quire Sans"/>
        </w:rPr>
        <w:t>Hiring external consultants may be the best option if the organisation lacks internal expertise or capacity. They bring specialised knowledge of ESG trends, regulatory requirements, and best practices, supporting companies in designing a robust, scalable strategy.</w:t>
      </w:r>
    </w:p>
    <w:p w14:paraId="4C224C97" w14:textId="77777777" w:rsidR="00C95244" w:rsidRDefault="00C95244">
      <w:pPr>
        <w:rPr>
          <w:rFonts w:ascii="Gill Sans Nova" w:eastAsia="Calibri" w:hAnsi="Gill Sans Nova" w:cs="Quire Sans"/>
          <w:b/>
          <w:bCs/>
        </w:rPr>
      </w:pPr>
      <w:r>
        <w:rPr>
          <w:rFonts w:ascii="Gill Sans Nova" w:eastAsia="Calibri" w:hAnsi="Gill Sans Nova" w:cs="Quire Sans"/>
          <w:b/>
          <w:bCs/>
        </w:rPr>
        <w:br w:type="page"/>
      </w:r>
    </w:p>
    <w:p w14:paraId="328BDEC3" w14:textId="3049C2E1" w:rsidR="00C41BF9" w:rsidRPr="00C41BF9" w:rsidRDefault="00AE34AB" w:rsidP="00C41BF9">
      <w:pPr>
        <w:spacing w:line="259" w:lineRule="auto"/>
        <w:rPr>
          <w:rFonts w:ascii="Gill Sans Nova" w:eastAsia="Calibri" w:hAnsi="Gill Sans Nova" w:cs="Quire Sans"/>
          <w:b/>
          <w:bCs/>
        </w:rPr>
      </w:pPr>
      <w:r>
        <w:rPr>
          <w:rFonts w:ascii="Gill Sans Nova" w:eastAsia="Calibri" w:hAnsi="Gill Sans Nova" w:cs="Quire Sans"/>
          <w:noProof/>
          <w:sz w:val="22"/>
          <w:szCs w:val="22"/>
        </w:rPr>
        <w:lastRenderedPageBreak/>
        <mc:AlternateContent>
          <mc:Choice Requires="wps">
            <w:drawing>
              <wp:anchor distT="0" distB="0" distL="114300" distR="114300" simplePos="0" relativeHeight="251721728" behindDoc="0" locked="0" layoutInCell="1" allowOverlap="1" wp14:anchorId="2FE6488F" wp14:editId="1988FD6A">
                <wp:simplePos x="0" y="0"/>
                <wp:positionH relativeFrom="margin">
                  <wp:posOffset>2126512</wp:posOffset>
                </wp:positionH>
                <wp:positionV relativeFrom="paragraph">
                  <wp:posOffset>669851</wp:posOffset>
                </wp:positionV>
                <wp:extent cx="1360805" cy="839972"/>
                <wp:effectExtent l="0" t="0" r="10795" b="132080"/>
                <wp:wrapNone/>
                <wp:docPr id="713286795" name="Speech Bubble: Rectangle with Corners Rounded 30"/>
                <wp:cNvGraphicFramePr/>
                <a:graphic xmlns:a="http://schemas.openxmlformats.org/drawingml/2006/main">
                  <a:graphicData uri="http://schemas.microsoft.com/office/word/2010/wordprocessingShape">
                    <wps:wsp>
                      <wps:cNvSpPr/>
                      <wps:spPr>
                        <a:xfrm>
                          <a:off x="0" y="0"/>
                          <a:ext cx="1360805" cy="839972"/>
                        </a:xfrm>
                        <a:prstGeom prst="wedgeRoundRectCallou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928736A" w14:textId="5F6434A1" w:rsidR="00027953" w:rsidRDefault="00331424" w:rsidP="00027953">
                            <w:pPr>
                              <w:jc w:val="center"/>
                            </w:pPr>
                            <w:r w:rsidRPr="00331424">
                              <w:rPr>
                                <w:rFonts w:ascii="Gill Sans Nova" w:eastAsia="Calibri" w:hAnsi="Gill Sans Nova" w:cs="Quire Sans"/>
                              </w:rPr>
                              <w:drawing>
                                <wp:inline distT="0" distB="0" distL="0" distR="0" wp14:anchorId="5F9AD111" wp14:editId="7C412745">
                                  <wp:extent cx="461176" cy="461176"/>
                                  <wp:effectExtent l="0" t="0" r="0" b="0"/>
                                  <wp:docPr id="419216706"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16706" name="Picture 1" descr="A black background with a black square&#10;&#10;AI-generated content may be incorrect."/>
                                          <pic:cNvPicPr/>
                                        </pic:nvPicPr>
                                        <pic:blipFill>
                                          <a:blip r:embed="rId16"/>
                                          <a:stretch>
                                            <a:fillRect/>
                                          </a:stretch>
                                        </pic:blipFill>
                                        <pic:spPr>
                                          <a:xfrm>
                                            <a:off x="0" y="0"/>
                                            <a:ext cx="474735" cy="4747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E6488F"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30" o:spid="_x0000_s1033" type="#_x0000_t62" style="position:absolute;margin-left:167.45pt;margin-top:52.75pt;width:107.15pt;height:66.15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" adj="6300,24300" fillcolor="white [3212]" strokecolor="#09101d [484]" strokeweight="1pt">
                <v:textbox>
                  <w:txbxContent>
                    <w:p w14:paraId="1928736A" w14:textId="5F6434A1" w:rsidR="00027953" w:rsidRDefault="00331424" w:rsidP="00027953">
                      <w:pPr>
                        <w:jc w:val="center"/>
                      </w:pPr>
                      <w:r w:rsidRPr="00331424">
                        <w:rPr>
                          <w:rFonts w:ascii="Gill Sans Nova" w:eastAsia="Calibri" w:hAnsi="Gill Sans Nova" w:cs="Quire Sans"/>
                        </w:rPr>
                        <w:drawing>
                          <wp:inline distT="0" distB="0" distL="0" distR="0" wp14:anchorId="5F9AD111" wp14:editId="7C412745">
                            <wp:extent cx="461176" cy="461176"/>
                            <wp:effectExtent l="0" t="0" r="0" b="0"/>
                            <wp:docPr id="419216706"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16706" name="Picture 1" descr="A black background with a black square&#10;&#10;AI-generated content may be incorrect."/>
                                    <pic:cNvPicPr/>
                                  </pic:nvPicPr>
                                  <pic:blipFill>
                                    <a:blip r:embed="rId16"/>
                                    <a:stretch>
                                      <a:fillRect/>
                                    </a:stretch>
                                  </pic:blipFill>
                                  <pic:spPr>
                                    <a:xfrm>
                                      <a:off x="0" y="0"/>
                                      <a:ext cx="474735" cy="474735"/>
                                    </a:xfrm>
                                    <a:prstGeom prst="rect">
                                      <a:avLst/>
                                    </a:prstGeom>
                                  </pic:spPr>
                                </pic:pic>
                              </a:graphicData>
                            </a:graphic>
                          </wp:inline>
                        </w:drawing>
                      </w:r>
                    </w:p>
                  </w:txbxContent>
                </v:textbox>
                <w10:wrap anchorx="margin"/>
              </v:shape>
            </w:pict>
          </mc:Fallback>
        </mc:AlternateContent>
      </w:r>
      <w:r>
        <w:rPr>
          <w:rFonts w:ascii="Gill Sans Nova" w:eastAsia="Calibri" w:hAnsi="Gill Sans Nova" w:cs="Quire Sans"/>
          <w:noProof/>
          <w:sz w:val="22"/>
          <w:szCs w:val="22"/>
        </w:rPr>
        <mc:AlternateContent>
          <mc:Choice Requires="wps">
            <w:drawing>
              <wp:anchor distT="0" distB="0" distL="114300" distR="114300" simplePos="0" relativeHeight="251724800" behindDoc="0" locked="0" layoutInCell="1" allowOverlap="1" wp14:anchorId="1B339EF2" wp14:editId="68A3A43C">
                <wp:simplePos x="0" y="0"/>
                <wp:positionH relativeFrom="margin">
                  <wp:posOffset>2296174</wp:posOffset>
                </wp:positionH>
                <wp:positionV relativeFrom="paragraph">
                  <wp:posOffset>1211580</wp:posOffset>
                </wp:positionV>
                <wp:extent cx="978195" cy="265784"/>
                <wp:effectExtent l="0" t="0" r="0" b="1270"/>
                <wp:wrapNone/>
                <wp:docPr id="1026208289" name="Text Box 33"/>
                <wp:cNvGraphicFramePr/>
                <a:graphic xmlns:a="http://schemas.openxmlformats.org/drawingml/2006/main">
                  <a:graphicData uri="http://schemas.microsoft.com/office/word/2010/wordprocessingShape">
                    <wps:wsp>
                      <wps:cNvSpPr txBox="1"/>
                      <wps:spPr>
                        <a:xfrm>
                          <a:off x="0" y="0"/>
                          <a:ext cx="978195" cy="265784"/>
                        </a:xfrm>
                        <a:prstGeom prst="rect">
                          <a:avLst/>
                        </a:prstGeom>
                        <a:solidFill>
                          <a:schemeClr val="bg1"/>
                        </a:solidFill>
                        <a:ln w="6350">
                          <a:noFill/>
                        </a:ln>
                      </wps:spPr>
                      <wps:txbx>
                        <w:txbxContent>
                          <w:p w14:paraId="3EF9277C" w14:textId="3B5591F5" w:rsidR="00C95244" w:rsidRPr="00C95244" w:rsidRDefault="00C95244" w:rsidP="00C95244">
                            <w:pPr>
                              <w:jc w:val="center"/>
                              <w:rPr>
                                <w:b/>
                                <w:bCs/>
                              </w:rPr>
                            </w:pPr>
                            <w:r w:rsidRPr="00C95244">
                              <w:rPr>
                                <w:b/>
                                <w:bCs/>
                              </w:rPr>
                              <w:t>CHECKLIST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B339EF2" id="Text Box 33" o:spid="_x0000_s1034" type="#_x0000_t202" style="position:absolute;margin-left:180.8pt;margin-top:95.4pt;width:77pt;height:20.95pt;z-index:2517248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" fillcolor="white [3212]" stroked="f" strokeweight=".5pt">
                <v:textbox>
                  <w:txbxContent>
                    <w:p w14:paraId="3EF9277C" w14:textId="3B5591F5" w:rsidR="00C95244" w:rsidRPr="00C95244" w:rsidRDefault="00C95244" w:rsidP="00C95244">
                      <w:pPr>
                        <w:jc w:val="center"/>
                        <w:rPr>
                          <w:b/>
                          <w:bCs/>
                        </w:rPr>
                      </w:pPr>
                      <w:r w:rsidRPr="00C95244">
                        <w:rPr>
                          <w:b/>
                          <w:bCs/>
                        </w:rPr>
                        <w:t>CHECKLIST</w:t>
                      </w:r>
                    </w:p>
                  </w:txbxContent>
                </v:textbox>
                <w10:wrap anchorx="margin"/>
              </v:shape>
            </w:pict>
          </mc:Fallback>
        </mc:AlternateContent>
      </w:r>
      <w:r w:rsidR="00C95244" w:rsidRPr="00C41BF9">
        <w:rPr>
          <w:rFonts w:ascii="Gill Sans Nova" w:eastAsia="Calibri" w:hAnsi="Gill Sans Nova" w:cs="Quire Sans"/>
          <w:noProof/>
          <w:sz w:val="22"/>
          <w:szCs w:val="22"/>
        </w:rPr>
        <mc:AlternateContent>
          <mc:Choice Requires="wps">
            <w:drawing>
              <wp:anchor distT="45720" distB="45720" distL="114300" distR="114300" simplePos="0" relativeHeight="251673600" behindDoc="0" locked="0" layoutInCell="1" allowOverlap="1" wp14:anchorId="78FC14A1" wp14:editId="15D0915D">
                <wp:simplePos x="0" y="0"/>
                <wp:positionH relativeFrom="page">
                  <wp:posOffset>1466850</wp:posOffset>
                </wp:positionH>
                <wp:positionV relativeFrom="paragraph">
                  <wp:posOffset>0</wp:posOffset>
                </wp:positionV>
                <wp:extent cx="4805680" cy="3232150"/>
                <wp:effectExtent l="0" t="0" r="0" b="6350"/>
                <wp:wrapThrough wrapText="bothSides">
                  <wp:wrapPolygon edited="0">
                    <wp:start x="0" y="0"/>
                    <wp:lineTo x="0" y="21515"/>
                    <wp:lineTo x="21492" y="21515"/>
                    <wp:lineTo x="21492" y="0"/>
                    <wp:lineTo x="0" y="0"/>
                  </wp:wrapPolygon>
                </wp:wrapThrough>
                <wp:docPr id="9482821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5680" cy="3232150"/>
                        </a:xfrm>
                        <a:prstGeom prst="rect">
                          <a:avLst/>
                        </a:prstGeom>
                        <a:solidFill>
                          <a:srgbClr val="F0FDF4"/>
                        </a:solidFill>
                        <a:ln>
                          <a:noFill/>
                          <a:headEnd/>
                          <a:tailEnd/>
                        </a:ln>
                      </wps:spPr>
                      <wps:style>
                        <a:lnRef idx="2">
                          <a:schemeClr val="dk1"/>
                        </a:lnRef>
                        <a:fillRef idx="1">
                          <a:schemeClr val="lt1"/>
                        </a:fillRef>
                        <a:effectRef idx="0">
                          <a:schemeClr val="dk1"/>
                        </a:effectRef>
                        <a:fontRef idx="minor">
                          <a:schemeClr val="dk1"/>
                        </a:fontRef>
                      </wps:style>
                      <wps:txbx>
                        <w:txbxContent>
                          <w:p w14:paraId="42B57CB1" w14:textId="6F53D094" w:rsidR="00027953" w:rsidRDefault="00027953" w:rsidP="00027953">
                            <w:pPr>
                              <w:spacing w:after="0" w:line="240" w:lineRule="auto"/>
                              <w:jc w:val="center"/>
                              <w:rPr>
                                <w:rFonts w:ascii="Gill Sans Nova" w:hAnsi="Gill Sans Nova" w:cs="Quire Sans"/>
                                <w:b/>
                                <w:bCs/>
                              </w:rPr>
                            </w:pPr>
                          </w:p>
                          <w:p w14:paraId="6A155025" w14:textId="77777777" w:rsidR="00027953" w:rsidRPr="0035294D" w:rsidRDefault="00027953" w:rsidP="00027953">
                            <w:pPr>
                              <w:spacing w:after="0" w:line="240" w:lineRule="auto"/>
                              <w:jc w:val="center"/>
                              <w:rPr>
                                <w:rFonts w:ascii="Gill Sans Nova" w:hAnsi="Gill Sans Nova" w:cs="Quire Sans"/>
                                <w:b/>
                                <w:bCs/>
                              </w:rPr>
                            </w:pPr>
                          </w:p>
                          <w:p w14:paraId="309B3E07" w14:textId="77777777" w:rsidR="00027953" w:rsidRDefault="00027953" w:rsidP="00C41BF9">
                            <w:pPr>
                              <w:spacing w:after="0" w:line="240" w:lineRule="auto"/>
                              <w:jc w:val="center"/>
                              <w:rPr>
                                <w:rFonts w:ascii="Gill Sans Nova" w:hAnsi="Gill Sans Nova" w:cs="Quire Sans"/>
                                <w:b/>
                                <w:bCs/>
                              </w:rPr>
                            </w:pPr>
                          </w:p>
                          <w:p w14:paraId="6C855B10" w14:textId="77777777" w:rsidR="00027953" w:rsidRDefault="00027953" w:rsidP="00C41BF9">
                            <w:pPr>
                              <w:spacing w:after="0" w:line="240" w:lineRule="auto"/>
                              <w:jc w:val="center"/>
                              <w:rPr>
                                <w:rFonts w:ascii="Gill Sans Nova" w:hAnsi="Gill Sans Nova" w:cs="Quire Sans"/>
                                <w:b/>
                                <w:bCs/>
                              </w:rPr>
                            </w:pPr>
                          </w:p>
                          <w:p w14:paraId="4620129D" w14:textId="77777777" w:rsidR="00027953" w:rsidRDefault="00027953" w:rsidP="00C41BF9">
                            <w:pPr>
                              <w:spacing w:after="0" w:line="240" w:lineRule="auto"/>
                              <w:jc w:val="center"/>
                              <w:rPr>
                                <w:rFonts w:ascii="Gill Sans Nova" w:hAnsi="Gill Sans Nova" w:cs="Quire Sans"/>
                                <w:b/>
                                <w:bCs/>
                              </w:rPr>
                            </w:pPr>
                          </w:p>
                          <w:p w14:paraId="0D170559" w14:textId="77777777" w:rsidR="00331424" w:rsidRDefault="00331424" w:rsidP="00027953">
                            <w:pPr>
                              <w:spacing w:after="0" w:line="240" w:lineRule="auto"/>
                              <w:jc w:val="center"/>
                              <w:rPr>
                                <w:rFonts w:ascii="Gill Sans Nova" w:hAnsi="Gill Sans Nova" w:cs="Quire Sans"/>
                                <w:b/>
                                <w:bCs/>
                              </w:rPr>
                            </w:pPr>
                          </w:p>
                          <w:p w14:paraId="51452E2C" w14:textId="77777777" w:rsidR="00331424" w:rsidRDefault="00331424" w:rsidP="00027953">
                            <w:pPr>
                              <w:spacing w:after="0" w:line="240" w:lineRule="auto"/>
                              <w:jc w:val="center"/>
                              <w:rPr>
                                <w:rFonts w:ascii="Gill Sans Nova" w:hAnsi="Gill Sans Nova" w:cs="Quire Sans"/>
                                <w:b/>
                                <w:bCs/>
                              </w:rPr>
                            </w:pPr>
                          </w:p>
                          <w:p w14:paraId="0A8B6155" w14:textId="77777777" w:rsidR="00331424" w:rsidRDefault="00331424" w:rsidP="00027953">
                            <w:pPr>
                              <w:spacing w:after="0" w:line="240" w:lineRule="auto"/>
                              <w:jc w:val="center"/>
                              <w:rPr>
                                <w:rFonts w:ascii="Gill Sans Nova" w:hAnsi="Gill Sans Nova" w:cs="Quire Sans"/>
                                <w:b/>
                                <w:bCs/>
                              </w:rPr>
                            </w:pPr>
                          </w:p>
                          <w:p w14:paraId="741899B9" w14:textId="77777777" w:rsidR="00C41BF9" w:rsidRPr="007D467D" w:rsidRDefault="00C41BF9" w:rsidP="00C41BF9">
                            <w:pPr>
                              <w:spacing w:after="0" w:line="240" w:lineRule="auto"/>
                              <w:jc w:val="both"/>
                              <w:rPr>
                                <w:rFonts w:ascii="Gill Sans Nova" w:hAnsi="Gill Sans Nova" w:cs="Quire Sans"/>
                              </w:rPr>
                            </w:pPr>
                            <w:r w:rsidRPr="007D467D">
                              <w:rPr>
                                <w:rFonts w:ascii="Gill Sans Nova" w:hAnsi="Gill Sans Nova" w:cs="Quire Sans"/>
                              </w:rPr>
                              <w:t>Steps to Create an Effective ESG Team:</w:t>
                            </w:r>
                          </w:p>
                          <w:p w14:paraId="6ECE3C20" w14:textId="17DFCC3B" w:rsidR="00C41BF9" w:rsidRPr="007D467D" w:rsidRDefault="00C41BF9" w:rsidP="00C95244">
                            <w:pPr>
                              <w:numPr>
                                <w:ilvl w:val="0"/>
                                <w:numId w:val="133"/>
                              </w:numPr>
                              <w:spacing w:after="0" w:line="240" w:lineRule="auto"/>
                              <w:jc w:val="both"/>
                              <w:rPr>
                                <w:rFonts w:ascii="Gill Sans Nova" w:hAnsi="Gill Sans Nova" w:cs="Quire Sans"/>
                              </w:rPr>
                            </w:pPr>
                            <w:r w:rsidRPr="007D467D">
                              <w:rPr>
                                <w:rFonts w:ascii="Gill Sans Nova" w:hAnsi="Gill Sans Nova" w:cs="Quire Sans"/>
                              </w:rPr>
                              <w:t xml:space="preserve">Identify Key </w:t>
                            </w:r>
                            <w:r w:rsidR="00331424" w:rsidRPr="007D467D">
                              <w:rPr>
                                <w:rFonts w:ascii="Gill Sans Nova" w:hAnsi="Gill Sans Nova" w:cs="Quire Sans"/>
                              </w:rPr>
                              <w:t>Departments: Include</w:t>
                            </w:r>
                            <w:r w:rsidRPr="007D467D">
                              <w:rPr>
                                <w:rFonts w:ascii="Gill Sans Nova" w:hAnsi="Gill Sans Nova" w:cs="Quire Sans"/>
                              </w:rPr>
                              <w:t xml:space="preserve"> representatives from operations, finance, HR, legal, and procurement.</w:t>
                            </w:r>
                          </w:p>
                          <w:p w14:paraId="78E58372" w14:textId="77777777" w:rsidR="00C41BF9" w:rsidRPr="007D467D" w:rsidRDefault="00C41BF9" w:rsidP="00C95244">
                            <w:pPr>
                              <w:numPr>
                                <w:ilvl w:val="0"/>
                                <w:numId w:val="133"/>
                              </w:numPr>
                              <w:spacing w:after="0" w:line="240" w:lineRule="auto"/>
                              <w:jc w:val="both"/>
                              <w:rPr>
                                <w:rFonts w:ascii="Gill Sans Nova" w:hAnsi="Gill Sans Nova" w:cs="Quire Sans"/>
                              </w:rPr>
                            </w:pPr>
                            <w:r w:rsidRPr="007D467D">
                              <w:rPr>
                                <w:rFonts w:ascii="Gill Sans Nova" w:hAnsi="Gill Sans Nova" w:cs="Quire Sans"/>
                              </w:rPr>
                              <w:t>Appoint an ESG Champion: This person leads the team and aligns ESG initiatives with overall business strategy.</w:t>
                            </w:r>
                          </w:p>
                          <w:p w14:paraId="17F094F1" w14:textId="77777777" w:rsidR="00C41BF9" w:rsidRPr="00CA2008" w:rsidRDefault="00C41BF9" w:rsidP="00C95244">
                            <w:pPr>
                              <w:numPr>
                                <w:ilvl w:val="0"/>
                                <w:numId w:val="133"/>
                              </w:numPr>
                              <w:spacing w:after="0" w:line="240" w:lineRule="auto"/>
                              <w:jc w:val="both"/>
                              <w:rPr>
                                <w:rFonts w:ascii="Gill Sans Nova" w:hAnsi="Gill Sans Nova" w:cs="Quire Sans"/>
                              </w:rPr>
                            </w:pPr>
                            <w:r w:rsidRPr="007D467D">
                              <w:rPr>
                                <w:rFonts w:ascii="Gill Sans Nova" w:hAnsi="Gill Sans Nova" w:cs="Quire Sans"/>
                              </w:rPr>
                              <w:t>Define Team Objectives: Outline clear goals, timelines, and deliverables for strategic ESG implementation.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FC14A1" id="_x0000_s1035" type="#_x0000_t202" style="position:absolute;margin-left:115.5pt;margin-top:0;width:378.4pt;height:254.5pt;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" fillcolor="#f0fdf4" stroked="f" strokeweight="1pt">
                <v:textbox>
                  <w:txbxContent>
                    <w:p w14:paraId="42B57CB1" w14:textId="6F53D094" w:rsidR="00027953" w:rsidRDefault="00027953" w:rsidP="00027953">
                      <w:pPr>
                        <w:spacing w:after="0" w:line="240" w:lineRule="auto"/>
                        <w:jc w:val="center"/>
                        <w:rPr>
                          <w:rFonts w:ascii="Gill Sans Nova" w:hAnsi="Gill Sans Nova" w:cs="Quire Sans"/>
                          <w:b/>
                          <w:bCs/>
                        </w:rPr>
                      </w:pPr>
                    </w:p>
                    <w:p w14:paraId="6A155025" w14:textId="77777777" w:rsidR="00027953" w:rsidRPr="0035294D" w:rsidRDefault="00027953" w:rsidP="00027953">
                      <w:pPr>
                        <w:spacing w:after="0" w:line="240" w:lineRule="auto"/>
                        <w:jc w:val="center"/>
                        <w:rPr>
                          <w:rFonts w:ascii="Gill Sans Nova" w:hAnsi="Gill Sans Nova" w:cs="Quire Sans"/>
                          <w:b/>
                          <w:bCs/>
                        </w:rPr>
                      </w:pPr>
                    </w:p>
                    <w:p w14:paraId="309B3E07" w14:textId="77777777" w:rsidR="00027953" w:rsidRDefault="00027953" w:rsidP="00C41BF9">
                      <w:pPr>
                        <w:spacing w:after="0" w:line="240" w:lineRule="auto"/>
                        <w:jc w:val="center"/>
                        <w:rPr>
                          <w:rFonts w:ascii="Gill Sans Nova" w:hAnsi="Gill Sans Nova" w:cs="Quire Sans"/>
                          <w:b/>
                          <w:bCs/>
                        </w:rPr>
                      </w:pPr>
                    </w:p>
                    <w:p w14:paraId="6C855B10" w14:textId="77777777" w:rsidR="00027953" w:rsidRDefault="00027953" w:rsidP="00C41BF9">
                      <w:pPr>
                        <w:spacing w:after="0" w:line="240" w:lineRule="auto"/>
                        <w:jc w:val="center"/>
                        <w:rPr>
                          <w:rFonts w:ascii="Gill Sans Nova" w:hAnsi="Gill Sans Nova" w:cs="Quire Sans"/>
                          <w:b/>
                          <w:bCs/>
                        </w:rPr>
                      </w:pPr>
                    </w:p>
                    <w:p w14:paraId="4620129D" w14:textId="77777777" w:rsidR="00027953" w:rsidRDefault="00027953" w:rsidP="00C41BF9">
                      <w:pPr>
                        <w:spacing w:after="0" w:line="240" w:lineRule="auto"/>
                        <w:jc w:val="center"/>
                        <w:rPr>
                          <w:rFonts w:ascii="Gill Sans Nova" w:hAnsi="Gill Sans Nova" w:cs="Quire Sans"/>
                          <w:b/>
                          <w:bCs/>
                        </w:rPr>
                      </w:pPr>
                    </w:p>
                    <w:p w14:paraId="0D170559" w14:textId="77777777" w:rsidR="00331424" w:rsidRDefault="00331424" w:rsidP="00027953">
                      <w:pPr>
                        <w:spacing w:after="0" w:line="240" w:lineRule="auto"/>
                        <w:jc w:val="center"/>
                        <w:rPr>
                          <w:rFonts w:ascii="Gill Sans Nova" w:hAnsi="Gill Sans Nova" w:cs="Quire Sans"/>
                          <w:b/>
                          <w:bCs/>
                        </w:rPr>
                      </w:pPr>
                    </w:p>
                    <w:p w14:paraId="51452E2C" w14:textId="77777777" w:rsidR="00331424" w:rsidRDefault="00331424" w:rsidP="00027953">
                      <w:pPr>
                        <w:spacing w:after="0" w:line="240" w:lineRule="auto"/>
                        <w:jc w:val="center"/>
                        <w:rPr>
                          <w:rFonts w:ascii="Gill Sans Nova" w:hAnsi="Gill Sans Nova" w:cs="Quire Sans"/>
                          <w:b/>
                          <w:bCs/>
                        </w:rPr>
                      </w:pPr>
                    </w:p>
                    <w:p w14:paraId="0A8B6155" w14:textId="77777777" w:rsidR="00331424" w:rsidRDefault="00331424" w:rsidP="00027953">
                      <w:pPr>
                        <w:spacing w:after="0" w:line="240" w:lineRule="auto"/>
                        <w:jc w:val="center"/>
                        <w:rPr>
                          <w:rFonts w:ascii="Gill Sans Nova" w:hAnsi="Gill Sans Nova" w:cs="Quire Sans"/>
                          <w:b/>
                          <w:bCs/>
                        </w:rPr>
                      </w:pPr>
                    </w:p>
                    <w:p w14:paraId="741899B9" w14:textId="77777777" w:rsidR="00C41BF9" w:rsidRPr="007D467D" w:rsidRDefault="00C41BF9" w:rsidP="00C41BF9">
                      <w:pPr>
                        <w:spacing w:after="0" w:line="240" w:lineRule="auto"/>
                        <w:jc w:val="both"/>
                        <w:rPr>
                          <w:rFonts w:ascii="Gill Sans Nova" w:hAnsi="Gill Sans Nova" w:cs="Quire Sans"/>
                        </w:rPr>
                      </w:pPr>
                      <w:r w:rsidRPr="007D467D">
                        <w:rPr>
                          <w:rFonts w:ascii="Gill Sans Nova" w:hAnsi="Gill Sans Nova" w:cs="Quire Sans"/>
                        </w:rPr>
                        <w:t>Steps to Create an Effective ESG Team:</w:t>
                      </w:r>
                    </w:p>
                    <w:p w14:paraId="6ECE3C20" w14:textId="17DFCC3B" w:rsidR="00C41BF9" w:rsidRPr="007D467D" w:rsidRDefault="00C41BF9" w:rsidP="00C95244">
                      <w:pPr>
                        <w:numPr>
                          <w:ilvl w:val="0"/>
                          <w:numId w:val="133"/>
                        </w:numPr>
                        <w:spacing w:after="0" w:line="240" w:lineRule="auto"/>
                        <w:jc w:val="both"/>
                        <w:rPr>
                          <w:rFonts w:ascii="Gill Sans Nova" w:hAnsi="Gill Sans Nova" w:cs="Quire Sans"/>
                        </w:rPr>
                      </w:pPr>
                      <w:r w:rsidRPr="007D467D">
                        <w:rPr>
                          <w:rFonts w:ascii="Gill Sans Nova" w:hAnsi="Gill Sans Nova" w:cs="Quire Sans"/>
                        </w:rPr>
                        <w:t xml:space="preserve">Identify Key </w:t>
                      </w:r>
                      <w:r w:rsidR="00331424" w:rsidRPr="007D467D">
                        <w:rPr>
                          <w:rFonts w:ascii="Gill Sans Nova" w:hAnsi="Gill Sans Nova" w:cs="Quire Sans"/>
                        </w:rPr>
                        <w:t>Departments: Include</w:t>
                      </w:r>
                      <w:r w:rsidRPr="007D467D">
                        <w:rPr>
                          <w:rFonts w:ascii="Gill Sans Nova" w:hAnsi="Gill Sans Nova" w:cs="Quire Sans"/>
                        </w:rPr>
                        <w:t xml:space="preserve"> representatives from operations, finance, HR, legal, and procurement.</w:t>
                      </w:r>
                    </w:p>
                    <w:p w14:paraId="78E58372" w14:textId="77777777" w:rsidR="00C41BF9" w:rsidRPr="007D467D" w:rsidRDefault="00C41BF9" w:rsidP="00C95244">
                      <w:pPr>
                        <w:numPr>
                          <w:ilvl w:val="0"/>
                          <w:numId w:val="133"/>
                        </w:numPr>
                        <w:spacing w:after="0" w:line="240" w:lineRule="auto"/>
                        <w:jc w:val="both"/>
                        <w:rPr>
                          <w:rFonts w:ascii="Gill Sans Nova" w:hAnsi="Gill Sans Nova" w:cs="Quire Sans"/>
                        </w:rPr>
                      </w:pPr>
                      <w:r w:rsidRPr="007D467D">
                        <w:rPr>
                          <w:rFonts w:ascii="Gill Sans Nova" w:hAnsi="Gill Sans Nova" w:cs="Quire Sans"/>
                        </w:rPr>
                        <w:t>Appoint an ESG Champion: This person leads the team and aligns ESG initiatives with overall business strategy.</w:t>
                      </w:r>
                    </w:p>
                    <w:p w14:paraId="17F094F1" w14:textId="77777777" w:rsidR="00C41BF9" w:rsidRPr="00CA2008" w:rsidRDefault="00C41BF9" w:rsidP="00C95244">
                      <w:pPr>
                        <w:numPr>
                          <w:ilvl w:val="0"/>
                          <w:numId w:val="133"/>
                        </w:numPr>
                        <w:spacing w:after="0" w:line="240" w:lineRule="auto"/>
                        <w:jc w:val="both"/>
                        <w:rPr>
                          <w:rFonts w:ascii="Gill Sans Nova" w:hAnsi="Gill Sans Nova" w:cs="Quire Sans"/>
                        </w:rPr>
                      </w:pPr>
                      <w:r w:rsidRPr="007D467D">
                        <w:rPr>
                          <w:rFonts w:ascii="Gill Sans Nova" w:hAnsi="Gill Sans Nova" w:cs="Quire Sans"/>
                        </w:rPr>
                        <w:t>Define Team Objectives: Outline clear goals, timelines, and deliverables for strategic ESG implementation.</w:t>
                      </w:r>
                    </w:p>
                  </w:txbxContent>
                </v:textbox>
                <w10:wrap type="through" anchorx="page"/>
              </v:shape>
            </w:pict>
          </mc:Fallback>
        </mc:AlternateContent>
      </w:r>
      <w:r w:rsidR="00C95244">
        <w:rPr>
          <w:rFonts w:ascii="Gill Sans Nova" w:eastAsia="Calibri" w:hAnsi="Gill Sans Nova" w:cs="Quire Sans"/>
          <w:noProof/>
          <w:sz w:val="22"/>
          <w:szCs w:val="22"/>
        </w:rPr>
        <mc:AlternateContent>
          <mc:Choice Requires="wps">
            <w:drawing>
              <wp:anchor distT="0" distB="0" distL="114300" distR="114300" simplePos="0" relativeHeight="251723776" behindDoc="0" locked="0" layoutInCell="1" allowOverlap="1" wp14:anchorId="72C21AC4" wp14:editId="0CF31924">
                <wp:simplePos x="0" y="0"/>
                <wp:positionH relativeFrom="margin">
                  <wp:align>center</wp:align>
                </wp:positionH>
                <wp:positionV relativeFrom="paragraph">
                  <wp:posOffset>169870</wp:posOffset>
                </wp:positionV>
                <wp:extent cx="3168399" cy="328901"/>
                <wp:effectExtent l="0" t="0" r="0" b="0"/>
                <wp:wrapNone/>
                <wp:docPr id="276408086" name="Text Box 32"/>
                <wp:cNvGraphicFramePr/>
                <a:graphic xmlns:a="http://schemas.openxmlformats.org/drawingml/2006/main">
                  <a:graphicData uri="http://schemas.microsoft.com/office/word/2010/wordprocessingShape">
                    <wps:wsp>
                      <wps:cNvSpPr txBox="1"/>
                      <wps:spPr>
                        <a:xfrm>
                          <a:off x="0" y="0"/>
                          <a:ext cx="3168399" cy="328901"/>
                        </a:xfrm>
                        <a:prstGeom prst="rect">
                          <a:avLst/>
                        </a:prstGeom>
                        <a:solidFill>
                          <a:srgbClr val="2C5E4E"/>
                        </a:solidFill>
                        <a:ln w="6350">
                          <a:noFill/>
                        </a:ln>
                      </wps:spPr>
                      <wps:txbx>
                        <w:txbxContent>
                          <w:p w14:paraId="11261F66" w14:textId="77777777" w:rsidR="00331424" w:rsidRPr="0035294D" w:rsidRDefault="00331424" w:rsidP="00C95244">
                            <w:pPr>
                              <w:spacing w:after="0" w:line="240" w:lineRule="auto"/>
                              <w:jc w:val="center"/>
                              <w:rPr>
                                <w:rFonts w:ascii="Gill Sans Nova" w:hAnsi="Gill Sans Nova" w:cs="Quire Sans"/>
                                <w:b/>
                                <w:bCs/>
                              </w:rPr>
                            </w:pPr>
                            <w:r w:rsidRPr="0035294D">
                              <w:rPr>
                                <w:rFonts w:ascii="Gill Sans Nova" w:hAnsi="Gill Sans Nova" w:cs="Quire Sans"/>
                                <w:b/>
                                <w:bCs/>
                              </w:rPr>
                              <w:t>Action Steps: Forming an ESG Team</w:t>
                            </w:r>
                          </w:p>
                          <w:p w14:paraId="0D3C70E6" w14:textId="77777777" w:rsidR="00331424" w:rsidRDefault="0033142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C21AC4" id="Text Box 32" o:spid="_x0000_s1036" type="#_x0000_t202" style="position:absolute;margin-left:0;margin-top:13.4pt;width:249.5pt;height:25.9pt;z-index:251723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" fillcolor="#2c5e4e" stroked="f" strokeweight=".5pt">
                <v:textbox>
                  <w:txbxContent>
                    <w:p w14:paraId="11261F66" w14:textId="77777777" w:rsidR="00331424" w:rsidRPr="0035294D" w:rsidRDefault="00331424" w:rsidP="00C95244">
                      <w:pPr>
                        <w:spacing w:after="0" w:line="240" w:lineRule="auto"/>
                        <w:jc w:val="center"/>
                        <w:rPr>
                          <w:rFonts w:ascii="Gill Sans Nova" w:hAnsi="Gill Sans Nova" w:cs="Quire Sans"/>
                          <w:b/>
                          <w:bCs/>
                        </w:rPr>
                      </w:pPr>
                      <w:r w:rsidRPr="0035294D">
                        <w:rPr>
                          <w:rFonts w:ascii="Gill Sans Nova" w:hAnsi="Gill Sans Nova" w:cs="Quire Sans"/>
                          <w:b/>
                          <w:bCs/>
                        </w:rPr>
                        <w:t>Action Steps: Forming an ESG Team</w:t>
                      </w:r>
                    </w:p>
                    <w:p w14:paraId="0D3C70E6" w14:textId="77777777" w:rsidR="00331424" w:rsidRDefault="00331424"/>
                  </w:txbxContent>
                </v:textbox>
                <w10:wrap anchorx="margin"/>
              </v:shape>
            </w:pict>
          </mc:Fallback>
        </mc:AlternateContent>
      </w:r>
      <w:r w:rsidR="00C95244">
        <w:rPr>
          <w:rFonts w:ascii="Gill Sans Nova" w:eastAsia="Calibri" w:hAnsi="Gill Sans Nova" w:cs="Quire Sans"/>
          <w:noProof/>
          <w:sz w:val="22"/>
          <w:szCs w:val="22"/>
        </w:rPr>
        <mc:AlternateContent>
          <mc:Choice Requires="wps">
            <w:drawing>
              <wp:anchor distT="0" distB="0" distL="114300" distR="114300" simplePos="0" relativeHeight="251722752" behindDoc="0" locked="0" layoutInCell="1" allowOverlap="1" wp14:anchorId="5F0161AD" wp14:editId="0E269AE0">
                <wp:simplePos x="0" y="0"/>
                <wp:positionH relativeFrom="margin">
                  <wp:align>center</wp:align>
                </wp:positionH>
                <wp:positionV relativeFrom="paragraph">
                  <wp:posOffset>116840</wp:posOffset>
                </wp:positionV>
                <wp:extent cx="3763925" cy="488950"/>
                <wp:effectExtent l="0" t="0" r="27305" b="25400"/>
                <wp:wrapNone/>
                <wp:docPr id="2048312117" name="Rectangle: Rounded Corners 31"/>
                <wp:cNvGraphicFramePr/>
                <a:graphic xmlns:a="http://schemas.openxmlformats.org/drawingml/2006/main">
                  <a:graphicData uri="http://schemas.microsoft.com/office/word/2010/wordprocessingShape">
                    <wps:wsp>
                      <wps:cNvSpPr/>
                      <wps:spPr>
                        <a:xfrm>
                          <a:off x="0" y="0"/>
                          <a:ext cx="3763925" cy="488950"/>
                        </a:xfrm>
                        <a:prstGeom prst="roundRect">
                          <a:avLst/>
                        </a:prstGeom>
                        <a:solidFill>
                          <a:srgbClr val="2C5E4E"/>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712AF68" id="Rectangle: Rounded Corners 31" o:spid="_x0000_s1026" style="position:absolute;margin-left:0;margin-top:9.2pt;width:296.35pt;height:38.5pt;z-index:2517227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" fillcolor="#2c5e4e" strokecolor="#09101d [484]" strokeweight="1pt">
                <v:stroke joinstyle="miter"/>
                <w10:wrap anchorx="margin"/>
              </v:roundrect>
            </w:pict>
          </mc:Fallback>
        </mc:AlternateContent>
      </w:r>
      <w:r w:rsidR="00C41BF9" w:rsidRPr="00C41BF9">
        <w:rPr>
          <w:rFonts w:ascii="Gill Sans Nova" w:eastAsia="Calibri" w:hAnsi="Gill Sans Nova" w:cs="Quire Sans"/>
          <w:b/>
          <w:bCs/>
        </w:rPr>
        <w:t>Critical steps to hiring external consultants include:</w:t>
      </w:r>
    </w:p>
    <w:p w14:paraId="3AEDAA71" w14:textId="77777777" w:rsidR="00C41BF9" w:rsidRPr="00C41BF9" w:rsidRDefault="00C41BF9" w:rsidP="00C41BF9">
      <w:pPr>
        <w:numPr>
          <w:ilvl w:val="0"/>
          <w:numId w:val="5"/>
        </w:numPr>
        <w:spacing w:line="259" w:lineRule="auto"/>
        <w:ind w:left="360"/>
        <w:rPr>
          <w:rFonts w:ascii="Gill Sans Nova" w:eastAsia="Calibri" w:hAnsi="Gill Sans Nova" w:cs="Quire Sans"/>
        </w:rPr>
      </w:pPr>
      <w:r w:rsidRPr="00C41BF9">
        <w:rPr>
          <w:rFonts w:ascii="Gill Sans Nova" w:eastAsia="Calibri" w:hAnsi="Gill Sans Nova" w:cs="Quire Sans"/>
          <w:b/>
          <w:bCs/>
        </w:rPr>
        <w:t>Identify the Right Consulting Firm</w:t>
      </w:r>
      <w:r w:rsidRPr="00C41BF9">
        <w:rPr>
          <w:rFonts w:ascii="Gill Sans Nova" w:eastAsia="Calibri" w:hAnsi="Gill Sans Nova" w:cs="Quire Sans"/>
        </w:rPr>
        <w:t xml:space="preserve">: </w:t>
      </w:r>
    </w:p>
    <w:p w14:paraId="4AB09574" w14:textId="77777777" w:rsidR="00C41BF9" w:rsidRPr="00C41BF9" w:rsidRDefault="00C41BF9" w:rsidP="00C41BF9">
      <w:pPr>
        <w:spacing w:after="0" w:line="240" w:lineRule="auto"/>
        <w:ind w:left="360"/>
        <w:contextualSpacing/>
        <w:jc w:val="both"/>
        <w:rPr>
          <w:rFonts w:ascii="Gill Sans Nova" w:eastAsia="Calibri" w:hAnsi="Gill Sans Nova" w:cs="Quire Sans"/>
        </w:rPr>
      </w:pPr>
      <w:r w:rsidRPr="00C41BF9">
        <w:rPr>
          <w:rFonts w:ascii="Gill Sans Nova" w:eastAsia="Calibri" w:hAnsi="Gill Sans Nova" w:cs="Quire Sans"/>
          <w:b/>
          <w:bCs/>
        </w:rPr>
        <w:t>Industry Expertise:</w:t>
      </w:r>
      <w:r w:rsidRPr="00C41BF9">
        <w:rPr>
          <w:rFonts w:ascii="Gill Sans Nova" w:eastAsia="Calibri" w:hAnsi="Gill Sans Nova" w:cs="Quire Sans"/>
        </w:rPr>
        <w:t xml:space="preserve"> Seek consultants with experience in ESG issues specific to your industry. This helps ensure that their recommendations are both relevant and actionable.</w:t>
      </w:r>
    </w:p>
    <w:p w14:paraId="73626C43" w14:textId="77777777" w:rsidR="00C41BF9" w:rsidRPr="00C41BF9" w:rsidRDefault="00C41BF9" w:rsidP="00C41BF9">
      <w:pPr>
        <w:spacing w:after="0" w:line="240" w:lineRule="auto"/>
        <w:ind w:left="360"/>
        <w:contextualSpacing/>
        <w:jc w:val="both"/>
        <w:rPr>
          <w:rFonts w:ascii="Gill Sans Nova" w:eastAsia="Calibri" w:hAnsi="Gill Sans Nova" w:cs="Quire Sans"/>
        </w:rPr>
      </w:pPr>
      <w:r w:rsidRPr="00C41BF9">
        <w:rPr>
          <w:rFonts w:ascii="Gill Sans Nova" w:eastAsia="Calibri" w:hAnsi="Gill Sans Nova" w:cs="Quire Sans"/>
          <w:b/>
          <w:bCs/>
        </w:rPr>
        <w:t>Customisation:</w:t>
      </w:r>
      <w:r w:rsidRPr="00C41BF9">
        <w:rPr>
          <w:rFonts w:ascii="Gill Sans Nova" w:eastAsia="Calibri" w:hAnsi="Gill Sans Nova" w:cs="Quire Sans"/>
        </w:rPr>
        <w:t xml:space="preserve"> Their advice should be tailored to your company’s unique challenges, rather than adopting a "one-size-fits-all" approach.</w:t>
      </w:r>
    </w:p>
    <w:p w14:paraId="21E0407A" w14:textId="77777777" w:rsidR="00C41BF9" w:rsidRPr="00C41BF9" w:rsidRDefault="00C41BF9" w:rsidP="00C41BF9">
      <w:pPr>
        <w:spacing w:line="259" w:lineRule="auto"/>
        <w:ind w:left="360"/>
        <w:contextualSpacing/>
        <w:jc w:val="both"/>
        <w:rPr>
          <w:rFonts w:ascii="Gill Sans Nova" w:eastAsia="Calibri" w:hAnsi="Gill Sans Nova" w:cs="Quire Sans"/>
        </w:rPr>
      </w:pPr>
      <w:r w:rsidRPr="00C41BF9">
        <w:rPr>
          <w:rFonts w:ascii="Gill Sans Nova" w:eastAsia="Calibri" w:hAnsi="Gill Sans Nova" w:cs="Quire Sans"/>
          <w:b/>
          <w:bCs/>
        </w:rPr>
        <w:t>Proven Results:</w:t>
      </w:r>
      <w:r w:rsidRPr="00C41BF9">
        <w:rPr>
          <w:rFonts w:ascii="Gill Sans Nova" w:eastAsia="Calibri" w:hAnsi="Gill Sans Nova" w:cs="Quire Sans"/>
        </w:rPr>
        <w:t xml:space="preserve"> Review their track record. Choose firms that have successfully delivered measurable outcomes for other clients.</w:t>
      </w:r>
    </w:p>
    <w:p w14:paraId="33163ECB" w14:textId="77777777" w:rsidR="00C41BF9" w:rsidRPr="00C41BF9" w:rsidRDefault="00C41BF9" w:rsidP="00C41BF9">
      <w:pPr>
        <w:spacing w:line="259" w:lineRule="auto"/>
        <w:ind w:left="360"/>
        <w:contextualSpacing/>
        <w:jc w:val="both"/>
        <w:rPr>
          <w:rFonts w:ascii="Gill Sans Nova" w:eastAsia="Calibri" w:hAnsi="Gill Sans Nova" w:cs="Quire Sans"/>
        </w:rPr>
      </w:pPr>
    </w:p>
    <w:p w14:paraId="7773CD9B" w14:textId="77777777" w:rsidR="00C41BF9" w:rsidRPr="00C41BF9" w:rsidRDefault="00C41BF9" w:rsidP="00C41BF9">
      <w:pPr>
        <w:numPr>
          <w:ilvl w:val="0"/>
          <w:numId w:val="5"/>
        </w:numPr>
        <w:spacing w:line="259" w:lineRule="auto"/>
        <w:ind w:left="360"/>
        <w:contextualSpacing/>
        <w:rPr>
          <w:rFonts w:ascii="Gill Sans Nova" w:eastAsia="Calibri" w:hAnsi="Gill Sans Nova" w:cs="Quire Sans"/>
        </w:rPr>
      </w:pPr>
      <w:bookmarkStart w:id="3" w:name="_Hlk200539497"/>
      <w:r w:rsidRPr="00C41BF9">
        <w:rPr>
          <w:rFonts w:ascii="Gill Sans Nova" w:eastAsia="Calibri" w:hAnsi="Gill Sans Nova" w:cs="Quire Sans"/>
          <w:b/>
          <w:bCs/>
        </w:rPr>
        <w:t>Define Scope and Expectations</w:t>
      </w:r>
      <w:r w:rsidRPr="00C41BF9">
        <w:rPr>
          <w:rFonts w:ascii="Gill Sans Nova" w:eastAsia="Calibri" w:hAnsi="Gill Sans Nova" w:cs="Quire Sans"/>
        </w:rPr>
        <w:t>:</w:t>
      </w:r>
    </w:p>
    <w:p w14:paraId="30A3A7AC" w14:textId="77777777" w:rsidR="00C41BF9" w:rsidRPr="00C41BF9" w:rsidRDefault="00C41BF9" w:rsidP="00C41BF9">
      <w:pPr>
        <w:numPr>
          <w:ilvl w:val="0"/>
          <w:numId w:val="18"/>
        </w:numPr>
        <w:spacing w:line="259" w:lineRule="auto"/>
        <w:ind w:left="360"/>
        <w:jc w:val="both"/>
        <w:rPr>
          <w:rFonts w:ascii="Gill Sans Nova" w:eastAsia="Calibri" w:hAnsi="Gill Sans Nova" w:cs="Quire Sans"/>
        </w:rPr>
      </w:pPr>
      <w:r w:rsidRPr="00C41BF9">
        <w:rPr>
          <w:rFonts w:ascii="Gill Sans Nova" w:eastAsia="Calibri" w:hAnsi="Gill Sans Nova" w:cs="Quire Sans"/>
        </w:rPr>
        <w:t xml:space="preserve">Be clear about what you want the consultant to achieve, such as a </w:t>
      </w:r>
      <w:r w:rsidRPr="00C41BF9">
        <w:rPr>
          <w:rFonts w:ascii="Gill Sans Nova" w:eastAsia="Calibri" w:hAnsi="Gill Sans Nova" w:cs="Quire Sans"/>
          <w:b/>
          <w:bCs/>
        </w:rPr>
        <w:t>baseline assessment</w:t>
      </w:r>
      <w:r w:rsidRPr="00C41BF9">
        <w:rPr>
          <w:rFonts w:ascii="Gill Sans Nova" w:eastAsia="Calibri" w:hAnsi="Gill Sans Nova" w:cs="Quire Sans"/>
        </w:rPr>
        <w:t xml:space="preserve">, development of </w:t>
      </w:r>
      <w:r w:rsidRPr="00C41BF9">
        <w:rPr>
          <w:rFonts w:ascii="Gill Sans Nova" w:eastAsia="Calibri" w:hAnsi="Gill Sans Nova" w:cs="Quire Sans"/>
          <w:b/>
          <w:bCs/>
        </w:rPr>
        <w:t>KPIs</w:t>
      </w:r>
      <w:r w:rsidRPr="00C41BF9">
        <w:rPr>
          <w:rFonts w:ascii="Gill Sans Nova" w:eastAsia="Calibri" w:hAnsi="Gill Sans Nova" w:cs="Quire Sans"/>
        </w:rPr>
        <w:t xml:space="preserve">, and an </w:t>
      </w:r>
      <w:r w:rsidRPr="00C41BF9">
        <w:rPr>
          <w:rFonts w:ascii="Gill Sans Nova" w:eastAsia="Calibri" w:hAnsi="Gill Sans Nova" w:cs="Quire Sans"/>
          <w:b/>
          <w:bCs/>
        </w:rPr>
        <w:t>implementation roadmap</w:t>
      </w:r>
      <w:r w:rsidRPr="00C41BF9">
        <w:rPr>
          <w:rFonts w:ascii="Gill Sans Nova" w:eastAsia="Calibri" w:hAnsi="Gill Sans Nova" w:cs="Quire Sans"/>
        </w:rPr>
        <w:t>.</w:t>
      </w:r>
    </w:p>
    <w:p w14:paraId="11644EC6" w14:textId="77777777" w:rsidR="00C41BF9" w:rsidRPr="00C41BF9" w:rsidRDefault="00C41BF9" w:rsidP="00C41BF9">
      <w:pPr>
        <w:numPr>
          <w:ilvl w:val="0"/>
          <w:numId w:val="18"/>
        </w:numPr>
        <w:spacing w:line="259" w:lineRule="auto"/>
        <w:ind w:left="360"/>
        <w:jc w:val="both"/>
        <w:rPr>
          <w:rFonts w:ascii="Gill Sans Nova" w:eastAsia="Calibri" w:hAnsi="Gill Sans Nova" w:cs="Quire Sans"/>
        </w:rPr>
      </w:pPr>
      <w:r w:rsidRPr="00C41BF9">
        <w:rPr>
          <w:rFonts w:ascii="Gill Sans Nova" w:eastAsia="Calibri" w:hAnsi="Gill Sans Nova" w:cs="Quire Sans"/>
        </w:rPr>
        <w:t xml:space="preserve">Develop a </w:t>
      </w:r>
      <w:r w:rsidRPr="00C41BF9">
        <w:rPr>
          <w:rFonts w:ascii="Gill Sans Nova" w:eastAsia="Calibri" w:hAnsi="Gill Sans Nova" w:cs="Quire Sans"/>
          <w:b/>
          <w:bCs/>
        </w:rPr>
        <w:t>detailed Scope of Work (SOW)</w:t>
      </w:r>
      <w:r w:rsidRPr="00C41BF9">
        <w:rPr>
          <w:rFonts w:ascii="Gill Sans Nova" w:eastAsia="Calibri" w:hAnsi="Gill Sans Nova" w:cs="Quire Sans"/>
        </w:rPr>
        <w:t xml:space="preserve"> that includes project timelines, deliverables, and key milestones to keep everyone on track.</w:t>
      </w:r>
    </w:p>
    <w:p w14:paraId="502EBAE0" w14:textId="77777777" w:rsidR="00C41BF9" w:rsidRPr="00C41BF9" w:rsidRDefault="00C41BF9" w:rsidP="00C41BF9">
      <w:pPr>
        <w:numPr>
          <w:ilvl w:val="0"/>
          <w:numId w:val="5"/>
        </w:numPr>
        <w:spacing w:line="259" w:lineRule="auto"/>
        <w:ind w:left="360"/>
        <w:contextualSpacing/>
        <w:jc w:val="both"/>
        <w:rPr>
          <w:rFonts w:ascii="Gill Sans Nova" w:eastAsia="Calibri" w:hAnsi="Gill Sans Nova" w:cs="Quire Sans"/>
        </w:rPr>
      </w:pPr>
      <w:r w:rsidRPr="00C41BF9">
        <w:rPr>
          <w:rFonts w:ascii="Gill Sans Nova" w:eastAsia="Calibri" w:hAnsi="Gill Sans Nova" w:cs="Quire Sans"/>
          <w:b/>
          <w:bCs/>
        </w:rPr>
        <w:t>Integrate External Knowledge Internally</w:t>
      </w:r>
      <w:r w:rsidRPr="00C41BF9">
        <w:rPr>
          <w:rFonts w:ascii="Gill Sans Nova" w:eastAsia="Calibri" w:hAnsi="Gill Sans Nova" w:cs="Quire Sans"/>
        </w:rPr>
        <w:t>:</w:t>
      </w:r>
    </w:p>
    <w:p w14:paraId="2BC3FF04" w14:textId="77777777" w:rsidR="00C41BF9" w:rsidRPr="00C41BF9" w:rsidRDefault="00C41BF9" w:rsidP="00C41BF9">
      <w:pPr>
        <w:numPr>
          <w:ilvl w:val="0"/>
          <w:numId w:val="19"/>
        </w:numPr>
        <w:spacing w:line="259" w:lineRule="auto"/>
        <w:ind w:left="360"/>
        <w:jc w:val="both"/>
        <w:rPr>
          <w:rFonts w:ascii="Gill Sans Nova" w:eastAsia="Calibri" w:hAnsi="Gill Sans Nova" w:cs="Quire Sans"/>
        </w:rPr>
      </w:pPr>
      <w:r w:rsidRPr="00C41BF9">
        <w:rPr>
          <w:rFonts w:ascii="Gill Sans Nova" w:eastAsia="Calibri" w:hAnsi="Gill Sans Nova" w:cs="Quire Sans"/>
        </w:rPr>
        <w:t>Ensure that external consultants collaborate closely with your internal team. This cooperation enables your team to learn from the experts, helping to build internal capability for ongoing ESG initiatives after the consultancy concludes.</w:t>
      </w:r>
    </w:p>
    <w:bookmarkEnd w:id="3"/>
    <w:p w14:paraId="191AF58D" w14:textId="77777777" w:rsidR="00C41BF9" w:rsidRPr="00C41BF9" w:rsidRDefault="00C41BF9" w:rsidP="00C41BF9">
      <w:pPr>
        <w:spacing w:line="259" w:lineRule="auto"/>
        <w:rPr>
          <w:rFonts w:ascii="Gill Sans Nova" w:eastAsia="Calibri" w:hAnsi="Gill Sans Nova" w:cs="Quire Sans"/>
          <w:b/>
          <w:bCs/>
        </w:rPr>
      </w:pPr>
      <w:r w:rsidRPr="00C41BF9">
        <w:rPr>
          <w:rFonts w:ascii="Gill Sans Nova" w:eastAsia="Calibri" w:hAnsi="Gill Sans Nova" w:cs="Quire Sans"/>
          <w:b/>
          <w:bCs/>
        </w:rPr>
        <w:t>Steps for Establishing an ESG Task Force:</w:t>
      </w:r>
    </w:p>
    <w:p w14:paraId="3A4AE56F" w14:textId="77777777" w:rsidR="00C41BF9" w:rsidRPr="00C41BF9" w:rsidRDefault="00C41BF9" w:rsidP="00C41BF9">
      <w:pPr>
        <w:numPr>
          <w:ilvl w:val="0"/>
          <w:numId w:val="6"/>
        </w:numPr>
        <w:spacing w:line="259" w:lineRule="auto"/>
        <w:rPr>
          <w:rFonts w:ascii="Gill Sans Nova" w:eastAsia="Calibri" w:hAnsi="Gill Sans Nova" w:cs="Quire Sans"/>
        </w:rPr>
      </w:pPr>
      <w:r w:rsidRPr="00C41BF9">
        <w:rPr>
          <w:rFonts w:ascii="Gill Sans Nova" w:eastAsia="Calibri" w:hAnsi="Gill Sans Nova" w:cs="Quire Sans"/>
          <w:b/>
          <w:bCs/>
        </w:rPr>
        <w:lastRenderedPageBreak/>
        <w:t>Select Task Force Members</w:t>
      </w:r>
      <w:r w:rsidRPr="00C41BF9">
        <w:rPr>
          <w:rFonts w:ascii="Gill Sans Nova" w:eastAsia="Calibri" w:hAnsi="Gill Sans Nova" w:cs="Quire Sans"/>
        </w:rPr>
        <w:t>:</w:t>
      </w:r>
      <w:r w:rsidRPr="00C41BF9">
        <w:rPr>
          <w:rFonts w:ascii="Gill Sans Nova" w:eastAsia="Calibri" w:hAnsi="Gill Sans Nova" w:cs="Quire Sans"/>
        </w:rPr>
        <w:br/>
        <w:t>The task force should include senior representatives from key departments (e.g. operations, finance, legal, HR). This helps ensure that each department has a stake in executing the ESG strategy and that no aspect of the business is overlooked.</w:t>
      </w:r>
    </w:p>
    <w:p w14:paraId="6650AA8A" w14:textId="77777777" w:rsidR="00C41BF9" w:rsidRPr="00C41BF9" w:rsidRDefault="00C41BF9" w:rsidP="00C41BF9">
      <w:pPr>
        <w:numPr>
          <w:ilvl w:val="0"/>
          <w:numId w:val="6"/>
        </w:numPr>
        <w:spacing w:line="259" w:lineRule="auto"/>
        <w:rPr>
          <w:rFonts w:ascii="Gill Sans Nova" w:eastAsia="Calibri" w:hAnsi="Gill Sans Nova" w:cs="Quire Sans"/>
        </w:rPr>
      </w:pPr>
      <w:r w:rsidRPr="00C41BF9">
        <w:rPr>
          <w:rFonts w:ascii="Gill Sans Nova" w:eastAsia="Calibri" w:hAnsi="Gill Sans Nova" w:cs="Quire Sans"/>
          <w:b/>
          <w:bCs/>
        </w:rPr>
        <w:t>Define Responsibilities</w:t>
      </w:r>
      <w:r w:rsidRPr="00C41BF9">
        <w:rPr>
          <w:rFonts w:ascii="Gill Sans Nova" w:eastAsia="Calibri" w:hAnsi="Gill Sans Nova" w:cs="Quire Sans"/>
        </w:rPr>
        <w:t>:</w:t>
      </w:r>
      <w:r w:rsidRPr="00C41BF9">
        <w:rPr>
          <w:rFonts w:ascii="Gill Sans Nova" w:eastAsia="Calibri" w:hAnsi="Gill Sans Nova" w:cs="Quire Sans"/>
        </w:rPr>
        <w:br/>
        <w:t>The ESG Task Force is responsible for:</w:t>
      </w:r>
    </w:p>
    <w:p w14:paraId="3FAB5A75" w14:textId="77777777" w:rsidR="00C41BF9" w:rsidRPr="00C41BF9" w:rsidRDefault="00C41BF9" w:rsidP="00C41BF9">
      <w:pPr>
        <w:numPr>
          <w:ilvl w:val="1"/>
          <w:numId w:val="6"/>
        </w:numPr>
        <w:spacing w:line="259" w:lineRule="auto"/>
        <w:rPr>
          <w:rFonts w:ascii="Gill Sans Nova" w:eastAsia="Calibri" w:hAnsi="Gill Sans Nova" w:cs="Quire Sans"/>
        </w:rPr>
      </w:pPr>
      <w:r w:rsidRPr="00C41BF9">
        <w:rPr>
          <w:rFonts w:ascii="Gill Sans Nova" w:eastAsia="Calibri" w:hAnsi="Gill Sans Nova" w:cs="Quire Sans"/>
          <w:b/>
          <w:bCs/>
        </w:rPr>
        <w:t>Monitoring progress</w:t>
      </w:r>
      <w:r w:rsidRPr="00C41BF9">
        <w:rPr>
          <w:rFonts w:ascii="Gill Sans Nova" w:eastAsia="Calibri" w:hAnsi="Gill Sans Nova" w:cs="Quire Sans"/>
        </w:rPr>
        <w:t xml:space="preserve"> against the ESG roadmap.</w:t>
      </w:r>
    </w:p>
    <w:p w14:paraId="2BBA0AAE" w14:textId="77777777" w:rsidR="00C41BF9" w:rsidRPr="00C41BF9" w:rsidRDefault="00C41BF9" w:rsidP="00C41BF9">
      <w:pPr>
        <w:numPr>
          <w:ilvl w:val="1"/>
          <w:numId w:val="6"/>
        </w:numPr>
        <w:spacing w:line="259" w:lineRule="auto"/>
        <w:rPr>
          <w:rFonts w:ascii="Gill Sans Nova" w:eastAsia="Calibri" w:hAnsi="Gill Sans Nova" w:cs="Quire Sans"/>
        </w:rPr>
      </w:pPr>
      <w:r w:rsidRPr="00C41BF9">
        <w:rPr>
          <w:rFonts w:ascii="Gill Sans Nova" w:eastAsia="Calibri" w:hAnsi="Gill Sans Nova" w:cs="Quire Sans"/>
          <w:b/>
          <w:bCs/>
        </w:rPr>
        <w:t>Identifying risks and challenges</w:t>
      </w:r>
      <w:r w:rsidRPr="00C41BF9">
        <w:rPr>
          <w:rFonts w:ascii="Gill Sans Nova" w:eastAsia="Calibri" w:hAnsi="Gill Sans Nova" w:cs="Quire Sans"/>
        </w:rPr>
        <w:t xml:space="preserve"> to implementation.</w:t>
      </w:r>
    </w:p>
    <w:p w14:paraId="1B387654" w14:textId="77777777" w:rsidR="00C41BF9" w:rsidRPr="00C41BF9" w:rsidRDefault="00C41BF9" w:rsidP="00C41BF9">
      <w:pPr>
        <w:numPr>
          <w:ilvl w:val="1"/>
          <w:numId w:val="6"/>
        </w:numPr>
        <w:spacing w:line="259" w:lineRule="auto"/>
        <w:rPr>
          <w:rFonts w:ascii="Gill Sans Nova" w:eastAsia="Calibri" w:hAnsi="Gill Sans Nova" w:cs="Quire Sans"/>
        </w:rPr>
      </w:pPr>
      <w:r w:rsidRPr="00C41BF9">
        <w:rPr>
          <w:rFonts w:ascii="Gill Sans Nova" w:eastAsia="Calibri" w:hAnsi="Gill Sans Nova" w:cs="Quire Sans"/>
          <w:b/>
          <w:bCs/>
        </w:rPr>
        <w:t>Reporting back to the CEO</w:t>
      </w:r>
      <w:r w:rsidRPr="00C41BF9">
        <w:rPr>
          <w:rFonts w:ascii="Gill Sans Nova" w:eastAsia="Calibri" w:hAnsi="Gill Sans Nova" w:cs="Quire Sans"/>
        </w:rPr>
        <w:t xml:space="preserve"> and senior leadership on key milestones and potential adjustments to the strategy.</w:t>
      </w:r>
    </w:p>
    <w:p w14:paraId="60202212" w14:textId="77777777" w:rsidR="00C41BF9" w:rsidRPr="00C41BF9" w:rsidRDefault="00C41BF9" w:rsidP="00C41BF9">
      <w:pPr>
        <w:numPr>
          <w:ilvl w:val="1"/>
          <w:numId w:val="6"/>
        </w:numPr>
        <w:spacing w:line="259" w:lineRule="auto"/>
        <w:rPr>
          <w:rFonts w:ascii="Gill Sans Nova" w:eastAsia="Calibri" w:hAnsi="Gill Sans Nova" w:cs="Quire Sans"/>
        </w:rPr>
      </w:pPr>
      <w:r w:rsidRPr="00C41BF9">
        <w:rPr>
          <w:rFonts w:ascii="Gill Sans Nova" w:eastAsia="Calibri" w:hAnsi="Gill Sans Nova" w:cs="Quire Sans"/>
          <w:b/>
          <w:bCs/>
        </w:rPr>
        <w:t>Ensuring compliance</w:t>
      </w:r>
      <w:r w:rsidRPr="00C41BF9">
        <w:rPr>
          <w:rFonts w:ascii="Gill Sans Nova" w:eastAsia="Calibri" w:hAnsi="Gill Sans Nova" w:cs="Quire Sans"/>
        </w:rPr>
        <w:t xml:space="preserve"> with regulations and meeting the company’s ESG commitments.</w:t>
      </w:r>
    </w:p>
    <w:p w14:paraId="4BC7F729" w14:textId="77777777" w:rsidR="00C41BF9" w:rsidRPr="00C41BF9" w:rsidRDefault="00C41BF9" w:rsidP="00C41BF9">
      <w:pPr>
        <w:numPr>
          <w:ilvl w:val="0"/>
          <w:numId w:val="6"/>
        </w:numPr>
        <w:spacing w:line="259" w:lineRule="auto"/>
        <w:rPr>
          <w:rFonts w:ascii="Gill Sans Nova" w:eastAsia="Calibri" w:hAnsi="Gill Sans Nova" w:cs="Quire Sans"/>
        </w:rPr>
      </w:pPr>
      <w:bookmarkStart w:id="4" w:name="_Hlk200540327"/>
      <w:r w:rsidRPr="00C41BF9">
        <w:rPr>
          <w:rFonts w:ascii="Gill Sans Nova" w:eastAsia="Calibri" w:hAnsi="Gill Sans Nova" w:cs="Quire Sans"/>
          <w:b/>
          <w:bCs/>
        </w:rPr>
        <w:t>Track Performance</w:t>
      </w:r>
      <w:r w:rsidRPr="00C41BF9">
        <w:rPr>
          <w:rFonts w:ascii="Gill Sans Nova" w:eastAsia="Calibri" w:hAnsi="Gill Sans Nova" w:cs="Quire Sans"/>
        </w:rPr>
        <w:t>:</w:t>
      </w:r>
      <w:r w:rsidRPr="00C41BF9">
        <w:rPr>
          <w:rFonts w:ascii="Gill Sans Nova" w:eastAsia="Calibri" w:hAnsi="Gill Sans Nova" w:cs="Quire Sans"/>
        </w:rPr>
        <w:br/>
        <w:t xml:space="preserve">Use Key Performance Indicators (KPIs) to monitor progress. These metrics might include </w:t>
      </w:r>
      <w:r w:rsidRPr="00C41BF9">
        <w:rPr>
          <w:rFonts w:ascii="Gill Sans Nova" w:eastAsia="Calibri" w:hAnsi="Gill Sans Nova" w:cs="Quire Sans"/>
          <w:b/>
          <w:bCs/>
        </w:rPr>
        <w:t xml:space="preserve">carbon emissions, waste reduction, employee diversity, </w:t>
      </w:r>
      <w:r w:rsidRPr="00C41BF9">
        <w:rPr>
          <w:rFonts w:ascii="Gill Sans Nova" w:eastAsia="Calibri" w:hAnsi="Gill Sans Nova" w:cs="Quire Sans"/>
        </w:rPr>
        <w:t>or</w:t>
      </w:r>
      <w:r w:rsidRPr="00C41BF9">
        <w:rPr>
          <w:rFonts w:ascii="Gill Sans Nova" w:eastAsia="Calibri" w:hAnsi="Gill Sans Nova" w:cs="Quire Sans"/>
          <w:b/>
          <w:bCs/>
        </w:rPr>
        <w:t xml:space="preserve"> ethical governance</w:t>
      </w:r>
      <w:r w:rsidRPr="00C41BF9">
        <w:rPr>
          <w:rFonts w:ascii="Gill Sans Nova" w:eastAsia="Calibri" w:hAnsi="Gill Sans Nova" w:cs="Quire Sans"/>
        </w:rPr>
        <w:t>. Tracking these indicators helps maintain focus and ensures that the strategy delivers tangible results.</w:t>
      </w:r>
    </w:p>
    <w:p w14:paraId="5161CBF1" w14:textId="77777777" w:rsidR="00C41BF9" w:rsidRPr="00C41BF9" w:rsidRDefault="00C41BF9" w:rsidP="00C41BF9">
      <w:pPr>
        <w:numPr>
          <w:ilvl w:val="0"/>
          <w:numId w:val="6"/>
        </w:numPr>
        <w:spacing w:line="259" w:lineRule="auto"/>
        <w:rPr>
          <w:rFonts w:ascii="Gill Sans Nova" w:eastAsia="Calibri" w:hAnsi="Gill Sans Nova" w:cs="Quire Sans"/>
        </w:rPr>
      </w:pPr>
      <w:r w:rsidRPr="00C41BF9">
        <w:rPr>
          <w:rFonts w:ascii="Gill Sans Nova" w:eastAsia="Calibri" w:hAnsi="Gill Sans Nova" w:cs="Quire Sans"/>
          <w:b/>
          <w:bCs/>
        </w:rPr>
        <w:t>Regular Communication</w:t>
      </w:r>
      <w:r w:rsidRPr="00C41BF9">
        <w:rPr>
          <w:rFonts w:ascii="Gill Sans Nova" w:eastAsia="Calibri" w:hAnsi="Gill Sans Nova" w:cs="Quire Sans"/>
        </w:rPr>
        <w:t>:</w:t>
      </w:r>
      <w:r w:rsidRPr="00C41BF9">
        <w:rPr>
          <w:rFonts w:ascii="Gill Sans Nova" w:eastAsia="Calibri" w:hAnsi="Gill Sans Nova" w:cs="Quire Sans"/>
        </w:rPr>
        <w:br/>
      </w:r>
      <w:r w:rsidRPr="00C41BF9">
        <w:rPr>
          <w:rFonts w:ascii="Gill Sans Nova" w:eastAsia="Calibri" w:hAnsi="Gill Sans Nova" w:cs="Quire Sans"/>
          <w:b/>
          <w:bCs/>
        </w:rPr>
        <w:t>Communicate progress</w:t>
      </w:r>
      <w:r w:rsidRPr="00C41BF9">
        <w:rPr>
          <w:rFonts w:ascii="Gill Sans Nova" w:eastAsia="Calibri" w:hAnsi="Gill Sans Nova" w:cs="Quire Sans"/>
        </w:rPr>
        <w:t xml:space="preserve"> regularly with leadership. Providing consistent updates to senior executives helps address challenges promptly and maintain momentum. Reporting can also be extended to </w:t>
      </w:r>
      <w:r w:rsidRPr="00C41BF9">
        <w:rPr>
          <w:rFonts w:ascii="Gill Sans Nova" w:eastAsia="Calibri" w:hAnsi="Gill Sans Nova" w:cs="Quire Sans"/>
          <w:b/>
          <w:bCs/>
        </w:rPr>
        <w:t>stakeholders</w:t>
      </w:r>
      <w:r w:rsidRPr="00C41BF9">
        <w:rPr>
          <w:rFonts w:ascii="Gill Sans Nova" w:eastAsia="Calibri" w:hAnsi="Gill Sans Nova" w:cs="Quire Sans"/>
        </w:rPr>
        <w:t>, where transparency is critical to building trust.</w:t>
      </w:r>
    </w:p>
    <w:p w14:paraId="2FD9B38B" w14:textId="77777777" w:rsidR="00C41BF9" w:rsidRPr="00C41BF9" w:rsidRDefault="00C41BF9" w:rsidP="00C41BF9">
      <w:pPr>
        <w:numPr>
          <w:ilvl w:val="0"/>
          <w:numId w:val="6"/>
        </w:numPr>
        <w:spacing w:line="259" w:lineRule="auto"/>
        <w:rPr>
          <w:rFonts w:ascii="Gill Sans Nova" w:eastAsia="Calibri" w:hAnsi="Gill Sans Nova" w:cs="Quire Sans"/>
        </w:rPr>
      </w:pPr>
      <w:r w:rsidRPr="00C41BF9">
        <w:rPr>
          <w:rFonts w:ascii="Gill Sans Nova" w:eastAsia="Calibri" w:hAnsi="Gill Sans Nova" w:cs="Quire Sans"/>
          <w:b/>
          <w:bCs/>
        </w:rPr>
        <w:t>Adjust Strategy as Needed</w:t>
      </w:r>
      <w:r w:rsidRPr="00C41BF9">
        <w:rPr>
          <w:rFonts w:ascii="Gill Sans Nova" w:eastAsia="Calibri" w:hAnsi="Gill Sans Nova" w:cs="Quire Sans"/>
        </w:rPr>
        <w:t>:</w:t>
      </w:r>
      <w:r w:rsidRPr="00C41BF9">
        <w:rPr>
          <w:rFonts w:ascii="Gill Sans Nova" w:eastAsia="Calibri" w:hAnsi="Gill Sans Nova" w:cs="Quire Sans"/>
        </w:rPr>
        <w:br/>
        <w:t xml:space="preserve">ESG expectations are constantly evolving—driven by changes in </w:t>
      </w:r>
      <w:r w:rsidRPr="00C41BF9">
        <w:rPr>
          <w:rFonts w:ascii="Gill Sans Nova" w:eastAsia="Calibri" w:hAnsi="Gill Sans Nova" w:cs="Quire Sans"/>
          <w:b/>
          <w:bCs/>
        </w:rPr>
        <w:t>regulations, market trends,</w:t>
      </w:r>
      <w:r w:rsidRPr="00C41BF9">
        <w:rPr>
          <w:rFonts w:ascii="Gill Sans Nova" w:eastAsia="Calibri" w:hAnsi="Gill Sans Nova" w:cs="Quire Sans"/>
        </w:rPr>
        <w:t xml:space="preserve"> and </w:t>
      </w:r>
      <w:r w:rsidRPr="00C41BF9">
        <w:rPr>
          <w:rFonts w:ascii="Gill Sans Nova" w:eastAsia="Calibri" w:hAnsi="Gill Sans Nova" w:cs="Quire Sans"/>
          <w:b/>
          <w:bCs/>
        </w:rPr>
        <w:t>stakeholder demands</w:t>
      </w:r>
      <w:r w:rsidRPr="00C41BF9">
        <w:rPr>
          <w:rFonts w:ascii="Gill Sans Nova" w:eastAsia="Calibri" w:hAnsi="Gill Sans Nova" w:cs="Quire Sans"/>
        </w:rPr>
        <w:t>. The ESG Task Force should periodically assess whether the strategy requires adjustment to remain practical and relevant. This flexibility ensures the company remains proactive rather than reactive.</w:t>
      </w:r>
    </w:p>
    <w:bookmarkEnd w:id="4"/>
    <w:p w14:paraId="4DC9B0EA" w14:textId="77777777" w:rsidR="00C41BF9" w:rsidRPr="00C41BF9" w:rsidRDefault="00C41BF9" w:rsidP="00C41BF9">
      <w:pPr>
        <w:spacing w:line="259" w:lineRule="auto"/>
        <w:jc w:val="both"/>
        <w:rPr>
          <w:rFonts w:ascii="Gill Sans Nova" w:eastAsia="Calibri" w:hAnsi="Gill Sans Nova" w:cs="Quire Sans"/>
        </w:rPr>
      </w:pPr>
    </w:p>
    <w:p w14:paraId="4D94DD8B" w14:textId="77777777" w:rsidR="00C41BF9" w:rsidRPr="00C41BF9" w:rsidRDefault="00C41BF9" w:rsidP="00C41BF9">
      <w:pPr>
        <w:spacing w:after="0" w:line="240" w:lineRule="auto"/>
        <w:rPr>
          <w:rFonts w:ascii="Gill Sans Nova" w:eastAsia="Times New Roman" w:hAnsi="Gill Sans Nova" w:cs="Quire Sans"/>
          <w:kern w:val="0"/>
          <w14:ligatures w14:val="none"/>
        </w:rPr>
      </w:pPr>
      <w:r w:rsidRPr="00C41BF9">
        <w:rPr>
          <w:rFonts w:ascii="Gill Sans Nova" w:eastAsia="Calibri" w:hAnsi="Gill Sans Nova" w:cs="Arial"/>
          <w:noProof/>
          <w:sz w:val="22"/>
          <w:szCs w:val="22"/>
        </w:rPr>
        <w:drawing>
          <wp:anchor distT="0" distB="0" distL="114300" distR="114300" simplePos="0" relativeHeight="251663360" behindDoc="0" locked="0" layoutInCell="1" allowOverlap="1" wp14:anchorId="7F334AB2" wp14:editId="6DC59575">
            <wp:simplePos x="0" y="0"/>
            <wp:positionH relativeFrom="column">
              <wp:posOffset>-44450</wp:posOffset>
            </wp:positionH>
            <wp:positionV relativeFrom="paragraph">
              <wp:posOffset>314325</wp:posOffset>
            </wp:positionV>
            <wp:extent cx="2637155" cy="617206"/>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37155" cy="617206"/>
                    </a:xfrm>
                    <a:prstGeom prst="rect">
                      <a:avLst/>
                    </a:prstGeom>
                    <a:noFill/>
                    <a:ln>
                      <a:noFill/>
                    </a:ln>
                  </pic:spPr>
                </pic:pic>
              </a:graphicData>
            </a:graphic>
          </wp:anchor>
        </w:drawing>
      </w:r>
      <w:r w:rsidRPr="00C41BF9">
        <w:rPr>
          <w:rFonts w:ascii="Gill Sans Nova" w:eastAsia="Times New Roman" w:hAnsi="Gill Sans Nova" w:cs="Quire Sans"/>
          <w:b/>
          <w:bCs/>
          <w:kern w:val="0"/>
          <w14:ligatures w14:val="none"/>
        </w:rPr>
        <w:t>Presenting the Business Case for ESG</w:t>
      </w:r>
      <w:r w:rsidRPr="00C41BF9">
        <w:rPr>
          <w:rFonts w:ascii="Gill Sans Nova" w:eastAsia="Times New Roman" w:hAnsi="Gill Sans Nova" w:cs="Quire Sans"/>
          <w:kern w:val="0"/>
          <w14:ligatures w14:val="none"/>
        </w:rPr>
        <w:br/>
      </w:r>
    </w:p>
    <w:p w14:paraId="630403D9" w14:textId="77777777" w:rsidR="00C41BF9" w:rsidRPr="00C41BF9" w:rsidRDefault="00C41BF9" w:rsidP="00C41BF9">
      <w:pPr>
        <w:spacing w:after="0"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kern w:val="0"/>
          <w14:ligatures w14:val="none"/>
        </w:rPr>
        <w:lastRenderedPageBreak/>
        <w:t xml:space="preserve">To achieve </w:t>
      </w:r>
      <w:r w:rsidRPr="00C41BF9">
        <w:rPr>
          <w:rFonts w:ascii="Gill Sans Nova" w:eastAsia="Times New Roman" w:hAnsi="Gill Sans Nova" w:cs="Quire Sans"/>
          <w:b/>
          <w:bCs/>
          <w:kern w:val="0"/>
          <w14:ligatures w14:val="none"/>
        </w:rPr>
        <w:t>leadership, buy-in</w:t>
      </w:r>
      <w:r w:rsidRPr="00C41BF9">
        <w:rPr>
          <w:rFonts w:ascii="Gill Sans Nova" w:eastAsia="Times New Roman" w:hAnsi="Gill Sans Nova" w:cs="Quire Sans"/>
          <w:kern w:val="0"/>
          <w14:ligatures w14:val="none"/>
        </w:rPr>
        <w:t xml:space="preserve">, presenting the </w:t>
      </w:r>
      <w:r w:rsidRPr="00C41BF9">
        <w:rPr>
          <w:rFonts w:ascii="Gill Sans Nova" w:eastAsia="Times New Roman" w:hAnsi="Gill Sans Nova" w:cs="Quire Sans"/>
          <w:b/>
          <w:bCs/>
          <w:kern w:val="0"/>
          <w14:ligatures w14:val="none"/>
        </w:rPr>
        <w:t>business case for ESG</w:t>
      </w:r>
      <w:r w:rsidRPr="00C41BF9">
        <w:rPr>
          <w:rFonts w:ascii="Gill Sans Nova" w:eastAsia="Times New Roman" w:hAnsi="Gill Sans Nova" w:cs="Quire Sans"/>
          <w:kern w:val="0"/>
          <w14:ligatures w14:val="none"/>
        </w:rPr>
        <w:t xml:space="preserve"> is essential. This means clearly articulating how ESG initiatives:</w:t>
      </w:r>
    </w:p>
    <w:p w14:paraId="2C147A51" w14:textId="77777777" w:rsidR="00C41BF9" w:rsidRPr="00C41BF9" w:rsidRDefault="00C41BF9" w:rsidP="00C41BF9">
      <w:pPr>
        <w:spacing w:after="0" w:line="240" w:lineRule="auto"/>
        <w:jc w:val="both"/>
        <w:rPr>
          <w:rFonts w:ascii="Gill Sans Nova" w:eastAsia="Times New Roman" w:hAnsi="Gill Sans Nova" w:cs="Quire Sans"/>
          <w:kern w:val="0"/>
          <w14:ligatures w14:val="none"/>
        </w:rPr>
      </w:pPr>
    </w:p>
    <w:p w14:paraId="28A55124" w14:textId="77777777" w:rsidR="00C41BF9" w:rsidRPr="00C41BF9" w:rsidRDefault="00C41BF9" w:rsidP="00C41BF9">
      <w:pPr>
        <w:numPr>
          <w:ilvl w:val="0"/>
          <w:numId w:val="20"/>
        </w:numPr>
        <w:spacing w:after="0"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Improve operational efficiency</w:t>
      </w:r>
      <w:r w:rsidRPr="00C41BF9">
        <w:rPr>
          <w:rFonts w:ascii="Gill Sans Nova" w:eastAsia="Times New Roman" w:hAnsi="Gill Sans Nova" w:cs="Quire Sans"/>
          <w:kern w:val="0"/>
          <w14:ligatures w14:val="none"/>
        </w:rPr>
        <w:t xml:space="preserve"> (e.g., reducing energy use lowers costs).</w:t>
      </w:r>
    </w:p>
    <w:p w14:paraId="69269224" w14:textId="77777777" w:rsidR="00C41BF9" w:rsidRPr="00C41BF9" w:rsidRDefault="00C41BF9" w:rsidP="00C41BF9">
      <w:pPr>
        <w:numPr>
          <w:ilvl w:val="0"/>
          <w:numId w:val="20"/>
        </w:numPr>
        <w:spacing w:after="0"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Mitigate risks</w:t>
      </w:r>
      <w:r w:rsidRPr="00C41BF9">
        <w:rPr>
          <w:rFonts w:ascii="Gill Sans Nova" w:eastAsia="Times New Roman" w:hAnsi="Gill Sans Nova" w:cs="Quire Sans"/>
          <w:kern w:val="0"/>
          <w14:ligatures w14:val="none"/>
        </w:rPr>
        <w:t xml:space="preserve"> (e.g., compliance with regulations avoids fines, avoiding reputational damage).</w:t>
      </w:r>
    </w:p>
    <w:p w14:paraId="07C15489" w14:textId="77777777" w:rsidR="00C41BF9" w:rsidRPr="00C41BF9" w:rsidRDefault="00C41BF9" w:rsidP="00C41BF9">
      <w:pPr>
        <w:numPr>
          <w:ilvl w:val="0"/>
          <w:numId w:val="20"/>
        </w:numPr>
        <w:spacing w:after="0"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Enhance brand reputation</w:t>
      </w:r>
      <w:r w:rsidRPr="00C41BF9">
        <w:rPr>
          <w:rFonts w:ascii="Gill Sans Nova" w:eastAsia="Times New Roman" w:hAnsi="Gill Sans Nova" w:cs="Quire Sans"/>
          <w:kern w:val="0"/>
          <w14:ligatures w14:val="none"/>
        </w:rPr>
        <w:t xml:space="preserve"> and help attract and retain talent, customers, and investors who value sustainability.</w:t>
      </w:r>
    </w:p>
    <w:p w14:paraId="1ED4BD00" w14:textId="77777777" w:rsidR="00C41BF9" w:rsidRPr="00C41BF9" w:rsidRDefault="00C41BF9" w:rsidP="00C41BF9">
      <w:pPr>
        <w:spacing w:after="0" w:line="240" w:lineRule="auto"/>
        <w:ind w:left="720"/>
        <w:jc w:val="both"/>
        <w:rPr>
          <w:rFonts w:ascii="Gill Sans Nova" w:eastAsia="Times New Roman" w:hAnsi="Gill Sans Nova" w:cs="Quire Sans"/>
          <w:kern w:val="0"/>
          <w14:ligatures w14:val="none"/>
        </w:rPr>
      </w:pPr>
    </w:p>
    <w:p w14:paraId="62636970" w14:textId="77777777" w:rsidR="00C41BF9" w:rsidRPr="00C41BF9" w:rsidRDefault="00C41BF9" w:rsidP="00C41BF9">
      <w:pPr>
        <w:spacing w:line="259"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kern w:val="0"/>
          <w14:ligatures w14:val="none"/>
        </w:rPr>
        <w:t xml:space="preserve">Leadership needs to understand that ESG is not just about fulfilling obligations—it is about </w:t>
      </w:r>
      <w:r w:rsidRPr="00C41BF9">
        <w:rPr>
          <w:rFonts w:ascii="Gill Sans Nova" w:eastAsia="Times New Roman" w:hAnsi="Gill Sans Nova" w:cs="Quire Sans"/>
          <w:b/>
          <w:bCs/>
          <w:kern w:val="0"/>
          <w14:ligatures w14:val="none"/>
        </w:rPr>
        <w:t>driving long-term growth</w:t>
      </w:r>
      <w:r w:rsidRPr="00C41BF9">
        <w:rPr>
          <w:rFonts w:ascii="Gill Sans Nova" w:eastAsia="Times New Roman" w:hAnsi="Gill Sans Nova" w:cs="Quire Sans"/>
          <w:kern w:val="0"/>
          <w14:ligatures w14:val="none"/>
        </w:rPr>
        <w:t xml:space="preserve"> and </w:t>
      </w:r>
      <w:r w:rsidRPr="00C41BF9">
        <w:rPr>
          <w:rFonts w:ascii="Gill Sans Nova" w:eastAsia="Times New Roman" w:hAnsi="Gill Sans Nova" w:cs="Quire Sans"/>
          <w:b/>
          <w:bCs/>
          <w:kern w:val="0"/>
          <w14:ligatures w14:val="none"/>
        </w:rPr>
        <w:t>building a resilient, future-ready organisation</w:t>
      </w:r>
      <w:r w:rsidRPr="00C41BF9">
        <w:rPr>
          <w:rFonts w:ascii="Gill Sans Nova" w:eastAsia="Times New Roman" w:hAnsi="Gill Sans Nova" w:cs="Quire Sans"/>
          <w:kern w:val="0"/>
          <w14:ligatures w14:val="none"/>
        </w:rPr>
        <w:t>.</w:t>
      </w:r>
    </w:p>
    <w:p w14:paraId="1AD0CF9F" w14:textId="77777777" w:rsidR="00C41BF9" w:rsidRPr="00C41BF9" w:rsidRDefault="00C41BF9" w:rsidP="00C41BF9">
      <w:pPr>
        <w:spacing w:line="259" w:lineRule="auto"/>
        <w:jc w:val="both"/>
        <w:rPr>
          <w:rFonts w:ascii="Gill Sans Nova" w:eastAsia="Calibri" w:hAnsi="Gill Sans Nova" w:cs="Quire Sans"/>
        </w:rPr>
      </w:pPr>
      <w:r w:rsidRPr="00C41BF9">
        <w:rPr>
          <w:rFonts w:ascii="Gill Sans Nova" w:eastAsia="Times New Roman" w:hAnsi="Gill Sans Nova" w:cs="Quire Sans"/>
          <w:kern w:val="0"/>
          <w14:ligatures w14:val="none"/>
        </w:rPr>
        <w:t xml:space="preserve">With a clear understanding of why ESG matters, and the importance of securing organisational support, it is time to assess your company’s current situation. </w:t>
      </w:r>
      <w:r w:rsidRPr="00C41BF9">
        <w:rPr>
          <w:rFonts w:ascii="Gill Sans Nova" w:eastAsia="Times New Roman" w:hAnsi="Gill Sans Nova" w:cs="Quire Sans"/>
          <w:b/>
          <w:bCs/>
          <w:kern w:val="0"/>
          <w14:ligatures w14:val="none"/>
        </w:rPr>
        <w:t>Chapter 2</w:t>
      </w:r>
      <w:r w:rsidRPr="00C41BF9">
        <w:rPr>
          <w:rFonts w:ascii="Gill Sans Nova" w:eastAsia="Times New Roman" w:hAnsi="Gill Sans Nova" w:cs="Quire Sans"/>
          <w:kern w:val="0"/>
          <w14:ligatures w14:val="none"/>
        </w:rPr>
        <w:t xml:space="preserve"> will guide you through conducting a </w:t>
      </w:r>
      <w:r w:rsidRPr="00C41BF9">
        <w:rPr>
          <w:rFonts w:ascii="Gill Sans Nova" w:eastAsia="Times New Roman" w:hAnsi="Gill Sans Nova" w:cs="Quire Sans"/>
          <w:b/>
          <w:bCs/>
          <w:kern w:val="0"/>
          <w14:ligatures w14:val="none"/>
        </w:rPr>
        <w:t>Current State Assessment</w:t>
      </w:r>
      <w:r w:rsidRPr="00C41BF9">
        <w:rPr>
          <w:rFonts w:ascii="Gill Sans Nova" w:eastAsia="Times New Roman" w:hAnsi="Gill Sans Nova" w:cs="Quire Sans"/>
          <w:kern w:val="0"/>
          <w14:ligatures w14:val="none"/>
        </w:rPr>
        <w:t xml:space="preserve"> and performing a </w:t>
      </w:r>
      <w:r w:rsidRPr="00C41BF9">
        <w:rPr>
          <w:rFonts w:ascii="Gill Sans Nova" w:eastAsia="Times New Roman" w:hAnsi="Gill Sans Nova" w:cs="Quire Sans"/>
          <w:b/>
          <w:bCs/>
          <w:kern w:val="0"/>
          <w14:ligatures w14:val="none"/>
        </w:rPr>
        <w:t>Gap Analysis</w:t>
      </w:r>
      <w:r w:rsidRPr="00C41BF9">
        <w:rPr>
          <w:rFonts w:ascii="Gill Sans Nova" w:eastAsia="Times New Roman" w:hAnsi="Gill Sans Nova" w:cs="Quire Sans"/>
          <w:kern w:val="0"/>
          <w14:ligatures w14:val="none"/>
        </w:rPr>
        <w:t>—crucial steps in understanding where you are now and where improvements are needed</w:t>
      </w:r>
      <w:r w:rsidRPr="00C41BF9">
        <w:rPr>
          <w:rFonts w:ascii="Gill Sans Nova" w:eastAsia="Calibri" w:hAnsi="Gill Sans Nova" w:cs="Quire Sans"/>
        </w:rPr>
        <w:t>.</w:t>
      </w:r>
    </w:p>
    <w:p w14:paraId="57B9C9BF" w14:textId="77777777" w:rsidR="00C41BF9" w:rsidRPr="00C41BF9" w:rsidRDefault="00C41BF9" w:rsidP="00C41BF9">
      <w:pPr>
        <w:spacing w:line="259" w:lineRule="auto"/>
        <w:jc w:val="both"/>
        <w:rPr>
          <w:rFonts w:ascii="Gill Sans Nova" w:eastAsia="Calibri" w:hAnsi="Gill Sans Nova" w:cs="Quire Sans"/>
        </w:rPr>
      </w:pPr>
      <w:r w:rsidRPr="00C41BF9">
        <w:rPr>
          <w:rFonts w:ascii="Gill Sans Nova" w:eastAsia="Calibri" w:hAnsi="Gill Sans Nova" w:cs="Arial"/>
          <w:noProof/>
          <w:sz w:val="22"/>
          <w:szCs w:val="22"/>
        </w:rPr>
        <w:drawing>
          <wp:anchor distT="0" distB="0" distL="114300" distR="114300" simplePos="0" relativeHeight="251665408" behindDoc="0" locked="0" layoutInCell="1" allowOverlap="1" wp14:anchorId="5003A104" wp14:editId="3644E581">
            <wp:simplePos x="0" y="0"/>
            <wp:positionH relativeFrom="column">
              <wp:posOffset>410845</wp:posOffset>
            </wp:positionH>
            <wp:positionV relativeFrom="paragraph">
              <wp:posOffset>19050</wp:posOffset>
            </wp:positionV>
            <wp:extent cx="4949825" cy="3082925"/>
            <wp:effectExtent l="0" t="0" r="3175" b="317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49825" cy="3082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7D8D11" w14:textId="77777777" w:rsidR="00C41BF9" w:rsidRPr="00C41BF9" w:rsidRDefault="00C41BF9" w:rsidP="00C41BF9">
      <w:pPr>
        <w:spacing w:line="259" w:lineRule="auto"/>
        <w:jc w:val="both"/>
        <w:rPr>
          <w:rFonts w:ascii="Gill Sans Nova" w:eastAsia="Calibri" w:hAnsi="Gill Sans Nova" w:cs="Quire Sans"/>
        </w:rPr>
      </w:pPr>
    </w:p>
    <w:p w14:paraId="24996F23" w14:textId="77777777" w:rsidR="00C41BF9" w:rsidRPr="00C41BF9" w:rsidRDefault="00C41BF9" w:rsidP="00C41BF9">
      <w:pPr>
        <w:spacing w:line="259" w:lineRule="auto"/>
        <w:jc w:val="both"/>
        <w:rPr>
          <w:rFonts w:ascii="Gill Sans Nova" w:eastAsia="Calibri" w:hAnsi="Gill Sans Nova" w:cs="Quire Sans"/>
        </w:rPr>
      </w:pPr>
    </w:p>
    <w:p w14:paraId="2D4960C4" w14:textId="77777777" w:rsidR="00C41BF9" w:rsidRPr="00C41BF9" w:rsidRDefault="00C41BF9" w:rsidP="00C41BF9">
      <w:pPr>
        <w:keepNext/>
        <w:keepLines/>
        <w:spacing w:before="160" w:after="80" w:line="259" w:lineRule="auto"/>
        <w:outlineLvl w:val="2"/>
        <w:rPr>
          <w:rFonts w:ascii="Gill Sans Nova" w:eastAsia="Times New Roman" w:hAnsi="Gill Sans Nova" w:cs="Quire Sans"/>
          <w:color w:val="2F5496"/>
        </w:rPr>
      </w:pPr>
    </w:p>
    <w:p w14:paraId="73120AE1" w14:textId="77777777" w:rsidR="00C41BF9" w:rsidRPr="00C41BF9" w:rsidRDefault="00C41BF9" w:rsidP="00C41BF9">
      <w:pPr>
        <w:keepNext/>
        <w:keepLines/>
        <w:spacing w:before="160" w:after="80" w:line="259" w:lineRule="auto"/>
        <w:outlineLvl w:val="2"/>
        <w:rPr>
          <w:rFonts w:ascii="Gill Sans Nova" w:eastAsia="Times New Roman" w:hAnsi="Gill Sans Nova" w:cs="Quire Sans"/>
          <w:color w:val="2F5496"/>
        </w:rPr>
      </w:pPr>
    </w:p>
    <w:p w14:paraId="1638451D" w14:textId="77777777" w:rsidR="00C41BF9" w:rsidRPr="00C41BF9" w:rsidRDefault="00C41BF9" w:rsidP="00C41BF9">
      <w:pPr>
        <w:spacing w:line="259" w:lineRule="auto"/>
        <w:rPr>
          <w:rFonts w:ascii="Calibri" w:eastAsia="Calibri" w:hAnsi="Calibri" w:cs="Arial"/>
          <w:sz w:val="22"/>
          <w:szCs w:val="22"/>
        </w:rPr>
      </w:pPr>
    </w:p>
    <w:p w14:paraId="07C02841" w14:textId="77777777" w:rsidR="00C41BF9" w:rsidRPr="00C41BF9" w:rsidRDefault="00C41BF9" w:rsidP="00C41BF9">
      <w:pPr>
        <w:spacing w:line="259" w:lineRule="auto"/>
        <w:rPr>
          <w:rFonts w:ascii="Calibri" w:eastAsia="Calibri" w:hAnsi="Calibri" w:cs="Arial"/>
          <w:sz w:val="22"/>
          <w:szCs w:val="22"/>
        </w:rPr>
      </w:pPr>
    </w:p>
    <w:p w14:paraId="71D4FA5C" w14:textId="77777777" w:rsidR="00C41BF9" w:rsidRPr="00C41BF9" w:rsidRDefault="00C41BF9" w:rsidP="00C41BF9">
      <w:pPr>
        <w:spacing w:line="259" w:lineRule="auto"/>
        <w:rPr>
          <w:rFonts w:ascii="Calibri" w:eastAsia="Calibri" w:hAnsi="Calibri" w:cs="Arial"/>
          <w:sz w:val="22"/>
          <w:szCs w:val="22"/>
        </w:rPr>
      </w:pPr>
    </w:p>
    <w:p w14:paraId="129596D5" w14:textId="77777777" w:rsidR="00C41BF9" w:rsidRPr="00C41BF9" w:rsidRDefault="00C41BF9" w:rsidP="00C41BF9">
      <w:pPr>
        <w:spacing w:line="259" w:lineRule="auto"/>
        <w:rPr>
          <w:rFonts w:ascii="Calibri" w:eastAsia="Calibri" w:hAnsi="Calibri" w:cs="Arial"/>
          <w:sz w:val="22"/>
          <w:szCs w:val="22"/>
        </w:rPr>
      </w:pPr>
    </w:p>
    <w:p w14:paraId="0FC82327" w14:textId="77777777" w:rsidR="00C41BF9" w:rsidRPr="00C41BF9" w:rsidRDefault="00C41BF9" w:rsidP="00C41BF9">
      <w:pPr>
        <w:spacing w:line="259" w:lineRule="auto"/>
        <w:rPr>
          <w:rFonts w:ascii="Calibri" w:eastAsia="Calibri" w:hAnsi="Calibri" w:cs="Arial"/>
          <w:sz w:val="22"/>
          <w:szCs w:val="22"/>
        </w:rPr>
      </w:pPr>
      <w:r w:rsidRPr="00C41BF9">
        <w:rPr>
          <w:rFonts w:ascii="Gill Sans Nova" w:eastAsia="Calibri" w:hAnsi="Gill Sans Nova" w:cs="Arial"/>
          <w:noProof/>
          <w:sz w:val="22"/>
          <w:szCs w:val="22"/>
        </w:rPr>
        <w:drawing>
          <wp:anchor distT="0" distB="0" distL="114300" distR="114300" simplePos="0" relativeHeight="251664384" behindDoc="0" locked="0" layoutInCell="1" allowOverlap="1" wp14:anchorId="0C25518B" wp14:editId="0EB60682">
            <wp:simplePos x="0" y="0"/>
            <wp:positionH relativeFrom="margin">
              <wp:align>center</wp:align>
            </wp:positionH>
            <wp:positionV relativeFrom="paragraph">
              <wp:posOffset>591185</wp:posOffset>
            </wp:positionV>
            <wp:extent cx="3876040" cy="169799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81557" cy="17005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F9445F" w14:textId="77777777" w:rsidR="00C41BF9" w:rsidRPr="00C41BF9" w:rsidRDefault="00C41BF9" w:rsidP="00C41BF9">
      <w:pPr>
        <w:keepNext/>
        <w:keepLines/>
        <w:spacing w:before="160" w:after="80" w:line="259" w:lineRule="auto"/>
        <w:outlineLvl w:val="2"/>
        <w:rPr>
          <w:rFonts w:ascii="Gill Sans Nova" w:eastAsia="Times New Roman" w:hAnsi="Gill Sans Nova" w:cs="Quire Sans"/>
          <w:color w:val="2F5496"/>
        </w:rPr>
      </w:pPr>
      <w:bookmarkStart w:id="5" w:name="_Hlk200541162"/>
      <w:r w:rsidRPr="00C41BF9">
        <w:rPr>
          <w:rFonts w:ascii="Gill Sans Nova" w:eastAsia="Times New Roman" w:hAnsi="Gill Sans Nova" w:cs="Quire Sans"/>
          <w:color w:val="2F5496"/>
        </w:rPr>
        <w:lastRenderedPageBreak/>
        <w:t>Appendix: Detailed Scope of Work Guide for Hiring ESG Consultants</w:t>
      </w:r>
    </w:p>
    <w:p w14:paraId="74C0A2A3" w14:textId="77777777" w:rsidR="00C41BF9" w:rsidRPr="00C41BF9" w:rsidRDefault="00C41BF9" w:rsidP="00C41BF9">
      <w:pPr>
        <w:spacing w:before="100" w:beforeAutospacing="1" w:after="100" w:afterAutospacing="1" w:line="240" w:lineRule="auto"/>
        <w:rPr>
          <w:rFonts w:ascii="Gill Sans Nova" w:eastAsia="Times New Roman" w:hAnsi="Gill Sans Nova" w:cs="Quire Sans"/>
          <w:kern w:val="0"/>
          <w14:ligatures w14:val="none"/>
        </w:rPr>
      </w:pPr>
      <w:r w:rsidRPr="00C41BF9">
        <w:rPr>
          <w:rFonts w:ascii="Gill Sans Nova" w:eastAsia="Times New Roman" w:hAnsi="Gill Sans Nova" w:cs="Quire Sans"/>
          <w:kern w:val="0"/>
          <w14:ligatures w14:val="none"/>
        </w:rPr>
        <w:t>This detailed Scope of Work (SOW) template is designed to guide your organisation through the process of effectively engaging external ESG consultants. It ensures a comprehensive approach, covering assessment, strategy development, implementation planning, and reporting.</w:t>
      </w:r>
    </w:p>
    <w:p w14:paraId="1D2C34EA" w14:textId="77777777" w:rsidR="00C41BF9" w:rsidRPr="00C41BF9" w:rsidRDefault="00C41BF9" w:rsidP="00C41BF9">
      <w:pPr>
        <w:keepNext/>
        <w:keepLines/>
        <w:spacing w:before="80" w:after="40" w:line="259" w:lineRule="auto"/>
        <w:outlineLvl w:val="3"/>
        <w:rPr>
          <w:rFonts w:ascii="Gill Sans Nova" w:eastAsia="Times New Roman" w:hAnsi="Gill Sans Nova" w:cs="Quire Sans"/>
          <w:i/>
          <w:iCs/>
          <w:color w:val="2F5496"/>
        </w:rPr>
      </w:pPr>
      <w:r w:rsidRPr="00C41BF9">
        <w:rPr>
          <w:rFonts w:ascii="Gill Sans Nova" w:eastAsia="Times New Roman" w:hAnsi="Gill Sans Nova" w:cs="Quire Sans"/>
          <w:i/>
          <w:iCs/>
          <w:color w:val="2F5496"/>
        </w:rPr>
        <w:t>1. Project Objectives:</w:t>
      </w:r>
    </w:p>
    <w:p w14:paraId="43F6A57D" w14:textId="77777777" w:rsidR="00C41BF9" w:rsidRPr="00C41BF9" w:rsidRDefault="00C41BF9" w:rsidP="00C41BF9">
      <w:pPr>
        <w:numPr>
          <w:ilvl w:val="0"/>
          <w:numId w:val="8"/>
        </w:numPr>
        <w:spacing w:before="100" w:beforeAutospacing="1" w:after="100" w:afterAutospacing="1" w:line="240" w:lineRule="auto"/>
        <w:rPr>
          <w:rFonts w:ascii="Gill Sans Nova" w:eastAsia="Calibri" w:hAnsi="Gill Sans Nova" w:cs="Quire Sans"/>
        </w:rPr>
      </w:pPr>
      <w:r w:rsidRPr="00C41BF9">
        <w:rPr>
          <w:rFonts w:ascii="Gill Sans Nova" w:eastAsia="Calibri" w:hAnsi="Gill Sans Nova" w:cs="Quire Sans"/>
        </w:rPr>
        <w:t>Clearly define the primary ESG goals the consultant is expected to achieve.</w:t>
      </w:r>
    </w:p>
    <w:p w14:paraId="683773E4" w14:textId="77777777" w:rsidR="00C41BF9" w:rsidRPr="00C41BF9" w:rsidRDefault="00C41BF9" w:rsidP="00C41BF9">
      <w:pPr>
        <w:numPr>
          <w:ilvl w:val="0"/>
          <w:numId w:val="8"/>
        </w:numPr>
        <w:spacing w:before="100" w:beforeAutospacing="1" w:after="100" w:afterAutospacing="1" w:line="240" w:lineRule="auto"/>
        <w:rPr>
          <w:rFonts w:ascii="Gill Sans Nova" w:eastAsia="Calibri" w:hAnsi="Gill Sans Nova" w:cs="Quire Sans"/>
        </w:rPr>
      </w:pPr>
      <w:r w:rsidRPr="00C41BF9">
        <w:rPr>
          <w:rFonts w:ascii="Gill Sans Nova" w:eastAsia="Calibri" w:hAnsi="Gill Sans Nova" w:cs="Quire Sans"/>
        </w:rPr>
        <w:t>Highlight the strategic relevance of these goals in relation to broader business objectives.</w:t>
      </w:r>
    </w:p>
    <w:p w14:paraId="3265D69C" w14:textId="77777777" w:rsidR="00C41BF9" w:rsidRPr="00C41BF9" w:rsidRDefault="00C41BF9" w:rsidP="00C41BF9">
      <w:pPr>
        <w:keepNext/>
        <w:keepLines/>
        <w:spacing w:before="80" w:after="40" w:line="259" w:lineRule="auto"/>
        <w:outlineLvl w:val="3"/>
        <w:rPr>
          <w:rFonts w:ascii="Gill Sans Nova" w:eastAsia="Times New Roman" w:hAnsi="Gill Sans Nova" w:cs="Quire Sans"/>
          <w:i/>
          <w:iCs/>
          <w:color w:val="2F5496"/>
        </w:rPr>
      </w:pPr>
      <w:r w:rsidRPr="00C41BF9">
        <w:rPr>
          <w:rFonts w:ascii="Gill Sans Nova" w:eastAsia="Times New Roman" w:hAnsi="Gill Sans Nova" w:cs="Quire Sans"/>
          <w:i/>
          <w:iCs/>
          <w:color w:val="2F5496"/>
        </w:rPr>
        <w:t>2. Comprehensive Assessment:</w:t>
      </w:r>
    </w:p>
    <w:p w14:paraId="07E6DDEA" w14:textId="77777777" w:rsidR="00C41BF9" w:rsidRPr="00C41BF9" w:rsidRDefault="00C41BF9" w:rsidP="00C41BF9">
      <w:pPr>
        <w:numPr>
          <w:ilvl w:val="0"/>
          <w:numId w:val="9"/>
        </w:numPr>
        <w:spacing w:before="100" w:beforeAutospacing="1" w:after="100" w:afterAutospacing="1" w:line="240" w:lineRule="auto"/>
        <w:rPr>
          <w:rFonts w:ascii="Gill Sans Nova" w:eastAsia="Calibri" w:hAnsi="Gill Sans Nova" w:cs="Quire Sans"/>
        </w:rPr>
      </w:pPr>
      <w:r w:rsidRPr="00C41BF9">
        <w:rPr>
          <w:rFonts w:ascii="Gill Sans Nova" w:eastAsia="Calibri" w:hAnsi="Gill Sans Nova" w:cs="Quire Sans"/>
        </w:rPr>
        <w:t>Conduct a thorough baseline assessment of existing ESG practices and performance metrics.</w:t>
      </w:r>
    </w:p>
    <w:p w14:paraId="3EDC192C" w14:textId="77777777" w:rsidR="00C41BF9" w:rsidRPr="00C41BF9" w:rsidRDefault="00C41BF9" w:rsidP="00C41BF9">
      <w:pPr>
        <w:numPr>
          <w:ilvl w:val="0"/>
          <w:numId w:val="9"/>
        </w:numPr>
        <w:spacing w:before="100" w:beforeAutospacing="1" w:after="100" w:afterAutospacing="1" w:line="240" w:lineRule="auto"/>
        <w:rPr>
          <w:rFonts w:ascii="Gill Sans Nova" w:eastAsia="Calibri" w:hAnsi="Gill Sans Nova" w:cs="Quire Sans"/>
        </w:rPr>
      </w:pPr>
      <w:r w:rsidRPr="00C41BF9">
        <w:rPr>
          <w:rFonts w:ascii="Gill Sans Nova" w:eastAsia="Calibri" w:hAnsi="Gill Sans Nova" w:cs="Quire Sans"/>
        </w:rPr>
        <w:t>Perform a detailed regulatory compliance review tailored to the specific requirements of your industry and geographic location.</w:t>
      </w:r>
    </w:p>
    <w:p w14:paraId="1CBE8B8C" w14:textId="77777777" w:rsidR="00C41BF9" w:rsidRPr="00C41BF9" w:rsidRDefault="00C41BF9" w:rsidP="00C41BF9">
      <w:pPr>
        <w:numPr>
          <w:ilvl w:val="0"/>
          <w:numId w:val="9"/>
        </w:numPr>
        <w:spacing w:before="100" w:beforeAutospacing="1" w:after="100" w:afterAutospacing="1" w:line="240" w:lineRule="auto"/>
        <w:rPr>
          <w:rFonts w:ascii="Gill Sans Nova" w:eastAsia="Calibri" w:hAnsi="Gill Sans Nova" w:cs="Quire Sans"/>
        </w:rPr>
      </w:pPr>
      <w:r w:rsidRPr="00C41BF9">
        <w:rPr>
          <w:rFonts w:ascii="Gill Sans Nova" w:eastAsia="Calibri" w:hAnsi="Gill Sans Nova" w:cs="Quire Sans"/>
        </w:rPr>
        <w:t>Identify gaps in current ESG initiatives relative to industry benchmarks and best practices.</w:t>
      </w:r>
    </w:p>
    <w:p w14:paraId="54FC362D" w14:textId="77777777" w:rsidR="00C41BF9" w:rsidRPr="00C41BF9" w:rsidRDefault="00C41BF9" w:rsidP="00C41BF9">
      <w:pPr>
        <w:keepNext/>
        <w:keepLines/>
        <w:spacing w:before="80" w:after="40" w:line="259" w:lineRule="auto"/>
        <w:outlineLvl w:val="3"/>
        <w:rPr>
          <w:rFonts w:ascii="Gill Sans Nova" w:eastAsia="Times New Roman" w:hAnsi="Gill Sans Nova" w:cs="Quire Sans"/>
          <w:i/>
          <w:iCs/>
          <w:color w:val="2F5496"/>
        </w:rPr>
      </w:pPr>
      <w:r w:rsidRPr="00C41BF9">
        <w:rPr>
          <w:rFonts w:ascii="Gill Sans Nova" w:eastAsia="Times New Roman" w:hAnsi="Gill Sans Nova" w:cs="Quire Sans"/>
          <w:i/>
          <w:iCs/>
          <w:color w:val="2F5496"/>
        </w:rPr>
        <w:t>3. Strategy Formulation:</w:t>
      </w:r>
    </w:p>
    <w:p w14:paraId="6AB73EA7" w14:textId="77777777" w:rsidR="00C41BF9" w:rsidRPr="00C41BF9" w:rsidRDefault="00C41BF9" w:rsidP="00C41BF9">
      <w:pPr>
        <w:numPr>
          <w:ilvl w:val="0"/>
          <w:numId w:val="10"/>
        </w:numPr>
        <w:spacing w:before="100" w:beforeAutospacing="1" w:after="100" w:afterAutospacing="1" w:line="240" w:lineRule="auto"/>
        <w:rPr>
          <w:rFonts w:ascii="Gill Sans Nova" w:eastAsia="Calibri" w:hAnsi="Gill Sans Nova" w:cs="Quire Sans"/>
        </w:rPr>
      </w:pPr>
      <w:r w:rsidRPr="00C41BF9">
        <w:rPr>
          <w:rFonts w:ascii="Gill Sans Nova" w:eastAsia="Calibri" w:hAnsi="Gill Sans Nova" w:cs="Quire Sans"/>
        </w:rPr>
        <w:t>Develop a bespoke ESG strategy encompassing environmental, social, and governance dimensions, tailored to your company’s scale, sector, and strategic vision.</w:t>
      </w:r>
    </w:p>
    <w:p w14:paraId="12EB7280" w14:textId="77777777" w:rsidR="00C41BF9" w:rsidRPr="00C41BF9" w:rsidRDefault="00C41BF9" w:rsidP="00C41BF9">
      <w:pPr>
        <w:numPr>
          <w:ilvl w:val="0"/>
          <w:numId w:val="10"/>
        </w:numPr>
        <w:spacing w:before="100" w:beforeAutospacing="1" w:after="100" w:afterAutospacing="1" w:line="240" w:lineRule="auto"/>
        <w:rPr>
          <w:rFonts w:ascii="Gill Sans Nova" w:eastAsia="Calibri" w:hAnsi="Gill Sans Nova" w:cs="Quire Sans"/>
        </w:rPr>
      </w:pPr>
      <w:r w:rsidRPr="00C41BF9">
        <w:rPr>
          <w:rFonts w:ascii="Gill Sans Nova" w:eastAsia="Calibri" w:hAnsi="Gill Sans Nova" w:cs="Quire Sans"/>
        </w:rPr>
        <w:t>Formulate actionable initiatives for each identified gap, with clear guidance on integration into corporate operations.</w:t>
      </w:r>
    </w:p>
    <w:p w14:paraId="6D944634" w14:textId="77777777" w:rsidR="00C41BF9" w:rsidRPr="00C41BF9" w:rsidRDefault="00C41BF9" w:rsidP="00C41BF9">
      <w:pPr>
        <w:keepNext/>
        <w:keepLines/>
        <w:spacing w:before="80" w:after="40" w:line="259" w:lineRule="auto"/>
        <w:outlineLvl w:val="3"/>
        <w:rPr>
          <w:rFonts w:ascii="Gill Sans Nova" w:eastAsia="Times New Roman" w:hAnsi="Gill Sans Nova" w:cs="Quire Sans"/>
          <w:i/>
          <w:iCs/>
          <w:color w:val="2F5496"/>
        </w:rPr>
      </w:pPr>
      <w:r w:rsidRPr="00C41BF9">
        <w:rPr>
          <w:rFonts w:ascii="Gill Sans Nova" w:eastAsia="Times New Roman" w:hAnsi="Gill Sans Nova" w:cs="Quire Sans"/>
          <w:i/>
          <w:iCs/>
          <w:color w:val="2F5496"/>
        </w:rPr>
        <w:t>4. Implementation Roadmap:</w:t>
      </w:r>
    </w:p>
    <w:p w14:paraId="6C563173" w14:textId="77777777" w:rsidR="00C41BF9" w:rsidRPr="00C41BF9" w:rsidRDefault="00C41BF9" w:rsidP="00C41BF9">
      <w:pPr>
        <w:numPr>
          <w:ilvl w:val="0"/>
          <w:numId w:val="11"/>
        </w:numPr>
        <w:spacing w:before="100" w:beforeAutospacing="1" w:after="100" w:afterAutospacing="1" w:line="240" w:lineRule="auto"/>
        <w:rPr>
          <w:rFonts w:ascii="Gill Sans Nova" w:eastAsia="Calibri" w:hAnsi="Gill Sans Nova" w:cs="Quire Sans"/>
        </w:rPr>
      </w:pPr>
      <w:r w:rsidRPr="00C41BF9">
        <w:rPr>
          <w:rFonts w:ascii="Gill Sans Nova" w:eastAsia="Calibri" w:hAnsi="Gill Sans Nova" w:cs="Quire Sans"/>
        </w:rPr>
        <w:t>Create a detailed implementation plan specifying phases, key actions, responsible parties, resource allocation, and risk mitigation strategies.</w:t>
      </w:r>
    </w:p>
    <w:p w14:paraId="41B3ECA8" w14:textId="77777777" w:rsidR="00C41BF9" w:rsidRPr="00C41BF9" w:rsidRDefault="00C41BF9" w:rsidP="00C41BF9">
      <w:pPr>
        <w:numPr>
          <w:ilvl w:val="0"/>
          <w:numId w:val="11"/>
        </w:numPr>
        <w:spacing w:before="100" w:beforeAutospacing="1" w:after="100" w:afterAutospacing="1" w:line="240" w:lineRule="auto"/>
        <w:rPr>
          <w:rFonts w:ascii="Gill Sans Nova" w:eastAsia="Calibri" w:hAnsi="Gill Sans Nova" w:cs="Quire Sans"/>
        </w:rPr>
      </w:pPr>
      <w:r w:rsidRPr="00C41BF9">
        <w:rPr>
          <w:rFonts w:ascii="Gill Sans Nova" w:eastAsia="Calibri" w:hAnsi="Gill Sans Nova" w:cs="Quire Sans"/>
        </w:rPr>
        <w:t>Outline necessary organisational changes, including the creation of new roles or adjustments to existing positions to support ESG initiatives.</w:t>
      </w:r>
    </w:p>
    <w:p w14:paraId="2E8AC7D1" w14:textId="77777777" w:rsidR="00C41BF9" w:rsidRPr="00C41BF9" w:rsidRDefault="00C41BF9" w:rsidP="00C41BF9">
      <w:pPr>
        <w:numPr>
          <w:ilvl w:val="0"/>
          <w:numId w:val="11"/>
        </w:numPr>
        <w:spacing w:before="100" w:beforeAutospacing="1" w:after="100" w:afterAutospacing="1" w:line="240" w:lineRule="auto"/>
        <w:rPr>
          <w:rFonts w:ascii="Gill Sans Nova" w:eastAsia="Calibri" w:hAnsi="Gill Sans Nova" w:cs="Quire Sans"/>
        </w:rPr>
      </w:pPr>
      <w:r w:rsidRPr="00C41BF9">
        <w:rPr>
          <w:rFonts w:ascii="Gill Sans Nova" w:eastAsia="Calibri" w:hAnsi="Gill Sans Nova" w:cs="Quire Sans"/>
        </w:rPr>
        <w:t>Develop a comprehensive training programme for all levels of staff, focused on ESG awareness, responsibilities, and best practices.</w:t>
      </w:r>
    </w:p>
    <w:p w14:paraId="1D206E27" w14:textId="77777777" w:rsidR="00C41BF9" w:rsidRPr="00C41BF9" w:rsidRDefault="00C41BF9" w:rsidP="00C41BF9">
      <w:pPr>
        <w:keepNext/>
        <w:keepLines/>
        <w:spacing w:before="80" w:after="40" w:line="259" w:lineRule="auto"/>
        <w:outlineLvl w:val="3"/>
        <w:rPr>
          <w:rFonts w:ascii="Gill Sans Nova" w:eastAsia="Times New Roman" w:hAnsi="Gill Sans Nova" w:cs="Quire Sans"/>
          <w:i/>
          <w:iCs/>
          <w:color w:val="2F5496"/>
        </w:rPr>
      </w:pPr>
      <w:r w:rsidRPr="00C41BF9">
        <w:rPr>
          <w:rFonts w:ascii="Gill Sans Nova" w:eastAsia="Times New Roman" w:hAnsi="Gill Sans Nova" w:cs="Quire Sans"/>
          <w:i/>
          <w:iCs/>
          <w:color w:val="2F5496"/>
        </w:rPr>
        <w:t>5. Performance Metrics and Reporting:</w:t>
      </w:r>
    </w:p>
    <w:p w14:paraId="002E7DC0" w14:textId="77777777" w:rsidR="00C41BF9" w:rsidRPr="00C41BF9" w:rsidRDefault="00C41BF9" w:rsidP="00C41BF9">
      <w:pPr>
        <w:numPr>
          <w:ilvl w:val="0"/>
          <w:numId w:val="12"/>
        </w:numPr>
        <w:spacing w:before="100" w:beforeAutospacing="1" w:after="100" w:afterAutospacing="1" w:line="240" w:lineRule="auto"/>
        <w:rPr>
          <w:rFonts w:ascii="Gill Sans Nova" w:eastAsia="Calibri" w:hAnsi="Gill Sans Nova" w:cs="Quire Sans"/>
        </w:rPr>
      </w:pPr>
      <w:r w:rsidRPr="00C41BF9">
        <w:rPr>
          <w:rFonts w:ascii="Gill Sans Nova" w:eastAsia="Calibri" w:hAnsi="Gill Sans Nova" w:cs="Quire Sans"/>
        </w:rPr>
        <w:t>Define specific, measurable KPIs to track progress against each component of the ESG strategy.</w:t>
      </w:r>
    </w:p>
    <w:p w14:paraId="129AEF57" w14:textId="77777777" w:rsidR="00C41BF9" w:rsidRPr="00C41BF9" w:rsidRDefault="00C41BF9" w:rsidP="00C41BF9">
      <w:pPr>
        <w:numPr>
          <w:ilvl w:val="0"/>
          <w:numId w:val="12"/>
        </w:numPr>
        <w:spacing w:before="100" w:beforeAutospacing="1" w:after="100" w:afterAutospacing="1" w:line="240" w:lineRule="auto"/>
        <w:rPr>
          <w:rFonts w:ascii="Gill Sans Nova" w:eastAsia="Calibri" w:hAnsi="Gill Sans Nova" w:cs="Quire Sans"/>
        </w:rPr>
      </w:pPr>
      <w:r w:rsidRPr="00C41BF9">
        <w:rPr>
          <w:rFonts w:ascii="Gill Sans Nova" w:eastAsia="Calibri" w:hAnsi="Gill Sans Nova" w:cs="Quire Sans"/>
        </w:rPr>
        <w:lastRenderedPageBreak/>
        <w:t>Establish a performance monitoring system, including data collection tools and reporting protocols.</w:t>
      </w:r>
    </w:p>
    <w:p w14:paraId="5CDCA61C" w14:textId="77777777" w:rsidR="00C41BF9" w:rsidRPr="00C41BF9" w:rsidRDefault="00C41BF9" w:rsidP="00C41BF9">
      <w:pPr>
        <w:numPr>
          <w:ilvl w:val="0"/>
          <w:numId w:val="12"/>
        </w:numPr>
        <w:spacing w:before="100" w:beforeAutospacing="1" w:after="100" w:afterAutospacing="1" w:line="240" w:lineRule="auto"/>
        <w:rPr>
          <w:rFonts w:ascii="Gill Sans Nova" w:eastAsia="Calibri" w:hAnsi="Gill Sans Nova" w:cs="Quire Sans"/>
        </w:rPr>
      </w:pPr>
      <w:r w:rsidRPr="00C41BF9">
        <w:rPr>
          <w:rFonts w:ascii="Gill Sans Nova" w:eastAsia="Calibri" w:hAnsi="Gill Sans Nova" w:cs="Quire Sans"/>
        </w:rPr>
        <w:t>Prepare internal and external ESG reporting templates aligned with global standards such as GRI, SASB, and TCFD.</w:t>
      </w:r>
    </w:p>
    <w:p w14:paraId="17DD6FA6" w14:textId="77777777" w:rsidR="00C41BF9" w:rsidRPr="00C41BF9" w:rsidRDefault="00C41BF9" w:rsidP="00C41BF9">
      <w:pPr>
        <w:keepNext/>
        <w:keepLines/>
        <w:spacing w:before="80" w:after="40" w:line="259" w:lineRule="auto"/>
        <w:outlineLvl w:val="3"/>
        <w:rPr>
          <w:rFonts w:ascii="Gill Sans Nova" w:eastAsia="Times New Roman" w:hAnsi="Gill Sans Nova" w:cs="Quire Sans"/>
          <w:i/>
          <w:iCs/>
          <w:color w:val="2F5496"/>
        </w:rPr>
      </w:pPr>
      <w:r w:rsidRPr="00C41BF9">
        <w:rPr>
          <w:rFonts w:ascii="Gill Sans Nova" w:eastAsia="Times New Roman" w:hAnsi="Gill Sans Nova" w:cs="Quire Sans"/>
          <w:i/>
          <w:iCs/>
          <w:color w:val="2F5496"/>
        </w:rPr>
        <w:t>6. Deliverables:</w:t>
      </w:r>
    </w:p>
    <w:p w14:paraId="2510F971" w14:textId="77777777" w:rsidR="00C41BF9" w:rsidRPr="00C41BF9" w:rsidRDefault="00C41BF9" w:rsidP="00C41BF9">
      <w:pPr>
        <w:numPr>
          <w:ilvl w:val="0"/>
          <w:numId w:val="13"/>
        </w:numPr>
        <w:spacing w:before="100" w:beforeAutospacing="1" w:after="100" w:afterAutospacing="1" w:line="240" w:lineRule="auto"/>
        <w:rPr>
          <w:rFonts w:ascii="Gill Sans Nova" w:eastAsia="Calibri" w:hAnsi="Gill Sans Nova" w:cs="Quire Sans"/>
        </w:rPr>
      </w:pPr>
      <w:r w:rsidRPr="00C41BF9">
        <w:rPr>
          <w:rFonts w:ascii="Gill Sans Nova" w:eastAsia="Calibri" w:hAnsi="Gill Sans Nova" w:cs="Quire Sans"/>
        </w:rPr>
        <w:t>Provide a comprehensive ESG strategy document detailing findings, recommendations, and the implementation roadmap.</w:t>
      </w:r>
    </w:p>
    <w:p w14:paraId="173E1821" w14:textId="77777777" w:rsidR="00C41BF9" w:rsidRPr="00C41BF9" w:rsidRDefault="00C41BF9" w:rsidP="00C41BF9">
      <w:pPr>
        <w:numPr>
          <w:ilvl w:val="0"/>
          <w:numId w:val="13"/>
        </w:numPr>
        <w:spacing w:before="100" w:beforeAutospacing="1" w:after="100" w:afterAutospacing="1" w:line="240" w:lineRule="auto"/>
        <w:rPr>
          <w:rFonts w:ascii="Gill Sans Nova" w:eastAsia="Calibri" w:hAnsi="Gill Sans Nova" w:cs="Quire Sans"/>
        </w:rPr>
      </w:pPr>
      <w:r w:rsidRPr="00C41BF9">
        <w:rPr>
          <w:rFonts w:ascii="Gill Sans Nova" w:eastAsia="Calibri" w:hAnsi="Gill Sans Nova" w:cs="Quire Sans"/>
        </w:rPr>
        <w:t>Deliver a series of progress reports at predetermined milestones throughout the consultancy period.</w:t>
      </w:r>
    </w:p>
    <w:p w14:paraId="443066AE" w14:textId="77777777" w:rsidR="00C41BF9" w:rsidRPr="00C41BF9" w:rsidRDefault="00C41BF9" w:rsidP="00C41BF9">
      <w:pPr>
        <w:numPr>
          <w:ilvl w:val="0"/>
          <w:numId w:val="13"/>
        </w:numPr>
        <w:spacing w:before="100" w:beforeAutospacing="1" w:after="100" w:afterAutospacing="1" w:line="240" w:lineRule="auto"/>
        <w:rPr>
          <w:rFonts w:ascii="Gill Sans Nova" w:eastAsia="Calibri" w:hAnsi="Gill Sans Nova" w:cs="Quire Sans"/>
        </w:rPr>
      </w:pPr>
      <w:r w:rsidRPr="00C41BF9">
        <w:rPr>
          <w:rFonts w:ascii="Gill Sans Nova" w:eastAsia="Calibri" w:hAnsi="Gill Sans Nova" w:cs="Quire Sans"/>
        </w:rPr>
        <w:t>Conclude with a final report summarising achievements, lessons learned, and recommendations for continuous improvement.</w:t>
      </w:r>
    </w:p>
    <w:p w14:paraId="0FE00000" w14:textId="77777777" w:rsidR="00C41BF9" w:rsidRPr="00C41BF9" w:rsidRDefault="00C41BF9" w:rsidP="00C41BF9">
      <w:pPr>
        <w:keepNext/>
        <w:keepLines/>
        <w:spacing w:before="80" w:after="40" w:line="259" w:lineRule="auto"/>
        <w:outlineLvl w:val="3"/>
        <w:rPr>
          <w:rFonts w:ascii="Gill Sans Nova" w:eastAsia="Times New Roman" w:hAnsi="Gill Sans Nova" w:cs="Quire Sans"/>
          <w:i/>
          <w:iCs/>
          <w:color w:val="2F5496"/>
        </w:rPr>
      </w:pPr>
      <w:r w:rsidRPr="00C41BF9">
        <w:rPr>
          <w:rFonts w:ascii="Gill Sans Nova" w:eastAsia="Times New Roman" w:hAnsi="Gill Sans Nova" w:cs="Quire Sans"/>
          <w:i/>
          <w:iCs/>
          <w:color w:val="2F5496"/>
        </w:rPr>
        <w:t>7. Timeline:</w:t>
      </w:r>
    </w:p>
    <w:p w14:paraId="1F6CAADC" w14:textId="77777777" w:rsidR="00C41BF9" w:rsidRPr="00C41BF9" w:rsidRDefault="00C41BF9" w:rsidP="00C41BF9">
      <w:pPr>
        <w:numPr>
          <w:ilvl w:val="0"/>
          <w:numId w:val="14"/>
        </w:numPr>
        <w:spacing w:before="100" w:beforeAutospacing="1" w:after="100" w:afterAutospacing="1" w:line="240" w:lineRule="auto"/>
        <w:rPr>
          <w:rFonts w:ascii="Gill Sans Nova" w:eastAsia="Calibri" w:hAnsi="Gill Sans Nova" w:cs="Quire Sans"/>
        </w:rPr>
      </w:pPr>
      <w:r w:rsidRPr="00C41BF9">
        <w:rPr>
          <w:rFonts w:ascii="Gill Sans Nova" w:eastAsia="Calibri" w:hAnsi="Gill Sans Nova" w:cs="Quire Sans"/>
        </w:rPr>
        <w:t>Detail the expected start date and overall project duration, with a timeline outlining key phases and critical milestones.</w:t>
      </w:r>
    </w:p>
    <w:p w14:paraId="26E38FDE" w14:textId="77777777" w:rsidR="00C41BF9" w:rsidRPr="00C41BF9" w:rsidRDefault="00C41BF9" w:rsidP="00C41BF9">
      <w:pPr>
        <w:numPr>
          <w:ilvl w:val="0"/>
          <w:numId w:val="14"/>
        </w:numPr>
        <w:spacing w:before="100" w:beforeAutospacing="1" w:after="100" w:afterAutospacing="1" w:line="240" w:lineRule="auto"/>
        <w:rPr>
          <w:rFonts w:ascii="Gill Sans Nova" w:eastAsia="Calibri" w:hAnsi="Gill Sans Nova" w:cs="Quire Sans"/>
        </w:rPr>
      </w:pPr>
      <w:r w:rsidRPr="00C41BF9">
        <w:rPr>
          <w:rFonts w:ascii="Gill Sans Nova" w:eastAsia="Calibri" w:hAnsi="Gill Sans Nova" w:cs="Quire Sans"/>
        </w:rPr>
        <w:t>Include specific deadlines for deliverables and periodic review meetings to assess progress and adjust plans as required.</w:t>
      </w:r>
    </w:p>
    <w:p w14:paraId="0312F83E" w14:textId="77777777" w:rsidR="00C41BF9" w:rsidRPr="00C41BF9" w:rsidRDefault="00C41BF9" w:rsidP="00C41BF9">
      <w:pPr>
        <w:keepNext/>
        <w:keepLines/>
        <w:spacing w:before="80" w:after="40" w:line="259" w:lineRule="auto"/>
        <w:outlineLvl w:val="3"/>
        <w:rPr>
          <w:rFonts w:ascii="Gill Sans Nova" w:eastAsia="Times New Roman" w:hAnsi="Gill Sans Nova" w:cs="Quire Sans"/>
          <w:i/>
          <w:iCs/>
          <w:color w:val="2F5496"/>
        </w:rPr>
      </w:pPr>
      <w:r w:rsidRPr="00C41BF9">
        <w:rPr>
          <w:rFonts w:ascii="Gill Sans Nova" w:eastAsia="Times New Roman" w:hAnsi="Gill Sans Nova" w:cs="Quire Sans"/>
          <w:i/>
          <w:iCs/>
          <w:color w:val="2F5496"/>
        </w:rPr>
        <w:t>8. Budget and Payment Terms:</w:t>
      </w:r>
    </w:p>
    <w:p w14:paraId="09CA05AB" w14:textId="77777777" w:rsidR="00C41BF9" w:rsidRPr="00C41BF9" w:rsidRDefault="00C41BF9" w:rsidP="00C41BF9">
      <w:pPr>
        <w:numPr>
          <w:ilvl w:val="0"/>
          <w:numId w:val="15"/>
        </w:numPr>
        <w:spacing w:before="100" w:beforeAutospacing="1" w:after="100" w:afterAutospacing="1" w:line="240" w:lineRule="auto"/>
        <w:rPr>
          <w:rFonts w:ascii="Gill Sans Nova" w:eastAsia="Calibri" w:hAnsi="Gill Sans Nova" w:cs="Quire Sans"/>
        </w:rPr>
      </w:pPr>
      <w:r w:rsidRPr="00C41BF9">
        <w:rPr>
          <w:rFonts w:ascii="Gill Sans Nova" w:eastAsia="Calibri" w:hAnsi="Gill Sans Nova" w:cs="Quire Sans"/>
        </w:rPr>
        <w:t>Outline the total costs associated with the consultancy, including a breakdown for the assessment, strategy development, and reporting phases.</w:t>
      </w:r>
    </w:p>
    <w:p w14:paraId="26482BDE" w14:textId="77777777" w:rsidR="00C41BF9" w:rsidRPr="00C41BF9" w:rsidRDefault="00C41BF9" w:rsidP="00C41BF9">
      <w:pPr>
        <w:numPr>
          <w:ilvl w:val="0"/>
          <w:numId w:val="15"/>
        </w:numPr>
        <w:spacing w:before="100" w:beforeAutospacing="1" w:after="100" w:afterAutospacing="1" w:line="240" w:lineRule="auto"/>
        <w:rPr>
          <w:rFonts w:ascii="Gill Sans Nova" w:eastAsia="Calibri" w:hAnsi="Gill Sans Nova" w:cs="Quire Sans"/>
        </w:rPr>
      </w:pPr>
      <w:r w:rsidRPr="00C41BF9">
        <w:rPr>
          <w:rFonts w:ascii="Gill Sans Nova" w:eastAsia="Calibri" w:hAnsi="Gill Sans Nova" w:cs="Quire Sans"/>
        </w:rPr>
        <w:t>Specify payment terms linked to milestone achievements or deliverable completion to ensure accountability and timely execution.</w:t>
      </w:r>
    </w:p>
    <w:p w14:paraId="39C7BDB4" w14:textId="77777777" w:rsidR="00C41BF9" w:rsidRPr="00C41BF9" w:rsidRDefault="00C41BF9" w:rsidP="00C41BF9">
      <w:pPr>
        <w:keepNext/>
        <w:keepLines/>
        <w:spacing w:before="80" w:after="40" w:line="259" w:lineRule="auto"/>
        <w:outlineLvl w:val="3"/>
        <w:rPr>
          <w:rFonts w:ascii="Gill Sans Nova" w:eastAsia="Times New Roman" w:hAnsi="Gill Sans Nova" w:cs="Quire Sans"/>
          <w:i/>
          <w:iCs/>
          <w:color w:val="2F5496"/>
        </w:rPr>
      </w:pPr>
      <w:r w:rsidRPr="00C41BF9">
        <w:rPr>
          <w:rFonts w:ascii="Gill Sans Nova" w:eastAsia="Times New Roman" w:hAnsi="Gill Sans Nova" w:cs="Quire Sans"/>
          <w:i/>
          <w:iCs/>
          <w:color w:val="2F5496"/>
        </w:rPr>
        <w:t>9. Consultant Qualifications and Selection Criteria:</w:t>
      </w:r>
    </w:p>
    <w:p w14:paraId="3EC579B8" w14:textId="77777777" w:rsidR="00C41BF9" w:rsidRPr="00C41BF9" w:rsidRDefault="00C41BF9" w:rsidP="00C41BF9">
      <w:pPr>
        <w:numPr>
          <w:ilvl w:val="0"/>
          <w:numId w:val="16"/>
        </w:numPr>
        <w:spacing w:before="100" w:beforeAutospacing="1" w:after="100" w:afterAutospacing="1" w:line="240" w:lineRule="auto"/>
        <w:rPr>
          <w:rFonts w:ascii="Gill Sans Nova" w:eastAsia="Calibri" w:hAnsi="Gill Sans Nova" w:cs="Quire Sans"/>
        </w:rPr>
      </w:pPr>
      <w:r w:rsidRPr="00C41BF9">
        <w:rPr>
          <w:rFonts w:ascii="Gill Sans Nova" w:eastAsia="Calibri" w:hAnsi="Gill Sans Nova" w:cs="Quire Sans"/>
        </w:rPr>
        <w:t>Detail the required qualifications and experience of the consultancy team, with emphasis on expertise in ESG challenges relevant to your industry.</w:t>
      </w:r>
    </w:p>
    <w:p w14:paraId="38DB6967" w14:textId="77777777" w:rsidR="00C41BF9" w:rsidRPr="00C41BF9" w:rsidRDefault="00C41BF9" w:rsidP="00C41BF9">
      <w:pPr>
        <w:numPr>
          <w:ilvl w:val="0"/>
          <w:numId w:val="16"/>
        </w:numPr>
        <w:spacing w:before="100" w:beforeAutospacing="1" w:after="100" w:afterAutospacing="1" w:line="240" w:lineRule="auto"/>
        <w:rPr>
          <w:rFonts w:ascii="Gill Sans Nova" w:eastAsia="Calibri" w:hAnsi="Gill Sans Nova" w:cs="Quire Sans"/>
        </w:rPr>
      </w:pPr>
      <w:r w:rsidRPr="00C41BF9">
        <w:rPr>
          <w:rFonts w:ascii="Gill Sans Nova" w:eastAsia="Calibri" w:hAnsi="Gill Sans Nova" w:cs="Quire Sans"/>
        </w:rPr>
        <w:t>Describe the selection process, including criteria for evaluating proposals and consultant capabilities.</w:t>
      </w:r>
    </w:p>
    <w:p w14:paraId="54675AED" w14:textId="77777777" w:rsidR="00C41BF9" w:rsidRPr="00C41BF9" w:rsidRDefault="00C41BF9" w:rsidP="00C41BF9">
      <w:pPr>
        <w:keepNext/>
        <w:keepLines/>
        <w:spacing w:before="80" w:after="40" w:line="259" w:lineRule="auto"/>
        <w:outlineLvl w:val="3"/>
        <w:rPr>
          <w:rFonts w:ascii="Gill Sans Nova" w:eastAsia="Times New Roman" w:hAnsi="Gill Sans Nova" w:cs="Quire Sans"/>
          <w:i/>
          <w:iCs/>
          <w:color w:val="2F5496"/>
        </w:rPr>
      </w:pPr>
      <w:r w:rsidRPr="00C41BF9">
        <w:rPr>
          <w:rFonts w:ascii="Gill Sans Nova" w:eastAsia="Times New Roman" w:hAnsi="Gill Sans Nova" w:cs="Quire Sans"/>
          <w:i/>
          <w:iCs/>
          <w:color w:val="2F5496"/>
        </w:rPr>
        <w:t>10. Confidentiality and Data Protection:</w:t>
      </w:r>
    </w:p>
    <w:p w14:paraId="1C180D04" w14:textId="77777777" w:rsidR="00C41BF9" w:rsidRPr="00C41BF9" w:rsidRDefault="00C41BF9" w:rsidP="00C41BF9">
      <w:pPr>
        <w:numPr>
          <w:ilvl w:val="0"/>
          <w:numId w:val="17"/>
        </w:numPr>
        <w:spacing w:before="100" w:beforeAutospacing="1" w:after="100" w:afterAutospacing="1" w:line="240" w:lineRule="auto"/>
        <w:rPr>
          <w:rFonts w:ascii="Gill Sans Nova" w:eastAsia="Calibri" w:hAnsi="Gill Sans Nova" w:cs="Quire Sans"/>
        </w:rPr>
      </w:pPr>
      <w:r w:rsidRPr="00C41BF9">
        <w:rPr>
          <w:rFonts w:ascii="Gill Sans Nova" w:eastAsia="Calibri" w:hAnsi="Gill Sans Nova" w:cs="Quire Sans"/>
        </w:rPr>
        <w:t>Include clauses on confidentiality to protect sensitive company information shared during the consultancy engagement.</w:t>
      </w:r>
    </w:p>
    <w:p w14:paraId="1148D362" w14:textId="2245E843" w:rsidR="00C41BF9" w:rsidRPr="00C41BF9" w:rsidRDefault="00C41BF9" w:rsidP="00C41BF9">
      <w:pPr>
        <w:numPr>
          <w:ilvl w:val="0"/>
          <w:numId w:val="17"/>
        </w:numPr>
        <w:spacing w:before="100" w:beforeAutospacing="1" w:after="100" w:afterAutospacing="1" w:line="240" w:lineRule="auto"/>
        <w:rPr>
          <w:rFonts w:ascii="Gill Sans Nova" w:eastAsia="Calibri" w:hAnsi="Gill Sans Nova" w:cs="Quire Sans"/>
        </w:rPr>
      </w:pPr>
      <w:r w:rsidRPr="00C41BF9">
        <w:rPr>
          <w:rFonts w:ascii="Gill Sans Nova" w:eastAsia="Calibri" w:hAnsi="Gill Sans Nova" w:cs="Quire Sans"/>
        </w:rPr>
        <w:t>Specify data protection measures that comply with relevant legal standards, ensuring the security of any personal or proprietary data involved in the project.</w:t>
      </w:r>
      <w:bookmarkEnd w:id="5"/>
    </w:p>
    <w:p w14:paraId="31E21252" w14:textId="77777777" w:rsidR="00C41BF9" w:rsidRPr="00C41BF9" w:rsidRDefault="00C41BF9" w:rsidP="00C41BF9">
      <w:pPr>
        <w:spacing w:line="259" w:lineRule="auto"/>
        <w:jc w:val="both"/>
        <w:rPr>
          <w:rFonts w:ascii="Gill Sans Nova" w:eastAsia="Calibri" w:hAnsi="Gill Sans Nova" w:cs="Quire Sans"/>
        </w:rPr>
      </w:pPr>
      <w:r w:rsidRPr="00C41BF9">
        <w:rPr>
          <w:rFonts w:ascii="Gill Sans Nova" w:eastAsia="Calibri" w:hAnsi="Gill Sans Nova" w:cs="Quire Sans"/>
          <w:b/>
          <w:bCs/>
        </w:rPr>
        <w:lastRenderedPageBreak/>
        <w:t>References:</w:t>
      </w:r>
    </w:p>
    <w:p w14:paraId="48E5A4B6" w14:textId="77777777" w:rsidR="00C41BF9" w:rsidRPr="00C41BF9" w:rsidRDefault="00C41BF9" w:rsidP="00C41BF9">
      <w:pPr>
        <w:numPr>
          <w:ilvl w:val="0"/>
          <w:numId w:val="3"/>
        </w:numPr>
        <w:spacing w:line="259" w:lineRule="auto"/>
        <w:jc w:val="both"/>
        <w:rPr>
          <w:rFonts w:ascii="Gill Sans Nova" w:eastAsia="Calibri" w:hAnsi="Gill Sans Nova" w:cs="Quire Sans"/>
        </w:rPr>
      </w:pPr>
      <w:r w:rsidRPr="00C41BF9">
        <w:rPr>
          <w:rFonts w:ascii="Gill Sans Nova" w:eastAsia="Calibri" w:hAnsi="Gill Sans Nova" w:cs="Quire Sans"/>
        </w:rPr>
        <w:t xml:space="preserve">BlackRock. (2020). </w:t>
      </w:r>
      <w:r w:rsidRPr="00C41BF9">
        <w:rPr>
          <w:rFonts w:ascii="Gill Sans Nova" w:eastAsia="Calibri" w:hAnsi="Gill Sans Nova" w:cs="Quire Sans"/>
          <w:i/>
          <w:iCs/>
        </w:rPr>
        <w:t>Larry Fink's 2020 Letter to CEOs: A Sense of Purpose</w:t>
      </w:r>
      <w:r w:rsidRPr="00C41BF9">
        <w:rPr>
          <w:rFonts w:ascii="Gill Sans Nova" w:eastAsia="Calibri" w:hAnsi="Gill Sans Nova" w:cs="Quire Sans"/>
        </w:rPr>
        <w:t>.</w:t>
      </w:r>
    </w:p>
    <w:p w14:paraId="2CECBA8D" w14:textId="77777777" w:rsidR="00C41BF9" w:rsidRPr="00C41BF9" w:rsidRDefault="00C41BF9" w:rsidP="00C41BF9">
      <w:pPr>
        <w:numPr>
          <w:ilvl w:val="0"/>
          <w:numId w:val="3"/>
        </w:numPr>
        <w:spacing w:line="259" w:lineRule="auto"/>
        <w:jc w:val="both"/>
        <w:rPr>
          <w:rFonts w:ascii="Gill Sans Nova" w:eastAsia="Calibri" w:hAnsi="Gill Sans Nova" w:cs="Quire Sans"/>
        </w:rPr>
      </w:pPr>
      <w:r w:rsidRPr="00C41BF9">
        <w:rPr>
          <w:rFonts w:ascii="Gill Sans Nova" w:eastAsia="Calibri" w:hAnsi="Gill Sans Nova" w:cs="Quire Sans"/>
        </w:rPr>
        <w:t xml:space="preserve">Global Sustainable Investment Alliance. (2020). </w:t>
      </w:r>
      <w:r w:rsidRPr="00C41BF9">
        <w:rPr>
          <w:rFonts w:ascii="Gill Sans Nova" w:eastAsia="Calibri" w:hAnsi="Gill Sans Nova" w:cs="Quire Sans"/>
          <w:i/>
          <w:iCs/>
        </w:rPr>
        <w:t>Global Sustainable Investment Review 2020</w:t>
      </w:r>
      <w:r w:rsidRPr="00C41BF9">
        <w:rPr>
          <w:rFonts w:ascii="Gill Sans Nova" w:eastAsia="Calibri" w:hAnsi="Gill Sans Nova" w:cs="Quire Sans"/>
        </w:rPr>
        <w:t>.</w:t>
      </w:r>
    </w:p>
    <w:p w14:paraId="10BD844C" w14:textId="77777777" w:rsidR="00C41BF9" w:rsidRPr="00C41BF9" w:rsidRDefault="00C41BF9" w:rsidP="00C41BF9">
      <w:pPr>
        <w:numPr>
          <w:ilvl w:val="0"/>
          <w:numId w:val="3"/>
        </w:numPr>
        <w:spacing w:line="259" w:lineRule="auto"/>
        <w:jc w:val="both"/>
        <w:rPr>
          <w:rFonts w:ascii="Gill Sans Nova" w:eastAsia="Calibri" w:hAnsi="Gill Sans Nova" w:cs="Quire Sans"/>
        </w:rPr>
      </w:pPr>
      <w:r w:rsidRPr="00C41BF9">
        <w:rPr>
          <w:rFonts w:ascii="Gill Sans Nova" w:eastAsia="Calibri" w:hAnsi="Gill Sans Nova" w:cs="Quire Sans"/>
        </w:rPr>
        <w:t xml:space="preserve">Hotten, R. (2015). Volkswagen: The Scandal Explained. </w:t>
      </w:r>
      <w:r w:rsidRPr="00C41BF9">
        <w:rPr>
          <w:rFonts w:ascii="Gill Sans Nova" w:eastAsia="Calibri" w:hAnsi="Gill Sans Nova" w:cs="Quire Sans"/>
          <w:i/>
          <w:iCs/>
        </w:rPr>
        <w:t>BBC News</w:t>
      </w:r>
      <w:r w:rsidRPr="00C41BF9">
        <w:rPr>
          <w:rFonts w:ascii="Gill Sans Nova" w:eastAsia="Calibri" w:hAnsi="Gill Sans Nova" w:cs="Quire Sans"/>
        </w:rPr>
        <w:t>.</w:t>
      </w:r>
    </w:p>
    <w:p w14:paraId="51891F9D" w14:textId="77777777" w:rsidR="00C41BF9" w:rsidRPr="00C41BF9" w:rsidRDefault="00C41BF9" w:rsidP="00C41BF9">
      <w:pPr>
        <w:numPr>
          <w:ilvl w:val="0"/>
          <w:numId w:val="3"/>
        </w:numPr>
        <w:spacing w:line="259" w:lineRule="auto"/>
        <w:jc w:val="both"/>
        <w:rPr>
          <w:rFonts w:ascii="Gill Sans Nova" w:eastAsia="Calibri" w:hAnsi="Gill Sans Nova" w:cs="Quire Sans"/>
        </w:rPr>
      </w:pPr>
      <w:r w:rsidRPr="00C41BF9">
        <w:rPr>
          <w:rFonts w:ascii="Gill Sans Nova" w:eastAsia="Calibri" w:hAnsi="Gill Sans Nova" w:cs="Quire Sans"/>
        </w:rPr>
        <w:t xml:space="preserve">Nielsen. (2015). </w:t>
      </w:r>
      <w:r w:rsidRPr="00C41BF9">
        <w:rPr>
          <w:rFonts w:ascii="Gill Sans Nova" w:eastAsia="Calibri" w:hAnsi="Gill Sans Nova" w:cs="Quire Sans"/>
          <w:i/>
          <w:iCs/>
        </w:rPr>
        <w:t>The Sustainability Imperative: New Insights on Consumer Expectations</w:t>
      </w:r>
      <w:r w:rsidRPr="00C41BF9">
        <w:rPr>
          <w:rFonts w:ascii="Gill Sans Nova" w:eastAsia="Calibri" w:hAnsi="Gill Sans Nova" w:cs="Quire Sans"/>
        </w:rPr>
        <w:t>.</w:t>
      </w:r>
    </w:p>
    <w:p w14:paraId="148EB93B" w14:textId="77777777" w:rsidR="00C41BF9" w:rsidRPr="00C41BF9" w:rsidRDefault="00C41BF9" w:rsidP="00C41BF9">
      <w:pPr>
        <w:numPr>
          <w:ilvl w:val="0"/>
          <w:numId w:val="3"/>
        </w:numPr>
        <w:spacing w:line="259" w:lineRule="auto"/>
        <w:jc w:val="both"/>
        <w:rPr>
          <w:rFonts w:ascii="Gill Sans Nova" w:eastAsia="Calibri" w:hAnsi="Gill Sans Nova" w:cs="Quire Sans"/>
        </w:rPr>
      </w:pPr>
      <w:r w:rsidRPr="00C41BF9">
        <w:rPr>
          <w:rFonts w:ascii="Gill Sans Nova" w:eastAsia="Calibri" w:hAnsi="Gill Sans Nova" w:cs="Quire Sans"/>
        </w:rPr>
        <w:t xml:space="preserve">Unilever. (2020). </w:t>
      </w:r>
      <w:r w:rsidRPr="00C41BF9">
        <w:rPr>
          <w:rFonts w:ascii="Gill Sans Nova" w:eastAsia="Calibri" w:hAnsi="Gill Sans Nova" w:cs="Quire Sans"/>
          <w:i/>
          <w:iCs/>
        </w:rPr>
        <w:t>Unilever’s Sustainable Living Brands Growth</w:t>
      </w:r>
      <w:r w:rsidRPr="00C41BF9">
        <w:rPr>
          <w:rFonts w:ascii="Gill Sans Nova" w:eastAsia="Calibri" w:hAnsi="Gill Sans Nova" w:cs="Quire Sans"/>
        </w:rPr>
        <w:t>.</w:t>
      </w:r>
    </w:p>
    <w:p w14:paraId="452BF309" w14:textId="77777777" w:rsidR="00C41BF9" w:rsidRPr="00C41BF9" w:rsidRDefault="00C41BF9" w:rsidP="00C41BF9">
      <w:pPr>
        <w:keepNext/>
        <w:keepLines/>
        <w:spacing w:before="360" w:after="80" w:line="259" w:lineRule="auto"/>
        <w:jc w:val="both"/>
        <w:outlineLvl w:val="0"/>
        <w:rPr>
          <w:rFonts w:ascii="Gill Sans Nova" w:eastAsia="Times New Roman" w:hAnsi="Gill Sans Nova" w:cs="Times New Roman"/>
          <w:color w:val="2F5496"/>
          <w:sz w:val="32"/>
          <w:szCs w:val="32"/>
        </w:rPr>
      </w:pPr>
      <w:r w:rsidRPr="00C41BF9">
        <w:rPr>
          <w:rFonts w:ascii="Gill Sans Nova" w:eastAsia="Times New Roman" w:hAnsi="Gill Sans Nova" w:cs="Times New Roman"/>
          <w:color w:val="2F5496"/>
          <w:sz w:val="32"/>
          <w:szCs w:val="32"/>
        </w:rPr>
        <w:t>Chapter 2: Laying the Foundation</w:t>
      </w:r>
    </w:p>
    <w:p w14:paraId="421789B2" w14:textId="77777777" w:rsidR="00C41BF9" w:rsidRPr="00C41BF9" w:rsidRDefault="00C41BF9" w:rsidP="00C41BF9">
      <w:pPr>
        <w:spacing w:line="259" w:lineRule="auto"/>
        <w:jc w:val="both"/>
        <w:rPr>
          <w:rFonts w:ascii="Gill Sans Nova" w:eastAsia="Calibri" w:hAnsi="Gill Sans Nova" w:cs="Arial"/>
          <w:szCs w:val="22"/>
        </w:rPr>
      </w:pPr>
    </w:p>
    <w:p w14:paraId="1C0A3AF2" w14:textId="77777777" w:rsidR="00C41BF9" w:rsidRPr="00C41BF9" w:rsidRDefault="00C41BF9" w:rsidP="00C41BF9">
      <w:pPr>
        <w:keepNext/>
        <w:keepLines/>
        <w:spacing w:before="160" w:after="80" w:line="259" w:lineRule="auto"/>
        <w:jc w:val="both"/>
        <w:outlineLvl w:val="1"/>
        <w:rPr>
          <w:rFonts w:ascii="Gill Sans Nova" w:eastAsia="Times New Roman" w:hAnsi="Gill Sans Nova" w:cs="Times New Roman"/>
          <w:b/>
          <w:bCs/>
          <w:color w:val="2F5496"/>
          <w:sz w:val="28"/>
          <w:szCs w:val="32"/>
        </w:rPr>
      </w:pPr>
      <w:r w:rsidRPr="00C41BF9">
        <w:rPr>
          <w:rFonts w:ascii="Gill Sans Nova" w:eastAsia="Times New Roman" w:hAnsi="Gill Sans Nova" w:cs="Times New Roman"/>
          <w:b/>
          <w:bCs/>
          <w:color w:val="2F5496"/>
          <w:sz w:val="28"/>
          <w:szCs w:val="32"/>
        </w:rPr>
        <w:t xml:space="preserve">2.1 Understanding your Current State Assessment </w:t>
      </w:r>
    </w:p>
    <w:p w14:paraId="4F84221E" w14:textId="77777777" w:rsidR="00C41BF9" w:rsidRPr="00C41BF9" w:rsidRDefault="00C41BF9" w:rsidP="00C41BF9">
      <w:pPr>
        <w:spacing w:line="259" w:lineRule="auto"/>
        <w:jc w:val="both"/>
        <w:rPr>
          <w:rFonts w:ascii="Gill Sans Nova" w:eastAsia="Calibri" w:hAnsi="Gill Sans Nova" w:cs="Arial"/>
          <w:noProof/>
          <w:szCs w:val="22"/>
        </w:rPr>
      </w:pPr>
      <w:r w:rsidRPr="00C41BF9">
        <w:rPr>
          <w:rFonts w:ascii="Gill Sans Nova" w:eastAsia="Calibri" w:hAnsi="Gill Sans Nova" w:cs="Arial"/>
          <w:noProof/>
          <w:szCs w:val="22"/>
        </w:rPr>
        <w:t xml:space="preserve"> Before crafting a transformative ESG strategy, you must first ask: </w:t>
      </w:r>
      <w:r w:rsidRPr="00C41BF9">
        <w:rPr>
          <w:rFonts w:ascii="Gill Sans Nova" w:eastAsia="Calibri" w:hAnsi="Gill Sans Nova" w:cs="Arial"/>
          <w:i/>
          <w:iCs/>
          <w:noProof/>
          <w:szCs w:val="22"/>
        </w:rPr>
        <w:t>Where are we now</w:t>
      </w:r>
      <w:r w:rsidRPr="00C41BF9">
        <w:rPr>
          <w:rFonts w:ascii="Gill Sans Nova" w:eastAsia="Calibri" w:hAnsi="Gill Sans Nova" w:cs="Arial"/>
          <w:noProof/>
          <w:szCs w:val="22"/>
        </w:rPr>
        <w:t xml:space="preserve">? A </w:t>
      </w:r>
      <w:r w:rsidRPr="00C41BF9">
        <w:rPr>
          <w:rFonts w:ascii="Gill Sans Nova" w:eastAsia="Calibri" w:hAnsi="Gill Sans Nova" w:cs="Arial"/>
          <w:b/>
          <w:bCs/>
          <w:noProof/>
          <w:szCs w:val="22"/>
        </w:rPr>
        <w:t>Current State Assessment (CSA</w:t>
      </w:r>
      <w:r w:rsidRPr="00C41BF9">
        <w:rPr>
          <w:rFonts w:ascii="Gill Sans Nova" w:eastAsia="Calibri" w:hAnsi="Gill Sans Nova" w:cs="Arial"/>
          <w:noProof/>
          <w:szCs w:val="22"/>
        </w:rPr>
        <w:t>) is a diagnostic tool that offers a detailed snapshot of your organisation’s ESG landscape. It highlights strengths, exposes vulnerabilities, and serves as the foundation of a purpose-led, data-driven strategy. Understanding your baseline ensures that your ESG efforts align with operational realities and meet stakeholder expectations.</w:t>
      </w:r>
    </w:p>
    <w:p w14:paraId="1B1DA853" w14:textId="77777777" w:rsidR="00C41BF9" w:rsidRPr="00C41BF9" w:rsidRDefault="00C41BF9" w:rsidP="00C41BF9">
      <w:pPr>
        <w:spacing w:line="259" w:lineRule="auto"/>
        <w:jc w:val="both"/>
        <w:rPr>
          <w:ins w:id="6" w:author="nahla nabil" w:date="2024-12-03T11:47:00Z"/>
          <w:rFonts w:ascii="Gill Sans Nova" w:eastAsia="Calibri" w:hAnsi="Gill Sans Nova" w:cs="Arial"/>
          <w:b/>
          <w:bCs/>
          <w:noProof/>
          <w:szCs w:val="22"/>
        </w:rPr>
      </w:pPr>
      <w:ins w:id="7" w:author="nahla nabil" w:date="2024-12-03T11:47:00Z">
        <w:r w:rsidRPr="00C41BF9">
          <w:rPr>
            <w:rFonts w:ascii="Gill Sans Nova" w:eastAsia="Calibri" w:hAnsi="Gill Sans Nova" w:cs="Arial"/>
            <w:b/>
            <w:bCs/>
            <w:noProof/>
            <w:szCs w:val="22"/>
          </w:rPr>
          <w:t>Example: Why CSA Matters</w:t>
        </w:r>
      </w:ins>
    </w:p>
    <w:p w14:paraId="5BCF404F" w14:textId="77777777" w:rsidR="00C41BF9" w:rsidRPr="00C41BF9" w:rsidRDefault="00C41BF9" w:rsidP="00C41BF9">
      <w:pPr>
        <w:spacing w:line="259" w:lineRule="auto"/>
        <w:rPr>
          <w:ins w:id="8" w:author="nahla nabil" w:date="2024-12-03T11:47:00Z"/>
          <w:rFonts w:ascii="Gill Sans Nova" w:eastAsia="Calibri" w:hAnsi="Gill Sans Nova" w:cs="Arial"/>
          <w:noProof/>
          <w:szCs w:val="22"/>
        </w:rPr>
      </w:pPr>
      <w:ins w:id="9" w:author="nahla nabil" w:date="2024-12-03T11:47:00Z">
        <w:r w:rsidRPr="00C41BF9">
          <w:rPr>
            <w:rFonts w:ascii="Gill Sans Nova" w:eastAsia="Calibri" w:hAnsi="Gill Sans Nova" w:cs="Arial"/>
            <w:i/>
            <w:iCs/>
            <w:noProof/>
            <w:szCs w:val="22"/>
          </w:rPr>
          <w:t>Case Study: A Cement Manufacturer</w:t>
        </w:r>
        <w:r w:rsidRPr="00C41BF9">
          <w:rPr>
            <w:rFonts w:ascii="Gill Sans Nova" w:eastAsia="Calibri" w:hAnsi="Gill Sans Nova" w:cs="Arial"/>
            <w:noProof/>
            <w:szCs w:val="22"/>
          </w:rPr>
          <w:br/>
        </w:r>
      </w:ins>
      <w:r w:rsidRPr="00C41BF9">
        <w:rPr>
          <w:rFonts w:ascii="Gill Sans Nova" w:eastAsia="Calibri" w:hAnsi="Gill Sans Nova" w:cs="Arial"/>
          <w:noProof/>
          <w:szCs w:val="22"/>
        </w:rPr>
        <w:t>A global cement manufacturer discovered during its Corporate Sustainability Assessment (CSA) that 70% of its carbon emissions originated from clinker production. By identifying this emissions hotspot, the company prioritised investment in alternative materials, achieving a 15% reduction in CO</w:t>
      </w:r>
      <w:r w:rsidRPr="00C41BF9">
        <w:rPr>
          <w:rFonts w:ascii="Cambria Math" w:eastAsia="Calibri" w:hAnsi="Cambria Math" w:cs="Cambria Math"/>
          <w:noProof/>
          <w:szCs w:val="22"/>
        </w:rPr>
        <w:t>₂</w:t>
      </w:r>
      <w:r w:rsidRPr="00C41BF9">
        <w:rPr>
          <w:rFonts w:ascii="Gill Sans Nova" w:eastAsia="Calibri" w:hAnsi="Gill Sans Nova" w:cs="Arial"/>
          <w:noProof/>
          <w:szCs w:val="22"/>
        </w:rPr>
        <w:t xml:space="preserve"> emissions over three years</w:t>
      </w:r>
      <w:ins w:id="10" w:author="nahla nabil" w:date="2024-12-03T11:47:00Z">
        <w:r w:rsidRPr="00C41BF9">
          <w:rPr>
            <w:rFonts w:ascii="Gill Sans Nova" w:eastAsia="Calibri" w:hAnsi="Gill Sans Nova" w:cs="Arial"/>
            <w:noProof/>
            <w:szCs w:val="22"/>
          </w:rPr>
          <w:t>.</w:t>
        </w:r>
      </w:ins>
    </w:p>
    <w:p w14:paraId="38E2ED78" w14:textId="77777777" w:rsidR="00C41BF9" w:rsidRPr="00C41BF9" w:rsidRDefault="00C41BF9" w:rsidP="00C41BF9">
      <w:pPr>
        <w:spacing w:line="259" w:lineRule="auto"/>
        <w:jc w:val="both"/>
        <w:rPr>
          <w:rFonts w:ascii="Gill Sans Nova" w:eastAsia="Calibri" w:hAnsi="Gill Sans Nova" w:cs="Arial"/>
          <w:noProof/>
          <w:szCs w:val="22"/>
        </w:rPr>
      </w:pPr>
    </w:p>
    <w:p w14:paraId="74BCD51B" w14:textId="77777777" w:rsidR="00C41BF9" w:rsidRPr="00C41BF9" w:rsidDel="007123A8" w:rsidRDefault="00C41BF9" w:rsidP="00C41BF9">
      <w:pPr>
        <w:spacing w:line="259" w:lineRule="auto"/>
        <w:jc w:val="both"/>
        <w:rPr>
          <w:del w:id="11" w:author="nahla nabil" w:date="2024-12-03T11:47:00Z" w16du:dateUtc="2024-12-03T07:47:00Z"/>
          <w:rFonts w:ascii="Gill Sans Nova" w:eastAsia="Calibri" w:hAnsi="Gill Sans Nova" w:cs="Arial"/>
          <w:noProof/>
          <w:szCs w:val="22"/>
        </w:rPr>
      </w:pPr>
      <w:del w:id="12" w:author="nahla nabil" w:date="2024-12-03T11:47:00Z" w16du:dateUtc="2024-12-03T07:47:00Z">
        <w:r w:rsidRPr="00C41BF9" w:rsidDel="007123A8">
          <w:rPr>
            <w:rFonts w:ascii="Gill Sans Nova" w:eastAsia="Calibri" w:hAnsi="Gill Sans Nova" w:cs="Arial"/>
            <w:noProof/>
            <w:szCs w:val="22"/>
          </w:rPr>
          <w:delText xml:space="preserve">Before creating a transformative ESG strategy, you must first answer one essential question: Where are we right now? </w:delText>
        </w:r>
      </w:del>
    </w:p>
    <w:p w14:paraId="0B4855B6" w14:textId="77777777" w:rsidR="00C41BF9" w:rsidRPr="00C41BF9" w:rsidDel="007123A8" w:rsidRDefault="00C41BF9" w:rsidP="00C41BF9">
      <w:pPr>
        <w:spacing w:line="259" w:lineRule="auto"/>
        <w:jc w:val="both"/>
        <w:rPr>
          <w:del w:id="13" w:author="nahla nabil" w:date="2024-12-03T11:47:00Z" w16du:dateUtc="2024-12-03T07:47:00Z"/>
          <w:rFonts w:ascii="Gill Sans Nova" w:eastAsia="Calibri" w:hAnsi="Gill Sans Nova" w:cs="Arial"/>
          <w:noProof/>
          <w:szCs w:val="22"/>
        </w:rPr>
      </w:pPr>
      <w:del w:id="14" w:author="nahla nabil" w:date="2024-12-03T11:47:00Z" w16du:dateUtc="2024-12-03T07:47:00Z">
        <w:r w:rsidRPr="00C41BF9" w:rsidDel="007123A8">
          <w:rPr>
            <w:rFonts w:ascii="Gill Sans Nova" w:eastAsia="Calibri" w:hAnsi="Gill Sans Nova" w:cs="Arial"/>
            <w:noProof/>
            <w:szCs w:val="22"/>
          </w:rPr>
          <w:delText>This is where the Current State Assessment (CSA) becomes invaluable.</w:delText>
        </w:r>
      </w:del>
    </w:p>
    <w:p w14:paraId="710CE5FB" w14:textId="77777777" w:rsidR="00C41BF9" w:rsidRPr="00C41BF9" w:rsidDel="007123A8" w:rsidRDefault="00C41BF9" w:rsidP="00C41BF9">
      <w:pPr>
        <w:spacing w:line="259" w:lineRule="auto"/>
        <w:jc w:val="both"/>
        <w:rPr>
          <w:del w:id="15" w:author="nahla nabil" w:date="2024-12-03T11:47:00Z" w16du:dateUtc="2024-12-03T07:47:00Z"/>
          <w:rFonts w:ascii="Gill Sans Nova" w:eastAsia="Calibri" w:hAnsi="Gill Sans Nova" w:cs="Arial"/>
          <w:noProof/>
          <w:szCs w:val="22"/>
        </w:rPr>
      </w:pPr>
      <w:del w:id="16" w:author="nahla nabil" w:date="2024-12-03T11:47:00Z" w16du:dateUtc="2024-12-03T07:47:00Z">
        <w:r w:rsidRPr="00C41BF9" w:rsidDel="007123A8">
          <w:rPr>
            <w:rFonts w:ascii="Gill Sans Nova" w:eastAsia="Calibri" w:hAnsi="Gill Sans Nova" w:cs="Arial"/>
            <w:noProof/>
            <w:szCs w:val="22"/>
          </w:rPr>
          <w:delText>The CSA isn’t just a snapshot of your company’s present ESG landscape; it’s a diagnostic tool that highlights strengths and exposes vulnerabilities. It forms the foundation of a data-driven and purpose-led strategy, ensuring that your efforts align with the realities of your operations while meeting stakeholder expectations. In short, understanding your current state is the strategic backbone of your ESG planning.</w:delText>
        </w:r>
      </w:del>
    </w:p>
    <w:p w14:paraId="1F8545C0" w14:textId="02E2BCD3" w:rsidR="00C41BF9" w:rsidRPr="00C41BF9" w:rsidRDefault="00C41BF9" w:rsidP="00635863">
      <w:pPr>
        <w:keepNext/>
        <w:keepLines/>
        <w:spacing w:before="160" w:after="80" w:line="259" w:lineRule="auto"/>
        <w:jc w:val="both"/>
        <w:outlineLvl w:val="1"/>
        <w:rPr>
          <w:rFonts w:ascii="Gill Sans Nova" w:eastAsia="Calibri" w:hAnsi="Gill Sans Nova" w:cs="Arial"/>
          <w:noProof/>
          <w:szCs w:val="22"/>
        </w:rPr>
      </w:pPr>
      <w:del w:id="17" w:author="nahla nabil" w:date="2024-12-03T11:47:00Z" w16du:dateUtc="2024-12-03T07:47:00Z">
        <w:r w:rsidRPr="00C41BF9" w:rsidDel="007123A8">
          <w:rPr>
            <w:rFonts w:ascii="Gill Sans Nova" w:eastAsia="Calibri" w:hAnsi="Gill Sans Nova" w:cs="Arial"/>
            <w:noProof/>
            <w:szCs w:val="22"/>
          </w:rPr>
          <w:lastRenderedPageBreak/>
          <w:delText>This chapter walks you through conducting a comprehensive CSA step-by-step, providing real-world examples, key metrics, and actionable insights to set you up for ESG success.</w:delText>
        </w:r>
      </w:del>
    </w:p>
    <w:p w14:paraId="56D19F21" w14:textId="4F72A279" w:rsidR="00C41BF9" w:rsidRPr="00C41BF9" w:rsidRDefault="00635863" w:rsidP="00C41BF9">
      <w:pPr>
        <w:spacing w:line="259" w:lineRule="auto"/>
        <w:rPr>
          <w:rFonts w:ascii="Gill Sans Nova" w:eastAsia="Calibri" w:hAnsi="Gill Sans Nova" w:cs="Arial"/>
          <w:szCs w:val="22"/>
        </w:rPr>
      </w:pPr>
      <w:r w:rsidRPr="004D3A22">
        <w:rPr>
          <w:rFonts w:ascii="Gill Sans Nova" w:eastAsia="Calibri" w:hAnsi="Gill Sans Nova" w:cs="Quire Sans"/>
        </w:rPr>
        <w:drawing>
          <wp:anchor distT="0" distB="0" distL="114300" distR="114300" simplePos="0" relativeHeight="251726848" behindDoc="0" locked="0" layoutInCell="1" allowOverlap="1" wp14:anchorId="2BF180BD" wp14:editId="3AC1E963">
            <wp:simplePos x="0" y="0"/>
            <wp:positionH relativeFrom="margin">
              <wp:posOffset>-16200</wp:posOffset>
            </wp:positionH>
            <wp:positionV relativeFrom="paragraph">
              <wp:posOffset>-3647</wp:posOffset>
            </wp:positionV>
            <wp:extent cx="559435" cy="559435"/>
            <wp:effectExtent l="57150" t="19050" r="69215" b="0"/>
            <wp:wrapThrough wrapText="bothSides">
              <wp:wrapPolygon edited="0">
                <wp:start x="23681" y="6571"/>
                <wp:lineTo x="23626" y="506"/>
                <wp:lineTo x="15044" y="-1557"/>
                <wp:lineTo x="10464" y="4907"/>
                <wp:lineTo x="7603" y="4219"/>
                <wp:lineTo x="-126" y="17491"/>
                <wp:lineTo x="-985" y="21067"/>
                <wp:lineTo x="1160" y="21583"/>
                <wp:lineTo x="7026" y="19210"/>
                <wp:lineTo x="12032" y="20413"/>
                <wp:lineTo x="19129" y="16067"/>
                <wp:lineTo x="22821" y="10147"/>
                <wp:lineTo x="23681" y="6571"/>
              </wp:wrapPolygon>
            </wp:wrapThrough>
            <wp:docPr id="1348171839" name="Picture 1" descr="A red push pin with blue t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57746" name="Picture 1" descr="A red push pin with blue tip&#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rot="15389037">
                      <a:off x="0" y="0"/>
                      <a:ext cx="559435" cy="559435"/>
                    </a:xfrm>
                    <a:prstGeom prst="rect">
                      <a:avLst/>
                    </a:prstGeom>
                  </pic:spPr>
                </pic:pic>
              </a:graphicData>
            </a:graphic>
            <wp14:sizeRelH relativeFrom="margin">
              <wp14:pctWidth>0</wp14:pctWidth>
            </wp14:sizeRelH>
            <wp14:sizeRelV relativeFrom="margin">
              <wp14:pctHeight>0</wp14:pctHeight>
            </wp14:sizeRelV>
          </wp:anchor>
        </w:drawing>
      </w:r>
    </w:p>
    <w:p w14:paraId="42D2A0A9" w14:textId="43B04B9B" w:rsidR="00C41BF9" w:rsidRPr="00C41BF9" w:rsidRDefault="00635863" w:rsidP="00C41BF9">
      <w:pPr>
        <w:spacing w:line="259" w:lineRule="auto"/>
        <w:rPr>
          <w:rFonts w:ascii="Gill Sans Nova" w:eastAsia="Calibri" w:hAnsi="Gill Sans Nova" w:cs="Arial"/>
          <w:szCs w:val="22"/>
        </w:rPr>
      </w:pPr>
      <w:r w:rsidRPr="00C41BF9">
        <w:rPr>
          <w:rFonts w:ascii="Gill Sans Nova" w:eastAsia="Calibri" w:hAnsi="Gill Sans Nova" w:cs="Arial"/>
          <w:noProof/>
          <w:szCs w:val="22"/>
        </w:rPr>
        <mc:AlternateContent>
          <mc:Choice Requires="wps">
            <w:drawing>
              <wp:anchor distT="45720" distB="45720" distL="114300" distR="114300" simplePos="0" relativeHeight="251677696" behindDoc="0" locked="0" layoutInCell="1" allowOverlap="1" wp14:anchorId="1F8AF9B1" wp14:editId="24BA92F6">
                <wp:simplePos x="0" y="0"/>
                <wp:positionH relativeFrom="column">
                  <wp:posOffset>350520</wp:posOffset>
                </wp:positionH>
                <wp:positionV relativeFrom="paragraph">
                  <wp:posOffset>5715</wp:posOffset>
                </wp:positionV>
                <wp:extent cx="4884420" cy="1903095"/>
                <wp:effectExtent l="0" t="0" r="11430" b="20955"/>
                <wp:wrapSquare wrapText="bothSides"/>
                <wp:docPr id="16302658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4420" cy="1903095"/>
                        </a:xfrm>
                        <a:prstGeom prst="rect">
                          <a:avLst/>
                        </a:prstGeom>
                        <a:solidFill>
                          <a:srgbClr val="FFF9DB"/>
                        </a:solidFill>
                        <a:ln w="19050">
                          <a:solidFill>
                            <a:srgbClr val="ED7D31">
                              <a:lumMod val="75000"/>
                            </a:srgbClr>
                          </a:solidFill>
                          <a:miter lim="800000"/>
                          <a:headEnd/>
                          <a:tailEnd/>
                        </a:ln>
                      </wps:spPr>
                      <wps:txbx>
                        <w:txbxContent>
                          <w:p w14:paraId="3E0718A1" w14:textId="77777777" w:rsidR="00C41BF9" w:rsidRPr="00635863" w:rsidRDefault="00C41BF9" w:rsidP="00635863">
                            <w:pPr>
                              <w:jc w:val="center"/>
                              <w:rPr>
                                <w:b/>
                                <w:bCs/>
                              </w:rPr>
                            </w:pPr>
                            <w:r w:rsidRPr="00635863">
                              <w:rPr>
                                <w:b/>
                                <w:bCs/>
                              </w:rPr>
                              <w:t>Key Points Summary: Why Conduct a Current State Assessment</w:t>
                            </w:r>
                          </w:p>
                          <w:p w14:paraId="3148A3DE" w14:textId="77777777" w:rsidR="00C41BF9" w:rsidRPr="00D4752D" w:rsidRDefault="00C41BF9" w:rsidP="00C41BF9">
                            <w:pPr>
                              <w:numPr>
                                <w:ilvl w:val="0"/>
                                <w:numId w:val="47"/>
                              </w:numPr>
                              <w:spacing w:line="259" w:lineRule="auto"/>
                            </w:pPr>
                            <w:r w:rsidRPr="00D4752D">
                              <w:rPr>
                                <w:b/>
                                <w:bCs/>
                              </w:rPr>
                              <w:t>Define Your Starting Point</w:t>
                            </w:r>
                            <w:r w:rsidRPr="00D4752D">
                              <w:t>: Understand your company's current ESG strengths and weaknesses.</w:t>
                            </w:r>
                          </w:p>
                          <w:p w14:paraId="4AC34B26" w14:textId="77777777" w:rsidR="00C41BF9" w:rsidRPr="00D4752D" w:rsidRDefault="00C41BF9" w:rsidP="00C41BF9">
                            <w:pPr>
                              <w:numPr>
                                <w:ilvl w:val="0"/>
                                <w:numId w:val="47"/>
                              </w:numPr>
                              <w:spacing w:line="259" w:lineRule="auto"/>
                            </w:pPr>
                            <w:r w:rsidRPr="00D4752D">
                              <w:rPr>
                                <w:b/>
                                <w:bCs/>
                              </w:rPr>
                              <w:t>Highlight Vulnerabilities</w:t>
                            </w:r>
                            <w:r w:rsidRPr="00D4752D">
                              <w:t>: Identify areas that need urgent attention to prevent risks.</w:t>
                            </w:r>
                          </w:p>
                          <w:p w14:paraId="4126BFEE" w14:textId="77777777" w:rsidR="00C41BF9" w:rsidRPr="00D4752D" w:rsidRDefault="00C41BF9" w:rsidP="00C41BF9">
                            <w:pPr>
                              <w:numPr>
                                <w:ilvl w:val="0"/>
                                <w:numId w:val="47"/>
                              </w:numPr>
                              <w:spacing w:line="259" w:lineRule="auto"/>
                            </w:pPr>
                            <w:r w:rsidRPr="00D4752D">
                              <w:rPr>
                                <w:b/>
                                <w:bCs/>
                              </w:rPr>
                              <w:t>Foundation for Strategy</w:t>
                            </w:r>
                            <w:r w:rsidRPr="00D4752D">
                              <w:t>: A well-conducted CSA is the backbone of your entire ESG strategy.</w:t>
                            </w:r>
                          </w:p>
                          <w:p w14:paraId="069DE01C" w14:textId="77777777" w:rsidR="00C41BF9" w:rsidRDefault="00C41BF9" w:rsidP="00C41BF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8AF9B1" id="_x0000_s1037" type="#_x0000_t202" style="position:absolute;margin-left:27.6pt;margin-top:.45pt;width:384.6pt;height:149.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" fillcolor="#fff9db" strokecolor="#c55a11" strokeweight="1.5pt">
                <v:textbox>
                  <w:txbxContent>
                    <w:p w14:paraId="3E0718A1" w14:textId="77777777" w:rsidR="00C41BF9" w:rsidRPr="00635863" w:rsidRDefault="00C41BF9" w:rsidP="00635863">
                      <w:pPr>
                        <w:jc w:val="center"/>
                        <w:rPr>
                          <w:b/>
                          <w:bCs/>
                        </w:rPr>
                      </w:pPr>
                      <w:r w:rsidRPr="00635863">
                        <w:rPr>
                          <w:b/>
                          <w:bCs/>
                        </w:rPr>
                        <w:t>Key Points Summary: Why Conduct a Current State Assessment</w:t>
                      </w:r>
                    </w:p>
                    <w:p w14:paraId="3148A3DE" w14:textId="77777777" w:rsidR="00C41BF9" w:rsidRPr="00D4752D" w:rsidRDefault="00C41BF9" w:rsidP="00C41BF9">
                      <w:pPr>
                        <w:numPr>
                          <w:ilvl w:val="0"/>
                          <w:numId w:val="47"/>
                        </w:numPr>
                        <w:spacing w:line="259" w:lineRule="auto"/>
                      </w:pPr>
                      <w:r w:rsidRPr="00D4752D">
                        <w:rPr>
                          <w:b/>
                          <w:bCs/>
                        </w:rPr>
                        <w:t>Define Your Starting Point</w:t>
                      </w:r>
                      <w:r w:rsidRPr="00D4752D">
                        <w:t>: Understand your company's current ESG strengths and weaknesses.</w:t>
                      </w:r>
                    </w:p>
                    <w:p w14:paraId="4AC34B26" w14:textId="77777777" w:rsidR="00C41BF9" w:rsidRPr="00D4752D" w:rsidRDefault="00C41BF9" w:rsidP="00C41BF9">
                      <w:pPr>
                        <w:numPr>
                          <w:ilvl w:val="0"/>
                          <w:numId w:val="47"/>
                        </w:numPr>
                        <w:spacing w:line="259" w:lineRule="auto"/>
                      </w:pPr>
                      <w:r w:rsidRPr="00D4752D">
                        <w:rPr>
                          <w:b/>
                          <w:bCs/>
                        </w:rPr>
                        <w:t>Highlight Vulnerabilities</w:t>
                      </w:r>
                      <w:r w:rsidRPr="00D4752D">
                        <w:t>: Identify areas that need urgent attention to prevent risks.</w:t>
                      </w:r>
                    </w:p>
                    <w:p w14:paraId="4126BFEE" w14:textId="77777777" w:rsidR="00C41BF9" w:rsidRPr="00D4752D" w:rsidRDefault="00C41BF9" w:rsidP="00C41BF9">
                      <w:pPr>
                        <w:numPr>
                          <w:ilvl w:val="0"/>
                          <w:numId w:val="47"/>
                        </w:numPr>
                        <w:spacing w:line="259" w:lineRule="auto"/>
                      </w:pPr>
                      <w:r w:rsidRPr="00D4752D">
                        <w:rPr>
                          <w:b/>
                          <w:bCs/>
                        </w:rPr>
                        <w:t>Foundation for Strategy</w:t>
                      </w:r>
                      <w:r w:rsidRPr="00D4752D">
                        <w:t>: A well-conducted CSA is the backbone of your entire ESG strategy.</w:t>
                      </w:r>
                    </w:p>
                    <w:p w14:paraId="069DE01C" w14:textId="77777777" w:rsidR="00C41BF9" w:rsidRDefault="00C41BF9" w:rsidP="00C41BF9"/>
                  </w:txbxContent>
                </v:textbox>
                <w10:wrap type="square"/>
              </v:shape>
            </w:pict>
          </mc:Fallback>
        </mc:AlternateContent>
      </w:r>
    </w:p>
    <w:p w14:paraId="256A4DE9" w14:textId="77777777" w:rsidR="00C41BF9" w:rsidRPr="00C41BF9" w:rsidRDefault="00C41BF9" w:rsidP="00C41BF9">
      <w:pPr>
        <w:spacing w:line="259" w:lineRule="auto"/>
        <w:rPr>
          <w:rFonts w:ascii="Gill Sans Nova" w:eastAsia="Calibri" w:hAnsi="Gill Sans Nova" w:cs="Arial"/>
          <w:szCs w:val="22"/>
        </w:rPr>
      </w:pPr>
    </w:p>
    <w:p w14:paraId="7A3BA74D" w14:textId="77777777" w:rsidR="00C41BF9" w:rsidRPr="00C41BF9" w:rsidRDefault="00C41BF9" w:rsidP="00C41BF9">
      <w:pPr>
        <w:spacing w:line="259" w:lineRule="auto"/>
        <w:rPr>
          <w:rFonts w:ascii="Gill Sans Nova" w:eastAsia="Calibri" w:hAnsi="Gill Sans Nova" w:cs="Arial"/>
          <w:szCs w:val="22"/>
        </w:rPr>
      </w:pPr>
    </w:p>
    <w:p w14:paraId="5D8E35FF" w14:textId="77777777" w:rsidR="00C41BF9" w:rsidRPr="00C41BF9" w:rsidRDefault="00C41BF9" w:rsidP="00C41BF9">
      <w:pPr>
        <w:spacing w:line="259" w:lineRule="auto"/>
        <w:rPr>
          <w:rFonts w:ascii="Gill Sans Nova" w:eastAsia="Calibri" w:hAnsi="Gill Sans Nova" w:cs="Arial"/>
          <w:szCs w:val="22"/>
        </w:rPr>
      </w:pPr>
    </w:p>
    <w:p w14:paraId="125DD2BF" w14:textId="77777777" w:rsidR="00C41BF9" w:rsidRDefault="00C41BF9" w:rsidP="00C41BF9">
      <w:pPr>
        <w:spacing w:line="259" w:lineRule="auto"/>
        <w:rPr>
          <w:rFonts w:ascii="Gill Sans Nova" w:eastAsia="Calibri" w:hAnsi="Gill Sans Nova" w:cs="Arial"/>
          <w:szCs w:val="22"/>
        </w:rPr>
      </w:pPr>
    </w:p>
    <w:p w14:paraId="36AC16B0" w14:textId="77777777" w:rsidR="00635863" w:rsidRPr="00C41BF9" w:rsidRDefault="00635863" w:rsidP="00C41BF9">
      <w:pPr>
        <w:spacing w:line="259" w:lineRule="auto"/>
        <w:rPr>
          <w:rFonts w:ascii="Gill Sans Nova" w:eastAsia="Calibri" w:hAnsi="Gill Sans Nova" w:cs="Arial"/>
          <w:szCs w:val="22"/>
        </w:rPr>
      </w:pPr>
    </w:p>
    <w:p w14:paraId="346AB37E" w14:textId="77777777" w:rsidR="00C41BF9" w:rsidRPr="00C41BF9" w:rsidRDefault="00C41BF9" w:rsidP="00C41BF9">
      <w:pPr>
        <w:spacing w:line="259" w:lineRule="auto"/>
        <w:rPr>
          <w:rFonts w:ascii="Gill Sans Nova" w:eastAsia="Calibri" w:hAnsi="Gill Sans Nova" w:cs="Arial"/>
          <w:szCs w:val="22"/>
        </w:rPr>
      </w:pPr>
    </w:p>
    <w:p w14:paraId="7C74B4E6" w14:textId="77777777" w:rsidR="00C41BF9" w:rsidRPr="00C41BF9" w:rsidRDefault="00C41BF9" w:rsidP="00C41BF9">
      <w:pPr>
        <w:keepNext/>
        <w:keepLines/>
        <w:spacing w:before="160" w:after="80" w:line="259" w:lineRule="auto"/>
        <w:jc w:val="both"/>
        <w:outlineLvl w:val="1"/>
        <w:rPr>
          <w:rFonts w:ascii="Gill Sans Nova" w:eastAsia="Times New Roman" w:hAnsi="Gill Sans Nova" w:cs="Times New Roman"/>
          <w:b/>
          <w:bCs/>
          <w:color w:val="2F5496"/>
          <w:sz w:val="28"/>
          <w:szCs w:val="32"/>
        </w:rPr>
      </w:pPr>
      <w:r w:rsidRPr="00C41BF9">
        <w:rPr>
          <w:rFonts w:ascii="Gill Sans Nova" w:eastAsia="Times New Roman" w:hAnsi="Gill Sans Nova" w:cs="Times New Roman"/>
          <w:b/>
          <w:bCs/>
          <w:color w:val="2F5496"/>
          <w:sz w:val="28"/>
          <w:szCs w:val="32"/>
        </w:rPr>
        <w:t>2.2 Steps to Conduct a Comprehensive Current State Assessment</w:t>
      </w:r>
    </w:p>
    <w:p w14:paraId="244CCA60" w14:textId="77777777" w:rsidR="00C41BF9" w:rsidRPr="00C41BF9" w:rsidRDefault="00C41BF9" w:rsidP="00C41BF9">
      <w:pPr>
        <w:spacing w:line="259" w:lineRule="auto"/>
        <w:jc w:val="both"/>
        <w:rPr>
          <w:rFonts w:ascii="Gill Sans Nova" w:eastAsia="Calibri" w:hAnsi="Gill Sans Nova" w:cs="Arial"/>
          <w:b/>
          <w:bCs/>
        </w:rPr>
      </w:pPr>
      <w:bookmarkStart w:id="18" w:name="_Hlk200543603"/>
      <w:r w:rsidRPr="00C41BF9">
        <w:rPr>
          <w:rFonts w:ascii="Gill Sans Nova" w:eastAsia="Calibri" w:hAnsi="Gill Sans Nova" w:cs="Arial"/>
          <w:b/>
          <w:bCs/>
        </w:rPr>
        <w:t xml:space="preserve">Step 1: Setting Boundaries and Defining Scope </w:t>
      </w:r>
    </w:p>
    <w:p w14:paraId="30FC913A" w14:textId="77777777" w:rsidR="00C41BF9" w:rsidRPr="00C41BF9" w:rsidRDefault="00C41BF9" w:rsidP="00C41BF9">
      <w:pPr>
        <w:spacing w:line="259" w:lineRule="auto"/>
        <w:jc w:val="both"/>
        <w:rPr>
          <w:rFonts w:ascii="Gill Sans Nova" w:eastAsia="Calibri" w:hAnsi="Gill Sans Nova" w:cs="Arial"/>
        </w:rPr>
      </w:pPr>
      <w:r w:rsidRPr="00C41BF9">
        <w:rPr>
          <w:rFonts w:ascii="Gill Sans Nova" w:eastAsia="Calibri" w:hAnsi="Gill Sans Nova" w:cs="Arial"/>
        </w:rPr>
        <w:t>The first crucial step in your CSA is to define its scope. Determining which parts of your business to include is essential for capturing a comprehensive view of your ESG practices. Will you focus solely on operations? Will you include subsidiaries, joint ventures, or even your global supply chain?</w:t>
      </w:r>
    </w:p>
    <w:p w14:paraId="645C3B6E" w14:textId="77777777" w:rsidR="00C41BF9" w:rsidRPr="00C41BF9" w:rsidRDefault="00C41BF9" w:rsidP="00C41BF9">
      <w:pPr>
        <w:spacing w:line="259" w:lineRule="auto"/>
        <w:jc w:val="both"/>
        <w:rPr>
          <w:rFonts w:ascii="Gill Sans Nova" w:eastAsia="Calibri" w:hAnsi="Gill Sans Nova" w:cs="Arial"/>
        </w:rPr>
      </w:pPr>
      <w:r w:rsidRPr="00C41BF9">
        <w:rPr>
          <w:rFonts w:ascii="Gill Sans Nova" w:eastAsia="Calibri" w:hAnsi="Gill Sans Nova" w:cs="Arial"/>
        </w:rPr>
        <w:t>Goal: Ensure that your scope encompasses all relevant ESG dimensions, including:</w:t>
      </w:r>
    </w:p>
    <w:p w14:paraId="4160D13D" w14:textId="77777777" w:rsidR="00C41BF9" w:rsidRPr="00C41BF9" w:rsidRDefault="00C41BF9" w:rsidP="00C41BF9">
      <w:pPr>
        <w:numPr>
          <w:ilvl w:val="0"/>
          <w:numId w:val="32"/>
        </w:numPr>
        <w:spacing w:line="259" w:lineRule="auto"/>
        <w:jc w:val="both"/>
        <w:rPr>
          <w:rFonts w:ascii="Gill Sans Nova" w:eastAsia="Calibri" w:hAnsi="Gill Sans Nova" w:cs="Arial"/>
        </w:rPr>
      </w:pPr>
      <w:r w:rsidRPr="00C41BF9">
        <w:rPr>
          <w:rFonts w:ascii="Gill Sans Nova" w:eastAsia="Calibri" w:hAnsi="Gill Sans Nova" w:cs="Arial"/>
          <w:b/>
          <w:bCs/>
        </w:rPr>
        <w:t>Environmental</w:t>
      </w:r>
      <w:r w:rsidRPr="00C41BF9">
        <w:rPr>
          <w:rFonts w:ascii="Gill Sans Nova" w:eastAsia="Calibri" w:hAnsi="Gill Sans Nova" w:cs="Arial"/>
        </w:rPr>
        <w:t xml:space="preserve">: </w:t>
      </w:r>
      <w:bookmarkEnd w:id="18"/>
      <w:r w:rsidRPr="00C41BF9">
        <w:rPr>
          <w:rFonts w:ascii="Gill Sans Nova" w:eastAsia="Calibri" w:hAnsi="Gill Sans Nova" w:cs="Arial"/>
        </w:rPr>
        <w:t>Energy consumption, carbon emissions, water usage, waste management, and supply chain impacts.</w:t>
      </w:r>
    </w:p>
    <w:p w14:paraId="3A47E8AD" w14:textId="77777777" w:rsidR="00C41BF9" w:rsidRPr="00C41BF9" w:rsidRDefault="00C41BF9" w:rsidP="00C41BF9">
      <w:pPr>
        <w:numPr>
          <w:ilvl w:val="0"/>
          <w:numId w:val="32"/>
        </w:numPr>
        <w:spacing w:line="259" w:lineRule="auto"/>
        <w:jc w:val="both"/>
        <w:rPr>
          <w:rFonts w:ascii="Gill Sans Nova" w:eastAsia="Calibri" w:hAnsi="Gill Sans Nova" w:cs="Arial"/>
        </w:rPr>
      </w:pPr>
      <w:r w:rsidRPr="00C41BF9">
        <w:rPr>
          <w:rFonts w:ascii="Gill Sans Nova" w:eastAsia="Calibri" w:hAnsi="Gill Sans Nova" w:cs="Arial"/>
          <w:b/>
          <w:bCs/>
        </w:rPr>
        <w:t>Social:</w:t>
      </w:r>
      <w:r w:rsidRPr="00C41BF9">
        <w:rPr>
          <w:rFonts w:ascii="Gill Sans Nova" w:eastAsia="Calibri" w:hAnsi="Gill Sans Nova" w:cs="Arial"/>
        </w:rPr>
        <w:t xml:space="preserve"> Employee well-being, diversity and inclusion, community relations, and customer impact.</w:t>
      </w:r>
    </w:p>
    <w:p w14:paraId="73B614AE" w14:textId="77777777" w:rsidR="00C41BF9" w:rsidRPr="00C41BF9" w:rsidRDefault="00C41BF9" w:rsidP="00C41BF9">
      <w:pPr>
        <w:numPr>
          <w:ilvl w:val="0"/>
          <w:numId w:val="32"/>
        </w:numPr>
        <w:spacing w:line="259" w:lineRule="auto"/>
        <w:jc w:val="both"/>
        <w:rPr>
          <w:rFonts w:ascii="Gill Sans Nova" w:eastAsia="Calibri" w:hAnsi="Gill Sans Nova" w:cs="Arial"/>
        </w:rPr>
      </w:pPr>
      <w:r w:rsidRPr="00C41BF9">
        <w:rPr>
          <w:rFonts w:ascii="Gill Sans Nova" w:eastAsia="Calibri" w:hAnsi="Gill Sans Nova" w:cs="Arial"/>
          <w:b/>
          <w:bCs/>
        </w:rPr>
        <w:t>Governance:</w:t>
      </w:r>
      <w:r w:rsidRPr="00C41BF9">
        <w:rPr>
          <w:rFonts w:ascii="Gill Sans Nova" w:eastAsia="Calibri" w:hAnsi="Gill Sans Nova" w:cs="Arial"/>
        </w:rPr>
        <w:t xml:space="preserve"> Corporate governance structures, board diversity, ethics, transparency, and anti-corruption practices.</w:t>
      </w:r>
    </w:p>
    <w:p w14:paraId="2B443D44" w14:textId="77777777" w:rsidR="00C41BF9" w:rsidRPr="00C41BF9" w:rsidRDefault="00C41BF9" w:rsidP="00C41BF9">
      <w:pPr>
        <w:spacing w:line="259" w:lineRule="auto"/>
        <w:ind w:left="720"/>
        <w:jc w:val="both"/>
        <w:rPr>
          <w:rFonts w:ascii="Gill Sans Nova" w:eastAsia="Calibri" w:hAnsi="Gill Sans Nova" w:cs="Arial"/>
        </w:rPr>
      </w:pPr>
    </w:p>
    <w:p w14:paraId="73EF1C76" w14:textId="77777777" w:rsidR="00C41BF9" w:rsidRPr="00C41BF9" w:rsidRDefault="00C41BF9" w:rsidP="00C41BF9">
      <w:pPr>
        <w:spacing w:line="259" w:lineRule="auto"/>
        <w:jc w:val="both"/>
        <w:rPr>
          <w:rFonts w:ascii="Gill Sans Nova" w:eastAsia="Calibri" w:hAnsi="Gill Sans Nova" w:cs="Arial"/>
          <w:b/>
          <w:bCs/>
        </w:rPr>
      </w:pPr>
      <w:bookmarkStart w:id="19" w:name="_Hlk200543898"/>
      <w:r w:rsidRPr="00C41BF9">
        <w:rPr>
          <w:rFonts w:ascii="Gill Sans Nova" w:eastAsia="Calibri" w:hAnsi="Gill Sans Nova" w:cs="Arial"/>
          <w:b/>
          <w:bCs/>
        </w:rPr>
        <w:t>Key Documentation to Gather:</w:t>
      </w:r>
    </w:p>
    <w:p w14:paraId="3723D500" w14:textId="77777777" w:rsidR="00C41BF9" w:rsidRPr="00C41BF9" w:rsidRDefault="00C41BF9" w:rsidP="00C41BF9">
      <w:pPr>
        <w:numPr>
          <w:ilvl w:val="0"/>
          <w:numId w:val="33"/>
        </w:numPr>
        <w:spacing w:line="259" w:lineRule="auto"/>
        <w:jc w:val="both"/>
        <w:rPr>
          <w:rFonts w:ascii="Gill Sans Nova" w:eastAsia="Calibri" w:hAnsi="Gill Sans Nova" w:cs="Arial"/>
        </w:rPr>
      </w:pPr>
      <w:r w:rsidRPr="00C41BF9">
        <w:rPr>
          <w:rFonts w:ascii="Gill Sans Nova" w:eastAsia="Calibri" w:hAnsi="Gill Sans Nova" w:cs="Arial"/>
          <w:b/>
          <w:bCs/>
        </w:rPr>
        <w:t>Policies:</w:t>
      </w:r>
      <w:r w:rsidRPr="00C41BF9">
        <w:rPr>
          <w:rFonts w:ascii="Gill Sans Nova" w:eastAsia="Calibri" w:hAnsi="Gill Sans Nova" w:cs="Arial"/>
        </w:rPr>
        <w:t xml:space="preserve"> Environmental policies, HR protocols, corporate governance guidelines, and community engagement plans.</w:t>
      </w:r>
    </w:p>
    <w:p w14:paraId="74AF3DD5" w14:textId="77777777" w:rsidR="00C41BF9" w:rsidRPr="00C41BF9" w:rsidRDefault="00C41BF9" w:rsidP="00C41BF9">
      <w:pPr>
        <w:numPr>
          <w:ilvl w:val="0"/>
          <w:numId w:val="33"/>
        </w:numPr>
        <w:spacing w:line="259" w:lineRule="auto"/>
        <w:jc w:val="both"/>
        <w:rPr>
          <w:rFonts w:ascii="Gill Sans Nova" w:eastAsia="Calibri" w:hAnsi="Gill Sans Nova" w:cs="Arial"/>
        </w:rPr>
      </w:pPr>
      <w:r w:rsidRPr="00C41BF9">
        <w:rPr>
          <w:rFonts w:ascii="Gill Sans Nova" w:eastAsia="Calibri" w:hAnsi="Gill Sans Nova" w:cs="Arial"/>
          <w:b/>
          <w:bCs/>
        </w:rPr>
        <w:t>Sustainability Reports:</w:t>
      </w:r>
      <w:r w:rsidRPr="00C41BF9">
        <w:rPr>
          <w:rFonts w:ascii="Gill Sans Nova" w:eastAsia="Calibri" w:hAnsi="Gill Sans Nova" w:cs="Arial"/>
        </w:rPr>
        <w:t xml:space="preserve"> Review past reports to assess previous commitments, targets, and performance.</w:t>
      </w:r>
    </w:p>
    <w:p w14:paraId="01E4169C" w14:textId="77777777" w:rsidR="00C41BF9" w:rsidRPr="00C41BF9" w:rsidRDefault="00C41BF9" w:rsidP="00C41BF9">
      <w:pPr>
        <w:numPr>
          <w:ilvl w:val="0"/>
          <w:numId w:val="33"/>
        </w:numPr>
        <w:spacing w:line="259" w:lineRule="auto"/>
        <w:jc w:val="both"/>
        <w:rPr>
          <w:rFonts w:ascii="Gill Sans Nova" w:eastAsia="Calibri" w:hAnsi="Gill Sans Nova" w:cs="Arial"/>
        </w:rPr>
      </w:pPr>
      <w:r w:rsidRPr="00C41BF9">
        <w:rPr>
          <w:rFonts w:ascii="Gill Sans Nova" w:eastAsia="Calibri" w:hAnsi="Gill Sans Nova" w:cs="Arial"/>
          <w:b/>
          <w:bCs/>
        </w:rPr>
        <w:lastRenderedPageBreak/>
        <w:t>Operational Data:</w:t>
      </w:r>
      <w:r w:rsidRPr="00C41BF9">
        <w:rPr>
          <w:rFonts w:ascii="Gill Sans Nova" w:eastAsia="Calibri" w:hAnsi="Gill Sans Nova" w:cs="Arial"/>
        </w:rPr>
        <w:t xml:space="preserve"> Data on energy consumption, emissions, waste generation, employee turnover, and diversity metrics.</w:t>
      </w:r>
    </w:p>
    <w:p w14:paraId="62541896" w14:textId="06051470" w:rsidR="00FD6F72" w:rsidRDefault="00FD6F72" w:rsidP="00C41BF9">
      <w:pPr>
        <w:numPr>
          <w:ilvl w:val="0"/>
          <w:numId w:val="33"/>
        </w:numPr>
        <w:spacing w:line="259" w:lineRule="auto"/>
        <w:jc w:val="both"/>
        <w:rPr>
          <w:rFonts w:ascii="Gill Sans Nova" w:eastAsia="Calibri" w:hAnsi="Gill Sans Nova" w:cs="Arial"/>
        </w:rPr>
      </w:pPr>
      <w:r w:rsidRPr="00FD6F72">
        <w:rPr>
          <w:rFonts w:ascii="Gill Sans Nova" w:eastAsia="Calibri" w:hAnsi="Gill Sans Nova" w:cs="Arial"/>
        </w:rPr>
        <w:drawing>
          <wp:anchor distT="0" distB="0" distL="114300" distR="114300" simplePos="0" relativeHeight="251727872" behindDoc="0" locked="0" layoutInCell="1" allowOverlap="1" wp14:anchorId="6C8288EB" wp14:editId="7ADA8552">
            <wp:simplePos x="0" y="0"/>
            <wp:positionH relativeFrom="leftMargin">
              <wp:align>right</wp:align>
            </wp:positionH>
            <wp:positionV relativeFrom="paragraph">
              <wp:posOffset>723575</wp:posOffset>
            </wp:positionV>
            <wp:extent cx="595423" cy="595423"/>
            <wp:effectExtent l="0" t="0" r="0" b="0"/>
            <wp:wrapThrough wrapText="bothSides">
              <wp:wrapPolygon edited="0">
                <wp:start x="15215" y="0"/>
                <wp:lineTo x="0" y="2766"/>
                <wp:lineTo x="0" y="17289"/>
                <wp:lineTo x="3458" y="20747"/>
                <wp:lineTo x="14523" y="20747"/>
                <wp:lineTo x="15906" y="20747"/>
                <wp:lineTo x="20055" y="13140"/>
                <wp:lineTo x="20747" y="4841"/>
                <wp:lineTo x="20747" y="1383"/>
                <wp:lineTo x="19364" y="0"/>
                <wp:lineTo x="15215" y="0"/>
              </wp:wrapPolygon>
            </wp:wrapThrough>
            <wp:docPr id="1288957200" name="Picture 1" descr="A red and white target with a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57200" name="Picture 1" descr="A red and white target with a arrow&#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5423" cy="595423"/>
                    </a:xfrm>
                    <a:prstGeom prst="rect">
                      <a:avLst/>
                    </a:prstGeom>
                  </pic:spPr>
                </pic:pic>
              </a:graphicData>
            </a:graphic>
          </wp:anchor>
        </w:drawing>
      </w:r>
      <w:r w:rsidRPr="00C41BF9">
        <w:rPr>
          <w:rFonts w:ascii="Gill Sans Nova" w:eastAsia="Calibri" w:hAnsi="Gill Sans Nova" w:cs="Arial"/>
          <w:noProof/>
          <w:szCs w:val="22"/>
        </w:rPr>
        <mc:AlternateContent>
          <mc:Choice Requires="wps">
            <w:drawing>
              <wp:anchor distT="45720" distB="45720" distL="114300" distR="114300" simplePos="0" relativeHeight="251678720" behindDoc="0" locked="0" layoutInCell="1" allowOverlap="1" wp14:anchorId="6FDB7993" wp14:editId="0D643FC1">
                <wp:simplePos x="0" y="0"/>
                <wp:positionH relativeFrom="margin">
                  <wp:align>left</wp:align>
                </wp:positionH>
                <wp:positionV relativeFrom="paragraph">
                  <wp:posOffset>666898</wp:posOffset>
                </wp:positionV>
                <wp:extent cx="6335395" cy="772795"/>
                <wp:effectExtent l="19050" t="38100" r="46355" b="65405"/>
                <wp:wrapSquare wrapText="bothSides"/>
                <wp:docPr id="13364268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5395" cy="772795"/>
                        </a:xfrm>
                        <a:custGeom>
                          <a:avLst/>
                          <a:gdLst>
                            <a:gd name="connsiteX0" fmla="*/ 0 w 6335440"/>
                            <a:gd name="connsiteY0" fmla="*/ 0 h 772795"/>
                            <a:gd name="connsiteX1" fmla="*/ 385886 w 6335440"/>
                            <a:gd name="connsiteY1" fmla="*/ 0 h 772795"/>
                            <a:gd name="connsiteX2" fmla="*/ 771772 w 6335440"/>
                            <a:gd name="connsiteY2" fmla="*/ 0 h 772795"/>
                            <a:gd name="connsiteX3" fmla="*/ 1411075 w 6335440"/>
                            <a:gd name="connsiteY3" fmla="*/ 0 h 772795"/>
                            <a:gd name="connsiteX4" fmla="*/ 2113733 w 6335440"/>
                            <a:gd name="connsiteY4" fmla="*/ 0 h 772795"/>
                            <a:gd name="connsiteX5" fmla="*/ 2626328 w 6335440"/>
                            <a:gd name="connsiteY5" fmla="*/ 0 h 772795"/>
                            <a:gd name="connsiteX6" fmla="*/ 3202277 w 6335440"/>
                            <a:gd name="connsiteY6" fmla="*/ 0 h 772795"/>
                            <a:gd name="connsiteX7" fmla="*/ 3714872 w 6335440"/>
                            <a:gd name="connsiteY7" fmla="*/ 0 h 772795"/>
                            <a:gd name="connsiteX8" fmla="*/ 4290821 w 6335440"/>
                            <a:gd name="connsiteY8" fmla="*/ 0 h 772795"/>
                            <a:gd name="connsiteX9" fmla="*/ 4866770 w 6335440"/>
                            <a:gd name="connsiteY9" fmla="*/ 0 h 772795"/>
                            <a:gd name="connsiteX10" fmla="*/ 5442719 w 6335440"/>
                            <a:gd name="connsiteY10" fmla="*/ 0 h 772795"/>
                            <a:gd name="connsiteX11" fmla="*/ 6335440 w 6335440"/>
                            <a:gd name="connsiteY11" fmla="*/ 0 h 772795"/>
                            <a:gd name="connsiteX12" fmla="*/ 6335440 w 6335440"/>
                            <a:gd name="connsiteY12" fmla="*/ 370942 h 772795"/>
                            <a:gd name="connsiteX13" fmla="*/ 6335440 w 6335440"/>
                            <a:gd name="connsiteY13" fmla="*/ 772795 h 772795"/>
                            <a:gd name="connsiteX14" fmla="*/ 5949554 w 6335440"/>
                            <a:gd name="connsiteY14" fmla="*/ 772795 h 772795"/>
                            <a:gd name="connsiteX15" fmla="*/ 5436959 w 6335440"/>
                            <a:gd name="connsiteY15" fmla="*/ 772795 h 772795"/>
                            <a:gd name="connsiteX16" fmla="*/ 4924365 w 6335440"/>
                            <a:gd name="connsiteY16" fmla="*/ 772795 h 772795"/>
                            <a:gd name="connsiteX17" fmla="*/ 4411770 w 6335440"/>
                            <a:gd name="connsiteY17" fmla="*/ 772795 h 772795"/>
                            <a:gd name="connsiteX18" fmla="*/ 3962530 w 6335440"/>
                            <a:gd name="connsiteY18" fmla="*/ 772795 h 772795"/>
                            <a:gd name="connsiteX19" fmla="*/ 3323226 w 6335440"/>
                            <a:gd name="connsiteY19" fmla="*/ 772795 h 772795"/>
                            <a:gd name="connsiteX20" fmla="*/ 2620568 w 6335440"/>
                            <a:gd name="connsiteY20" fmla="*/ 772795 h 772795"/>
                            <a:gd name="connsiteX21" fmla="*/ 2107974 w 6335440"/>
                            <a:gd name="connsiteY21" fmla="*/ 772795 h 772795"/>
                            <a:gd name="connsiteX22" fmla="*/ 1722088 w 6335440"/>
                            <a:gd name="connsiteY22" fmla="*/ 772795 h 772795"/>
                            <a:gd name="connsiteX23" fmla="*/ 1272847 w 6335440"/>
                            <a:gd name="connsiteY23" fmla="*/ 772795 h 772795"/>
                            <a:gd name="connsiteX24" fmla="*/ 823607 w 6335440"/>
                            <a:gd name="connsiteY24" fmla="*/ 772795 h 772795"/>
                            <a:gd name="connsiteX25" fmla="*/ 0 w 6335440"/>
                            <a:gd name="connsiteY25" fmla="*/ 772795 h 772795"/>
                            <a:gd name="connsiteX26" fmla="*/ 0 w 6335440"/>
                            <a:gd name="connsiteY26" fmla="*/ 378670 h 772795"/>
                            <a:gd name="connsiteX27" fmla="*/ 0 w 6335440"/>
                            <a:gd name="connsiteY27" fmla="*/ 0 h 7727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6335440" h="772795" fill="none" extrusionOk="0">
                              <a:moveTo>
                                <a:pt x="0" y="0"/>
                              </a:moveTo>
                              <a:cubicBezTo>
                                <a:pt x="79809" y="-37173"/>
                                <a:pt x="286017" y="42477"/>
                                <a:pt x="385886" y="0"/>
                              </a:cubicBezTo>
                              <a:cubicBezTo>
                                <a:pt x="485755" y="-42477"/>
                                <a:pt x="648552" y="29487"/>
                                <a:pt x="771772" y="0"/>
                              </a:cubicBezTo>
                              <a:cubicBezTo>
                                <a:pt x="894992" y="-29487"/>
                                <a:pt x="1127329" y="18032"/>
                                <a:pt x="1411075" y="0"/>
                              </a:cubicBezTo>
                              <a:cubicBezTo>
                                <a:pt x="1694821" y="-18032"/>
                                <a:pt x="1851474" y="56929"/>
                                <a:pt x="2113733" y="0"/>
                              </a:cubicBezTo>
                              <a:cubicBezTo>
                                <a:pt x="2375992" y="-56929"/>
                                <a:pt x="2429796" y="40443"/>
                                <a:pt x="2626328" y="0"/>
                              </a:cubicBezTo>
                              <a:cubicBezTo>
                                <a:pt x="2822860" y="-40443"/>
                                <a:pt x="3074545" y="56735"/>
                                <a:pt x="3202277" y="0"/>
                              </a:cubicBezTo>
                              <a:cubicBezTo>
                                <a:pt x="3330009" y="-56735"/>
                                <a:pt x="3466487" y="54640"/>
                                <a:pt x="3714872" y="0"/>
                              </a:cubicBezTo>
                              <a:cubicBezTo>
                                <a:pt x="3963258" y="-54640"/>
                                <a:pt x="4165009" y="40230"/>
                                <a:pt x="4290821" y="0"/>
                              </a:cubicBezTo>
                              <a:cubicBezTo>
                                <a:pt x="4416633" y="-40230"/>
                                <a:pt x="4706923" y="41732"/>
                                <a:pt x="4866770" y="0"/>
                              </a:cubicBezTo>
                              <a:cubicBezTo>
                                <a:pt x="5026617" y="-41732"/>
                                <a:pt x="5324727" y="40917"/>
                                <a:pt x="5442719" y="0"/>
                              </a:cubicBezTo>
                              <a:cubicBezTo>
                                <a:pt x="5560711" y="-40917"/>
                                <a:pt x="6119862" y="60840"/>
                                <a:pt x="6335440" y="0"/>
                              </a:cubicBezTo>
                              <a:cubicBezTo>
                                <a:pt x="6364510" y="130073"/>
                                <a:pt x="6313466" y="189199"/>
                                <a:pt x="6335440" y="370942"/>
                              </a:cubicBezTo>
                              <a:cubicBezTo>
                                <a:pt x="6357414" y="552685"/>
                                <a:pt x="6311268" y="674673"/>
                                <a:pt x="6335440" y="772795"/>
                              </a:cubicBezTo>
                              <a:cubicBezTo>
                                <a:pt x="6168614" y="792554"/>
                                <a:pt x="6100065" y="771233"/>
                                <a:pt x="5949554" y="772795"/>
                              </a:cubicBezTo>
                              <a:cubicBezTo>
                                <a:pt x="5799043" y="774357"/>
                                <a:pt x="5669234" y="755059"/>
                                <a:pt x="5436959" y="772795"/>
                              </a:cubicBezTo>
                              <a:cubicBezTo>
                                <a:pt x="5204685" y="790531"/>
                                <a:pt x="5057292" y="759856"/>
                                <a:pt x="4924365" y="772795"/>
                              </a:cubicBezTo>
                              <a:cubicBezTo>
                                <a:pt x="4791438" y="785734"/>
                                <a:pt x="4662764" y="752486"/>
                                <a:pt x="4411770" y="772795"/>
                              </a:cubicBezTo>
                              <a:cubicBezTo>
                                <a:pt x="4160776" y="793104"/>
                                <a:pt x="4172096" y="754661"/>
                                <a:pt x="3962530" y="772795"/>
                              </a:cubicBezTo>
                              <a:cubicBezTo>
                                <a:pt x="3752964" y="790929"/>
                                <a:pt x="3579753" y="715360"/>
                                <a:pt x="3323226" y="772795"/>
                              </a:cubicBezTo>
                              <a:cubicBezTo>
                                <a:pt x="3066699" y="830230"/>
                                <a:pt x="2811596" y="738391"/>
                                <a:pt x="2620568" y="772795"/>
                              </a:cubicBezTo>
                              <a:cubicBezTo>
                                <a:pt x="2429540" y="807199"/>
                                <a:pt x="2362546" y="720110"/>
                                <a:pt x="2107974" y="772795"/>
                              </a:cubicBezTo>
                              <a:cubicBezTo>
                                <a:pt x="1853402" y="825480"/>
                                <a:pt x="1913126" y="759114"/>
                                <a:pt x="1722088" y="772795"/>
                              </a:cubicBezTo>
                              <a:cubicBezTo>
                                <a:pt x="1531050" y="786476"/>
                                <a:pt x="1369818" y="728316"/>
                                <a:pt x="1272847" y="772795"/>
                              </a:cubicBezTo>
                              <a:cubicBezTo>
                                <a:pt x="1175876" y="817274"/>
                                <a:pt x="917499" y="770569"/>
                                <a:pt x="823607" y="772795"/>
                              </a:cubicBezTo>
                              <a:cubicBezTo>
                                <a:pt x="729715" y="775021"/>
                                <a:pt x="380327" y="700157"/>
                                <a:pt x="0" y="772795"/>
                              </a:cubicBezTo>
                              <a:cubicBezTo>
                                <a:pt x="-38177" y="579170"/>
                                <a:pt x="36200" y="488384"/>
                                <a:pt x="0" y="378670"/>
                              </a:cubicBezTo>
                              <a:cubicBezTo>
                                <a:pt x="-36200" y="268957"/>
                                <a:pt x="12503" y="142807"/>
                                <a:pt x="0" y="0"/>
                              </a:cubicBezTo>
                              <a:close/>
                            </a:path>
                            <a:path w="6335440" h="772795" stroke="0" extrusionOk="0">
                              <a:moveTo>
                                <a:pt x="0" y="0"/>
                              </a:moveTo>
                              <a:cubicBezTo>
                                <a:pt x="327455" y="-27778"/>
                                <a:pt x="546308" y="75736"/>
                                <a:pt x="702658" y="0"/>
                              </a:cubicBezTo>
                              <a:cubicBezTo>
                                <a:pt x="859008" y="-75736"/>
                                <a:pt x="1037841" y="44345"/>
                                <a:pt x="1151898" y="0"/>
                              </a:cubicBezTo>
                              <a:cubicBezTo>
                                <a:pt x="1265955" y="-44345"/>
                                <a:pt x="1435044" y="44661"/>
                                <a:pt x="1537784" y="0"/>
                              </a:cubicBezTo>
                              <a:cubicBezTo>
                                <a:pt x="1640524" y="-44661"/>
                                <a:pt x="1887551" y="67422"/>
                                <a:pt x="2113733" y="0"/>
                              </a:cubicBezTo>
                              <a:cubicBezTo>
                                <a:pt x="2339915" y="-67422"/>
                                <a:pt x="2438637" y="6335"/>
                                <a:pt x="2562973" y="0"/>
                              </a:cubicBezTo>
                              <a:cubicBezTo>
                                <a:pt x="2687309" y="-6335"/>
                                <a:pt x="2919934" y="55093"/>
                                <a:pt x="3075568" y="0"/>
                              </a:cubicBezTo>
                              <a:cubicBezTo>
                                <a:pt x="3231203" y="-55093"/>
                                <a:pt x="3511195" y="68135"/>
                                <a:pt x="3714872" y="0"/>
                              </a:cubicBezTo>
                              <a:cubicBezTo>
                                <a:pt x="3918549" y="-68135"/>
                                <a:pt x="4174815" y="57641"/>
                                <a:pt x="4354175" y="0"/>
                              </a:cubicBezTo>
                              <a:cubicBezTo>
                                <a:pt x="4533535" y="-57641"/>
                                <a:pt x="4646932" y="30135"/>
                                <a:pt x="4740061" y="0"/>
                              </a:cubicBezTo>
                              <a:cubicBezTo>
                                <a:pt x="4833190" y="-30135"/>
                                <a:pt x="4998061" y="8701"/>
                                <a:pt x="5189301" y="0"/>
                              </a:cubicBezTo>
                              <a:cubicBezTo>
                                <a:pt x="5380541" y="-8701"/>
                                <a:pt x="5648832" y="24026"/>
                                <a:pt x="5828605" y="0"/>
                              </a:cubicBezTo>
                              <a:cubicBezTo>
                                <a:pt x="6008378" y="-24026"/>
                                <a:pt x="6126306" y="11543"/>
                                <a:pt x="6335440" y="0"/>
                              </a:cubicBezTo>
                              <a:cubicBezTo>
                                <a:pt x="6335933" y="187263"/>
                                <a:pt x="6304262" y="262568"/>
                                <a:pt x="6335440" y="401853"/>
                              </a:cubicBezTo>
                              <a:cubicBezTo>
                                <a:pt x="6366618" y="541138"/>
                                <a:pt x="6309180" y="628393"/>
                                <a:pt x="6335440" y="772795"/>
                              </a:cubicBezTo>
                              <a:cubicBezTo>
                                <a:pt x="6177328" y="783596"/>
                                <a:pt x="6114207" y="771418"/>
                                <a:pt x="5949554" y="772795"/>
                              </a:cubicBezTo>
                              <a:cubicBezTo>
                                <a:pt x="5784901" y="774172"/>
                                <a:pt x="5588749" y="693089"/>
                                <a:pt x="5246896" y="772795"/>
                              </a:cubicBezTo>
                              <a:cubicBezTo>
                                <a:pt x="4905043" y="852501"/>
                                <a:pt x="4934582" y="734078"/>
                                <a:pt x="4670947" y="772795"/>
                              </a:cubicBezTo>
                              <a:cubicBezTo>
                                <a:pt x="4407312" y="811512"/>
                                <a:pt x="4111015" y="725818"/>
                                <a:pt x="3968289" y="772795"/>
                              </a:cubicBezTo>
                              <a:cubicBezTo>
                                <a:pt x="3825563" y="819772"/>
                                <a:pt x="3617380" y="709731"/>
                                <a:pt x="3328986" y="772795"/>
                              </a:cubicBezTo>
                              <a:cubicBezTo>
                                <a:pt x="3040592" y="835859"/>
                                <a:pt x="2858763" y="735533"/>
                                <a:pt x="2626328" y="772795"/>
                              </a:cubicBezTo>
                              <a:cubicBezTo>
                                <a:pt x="2393893" y="810057"/>
                                <a:pt x="2338852" y="732539"/>
                                <a:pt x="2113733" y="772795"/>
                              </a:cubicBezTo>
                              <a:cubicBezTo>
                                <a:pt x="1888614" y="813051"/>
                                <a:pt x="1859901" y="740632"/>
                                <a:pt x="1727847" y="772795"/>
                              </a:cubicBezTo>
                              <a:cubicBezTo>
                                <a:pt x="1595793" y="804958"/>
                                <a:pt x="1284480" y="768836"/>
                                <a:pt x="1088544" y="772795"/>
                              </a:cubicBezTo>
                              <a:cubicBezTo>
                                <a:pt x="892608" y="776754"/>
                                <a:pt x="686455" y="738933"/>
                                <a:pt x="575949" y="772795"/>
                              </a:cubicBezTo>
                              <a:cubicBezTo>
                                <a:pt x="465444" y="806657"/>
                                <a:pt x="217035" y="771113"/>
                                <a:pt x="0" y="772795"/>
                              </a:cubicBezTo>
                              <a:cubicBezTo>
                                <a:pt x="-7603" y="633480"/>
                                <a:pt x="2851" y="506435"/>
                                <a:pt x="0" y="394125"/>
                              </a:cubicBezTo>
                              <a:cubicBezTo>
                                <a:pt x="-2851" y="281815"/>
                                <a:pt x="13931" y="166454"/>
                                <a:pt x="0" y="0"/>
                              </a:cubicBezTo>
                              <a:close/>
                            </a:path>
                          </a:pathLst>
                        </a:custGeom>
                        <a:solidFill>
                          <a:srgbClr val="E0E7F8"/>
                        </a:solidFill>
                        <a:ln w="9525">
                          <a:solidFill>
                            <a:srgbClr val="ED7D31">
                              <a:lumMod val="75000"/>
                            </a:srgbClr>
                          </a:solidFill>
                          <a:miter lim="800000"/>
                          <a:headEnd/>
                          <a:tailEnd/>
                          <a:extLst>
                            <a:ext uri="{C807C97D-BFC1-408E-A445-0C87EB9F89A2}">
                              <ask:lineSketchStyleProps xmlns:ask="http://schemas.microsoft.com/office/drawing/2018/sketchyshapes" sd="248531763">
                                <a:prstGeom prst="rect">
                                  <a:avLst/>
                                </a:prstGeom>
                                <ask:type>
                                  <ask:lineSketchScribble/>
                                </ask:type>
                              </ask:lineSketchStyleProps>
                            </a:ext>
                          </a:extLst>
                        </a:ln>
                      </wps:spPr>
                      <wps:txbx>
                        <w:txbxContent>
                          <w:p w14:paraId="549E4BD4" w14:textId="77777777" w:rsidR="00C41BF9" w:rsidRPr="007D2F08" w:rsidRDefault="00C41BF9" w:rsidP="00C41BF9">
                            <w:pPr>
                              <w:jc w:val="both"/>
                            </w:pPr>
                            <w:r w:rsidRPr="007D2F08">
                              <w:rPr>
                                <w:b/>
                                <w:bCs/>
                              </w:rPr>
                              <w:t>Pro Tip:</w:t>
                            </w:r>
                            <w:r w:rsidRPr="007D2F08">
                              <w:t xml:space="preserve"> Start broad and then narrow your focus. For example, global organizations may begin with a high-level assessment across regions, before zeroing in on key operations or departments that have the greatest ESG risks or opportunities.</w:t>
                            </w:r>
                          </w:p>
                          <w:p w14:paraId="57CFD4B6" w14:textId="77777777" w:rsidR="00C41BF9" w:rsidRDefault="00C41BF9" w:rsidP="00C41BF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DB7993" id="_x0000_s1038" type="#_x0000_t202" style="position:absolute;left:0;text-align:left;margin-left:0;margin-top:52.5pt;width:498.85pt;height:60.85pt;z-index:2516787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" fillcolor="#e0e7f8" strokecolor="#c55a11">
                <v:textbox>
                  <w:txbxContent>
                    <w:p w14:paraId="549E4BD4" w14:textId="77777777" w:rsidR="00C41BF9" w:rsidRPr="007D2F08" w:rsidRDefault="00C41BF9" w:rsidP="00C41BF9">
                      <w:pPr>
                        <w:jc w:val="both"/>
                      </w:pPr>
                      <w:r w:rsidRPr="007D2F08">
                        <w:rPr>
                          <w:b/>
                          <w:bCs/>
                        </w:rPr>
                        <w:t>Pro Tip:</w:t>
                      </w:r>
                      <w:r w:rsidRPr="007D2F08">
                        <w:t xml:space="preserve"> Start broad and then narrow your focus. For example, global organizations may begin with a high-level assessment across regions, before zeroing in on key operations or departments that have the greatest ESG risks or opportunities.</w:t>
                      </w:r>
                    </w:p>
                    <w:p w14:paraId="57CFD4B6" w14:textId="77777777" w:rsidR="00C41BF9" w:rsidRDefault="00C41BF9" w:rsidP="00C41BF9"/>
                  </w:txbxContent>
                </v:textbox>
                <w10:wrap type="square" anchorx="margin"/>
              </v:shape>
            </w:pict>
          </mc:Fallback>
        </mc:AlternateContent>
      </w:r>
      <w:r w:rsidR="00C41BF9" w:rsidRPr="00C41BF9">
        <w:rPr>
          <w:rFonts w:ascii="Gill Sans Nova" w:eastAsia="Calibri" w:hAnsi="Gill Sans Nova" w:cs="Arial"/>
          <w:b/>
          <w:bCs/>
        </w:rPr>
        <w:t>Compliance Records:</w:t>
      </w:r>
      <w:r w:rsidR="00C41BF9" w:rsidRPr="00C41BF9">
        <w:rPr>
          <w:rFonts w:ascii="Gill Sans Nova" w:eastAsia="Calibri" w:hAnsi="Gill Sans Nova" w:cs="Arial"/>
        </w:rPr>
        <w:t xml:space="preserve"> Documentation of legal and regulatory compliance, both local and international.</w:t>
      </w:r>
    </w:p>
    <w:p w14:paraId="26440676" w14:textId="6BC52ABA" w:rsidR="00C41BF9" w:rsidRPr="00C41BF9" w:rsidRDefault="00C41BF9" w:rsidP="00FD6F72">
      <w:pPr>
        <w:spacing w:line="259" w:lineRule="auto"/>
        <w:ind w:left="360"/>
        <w:jc w:val="both"/>
        <w:rPr>
          <w:rFonts w:ascii="Gill Sans Nova" w:eastAsia="Calibri" w:hAnsi="Gill Sans Nova" w:cs="Arial"/>
        </w:rPr>
      </w:pPr>
    </w:p>
    <w:p w14:paraId="1AB8A1A8" w14:textId="77777777" w:rsidR="00C41BF9" w:rsidRPr="00C41BF9" w:rsidRDefault="00C41BF9" w:rsidP="00C41BF9">
      <w:pPr>
        <w:spacing w:line="259" w:lineRule="auto"/>
        <w:jc w:val="both"/>
        <w:rPr>
          <w:rFonts w:ascii="Gill Sans Nova" w:eastAsia="Calibri" w:hAnsi="Gill Sans Nova" w:cs="Arial"/>
          <w:b/>
          <w:bCs/>
        </w:rPr>
      </w:pPr>
      <w:bookmarkStart w:id="20" w:name="_Hlk200544043"/>
      <w:bookmarkEnd w:id="19"/>
      <w:r w:rsidRPr="00C41BF9">
        <w:rPr>
          <w:rFonts w:ascii="Gill Sans Nova" w:eastAsia="Calibri" w:hAnsi="Gill Sans Nova" w:cs="Arial"/>
          <w:b/>
          <w:bCs/>
        </w:rPr>
        <w:t>Step 2: Conducting the Assessment</w:t>
      </w:r>
    </w:p>
    <w:p w14:paraId="381E6AC5" w14:textId="77777777" w:rsidR="00C41BF9" w:rsidRPr="00C41BF9" w:rsidRDefault="00C41BF9" w:rsidP="00C41BF9">
      <w:pPr>
        <w:spacing w:line="259" w:lineRule="auto"/>
        <w:jc w:val="both"/>
        <w:rPr>
          <w:rFonts w:ascii="Gill Sans Nova" w:eastAsia="Calibri" w:hAnsi="Gill Sans Nova" w:cs="Arial"/>
        </w:rPr>
      </w:pPr>
      <w:r w:rsidRPr="00C41BF9">
        <w:rPr>
          <w:rFonts w:ascii="Gill Sans Nova" w:eastAsia="Calibri" w:hAnsi="Gill Sans Nova" w:cs="Arial"/>
        </w:rPr>
        <w:t>After setting the scope, it is time to gather data systematically, ensuring that each ESG dimension is evaluated with equal rigour.</w:t>
      </w:r>
    </w:p>
    <w:p w14:paraId="01F2DF03" w14:textId="77777777" w:rsidR="00C41BF9" w:rsidRPr="00C41BF9" w:rsidRDefault="00C41BF9" w:rsidP="00C41BF9">
      <w:pPr>
        <w:spacing w:line="259" w:lineRule="auto"/>
        <w:jc w:val="both"/>
        <w:rPr>
          <w:rFonts w:ascii="Gill Sans Nova" w:eastAsia="Calibri" w:hAnsi="Gill Sans Nova" w:cs="Arial"/>
        </w:rPr>
      </w:pPr>
      <w:r w:rsidRPr="00C41BF9">
        <w:rPr>
          <w:rFonts w:ascii="Gill Sans Nova" w:eastAsia="Calibri" w:hAnsi="Gill Sans Nova" w:cs="Arial"/>
          <w:b/>
          <w:bCs/>
        </w:rPr>
        <w:t>2.2.1 Environmental Assessment: Uncovering Your Footprint</w:t>
      </w:r>
    </w:p>
    <w:p w14:paraId="5D622897" w14:textId="77777777" w:rsidR="00C41BF9" w:rsidRPr="00C41BF9" w:rsidRDefault="00C41BF9" w:rsidP="00C41BF9">
      <w:pPr>
        <w:spacing w:line="259" w:lineRule="auto"/>
        <w:jc w:val="both"/>
        <w:rPr>
          <w:rFonts w:ascii="Gill Sans Nova" w:eastAsia="Calibri" w:hAnsi="Gill Sans Nova" w:cs="Arial"/>
        </w:rPr>
      </w:pPr>
      <w:r w:rsidRPr="00C41BF9">
        <w:rPr>
          <w:rFonts w:ascii="Gill Sans Nova" w:eastAsia="Calibri" w:hAnsi="Gill Sans Nova" w:cs="Arial"/>
        </w:rPr>
        <w:t xml:space="preserve">The </w:t>
      </w:r>
      <w:r w:rsidRPr="00C41BF9">
        <w:rPr>
          <w:rFonts w:ascii="Gill Sans Nova" w:eastAsia="Calibri" w:hAnsi="Gill Sans Nova" w:cs="Arial"/>
          <w:b/>
          <w:bCs/>
        </w:rPr>
        <w:t>environmental assessment</w:t>
      </w:r>
      <w:r w:rsidRPr="00C41BF9">
        <w:rPr>
          <w:rFonts w:ascii="Gill Sans Nova" w:eastAsia="Calibri" w:hAnsi="Gill Sans Nova" w:cs="Arial"/>
        </w:rPr>
        <w:t xml:space="preserve"> is often data-intensive, focusing on quantifying resource use and environmental impacts.</w:t>
      </w:r>
    </w:p>
    <w:p w14:paraId="19BC1309" w14:textId="17AC8761" w:rsidR="00C41BF9" w:rsidRPr="00C41BF9" w:rsidRDefault="00065C2F" w:rsidP="00C41BF9">
      <w:pPr>
        <w:numPr>
          <w:ilvl w:val="0"/>
          <w:numId w:val="34"/>
        </w:numPr>
        <w:spacing w:line="259" w:lineRule="auto"/>
        <w:jc w:val="both"/>
        <w:rPr>
          <w:rFonts w:ascii="Gill Sans Nova" w:eastAsia="Calibri" w:hAnsi="Gill Sans Nova" w:cs="Arial"/>
        </w:rPr>
      </w:pPr>
      <w:r w:rsidRPr="0062403E">
        <w:rPr>
          <w:rFonts w:ascii="Gill Sans Nova" w:eastAsia="Calibri" w:hAnsi="Gill Sans Nova" w:cs="Quire Sans"/>
        </w:rPr>
        <w:drawing>
          <wp:anchor distT="0" distB="0" distL="114300" distR="114300" simplePos="0" relativeHeight="251731968" behindDoc="0" locked="0" layoutInCell="1" allowOverlap="1" wp14:anchorId="2462EDD6" wp14:editId="29C93956">
            <wp:simplePos x="0" y="0"/>
            <wp:positionH relativeFrom="leftMargin">
              <wp:posOffset>478465</wp:posOffset>
            </wp:positionH>
            <wp:positionV relativeFrom="paragraph">
              <wp:posOffset>853086</wp:posOffset>
            </wp:positionV>
            <wp:extent cx="826770" cy="826770"/>
            <wp:effectExtent l="0" t="0" r="0" b="0"/>
            <wp:wrapThrough wrapText="bothSides">
              <wp:wrapPolygon edited="0">
                <wp:start x="2986" y="0"/>
                <wp:lineTo x="995" y="7465"/>
                <wp:lineTo x="995" y="17917"/>
                <wp:lineTo x="12442" y="19908"/>
                <wp:lineTo x="16424" y="20903"/>
                <wp:lineTo x="18912" y="20903"/>
                <wp:lineTo x="19410" y="16922"/>
                <wp:lineTo x="16922" y="8959"/>
                <wp:lineTo x="18912" y="7963"/>
                <wp:lineTo x="17917" y="5972"/>
                <wp:lineTo x="12940" y="0"/>
                <wp:lineTo x="2986" y="0"/>
              </wp:wrapPolygon>
            </wp:wrapThrough>
            <wp:docPr id="1010881099"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73496" name="Picture 1" descr="A black background with a black squa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6770" cy="826770"/>
                    </a:xfrm>
                    <a:prstGeom prst="rect">
                      <a:avLst/>
                    </a:prstGeom>
                  </pic:spPr>
                </pic:pic>
              </a:graphicData>
            </a:graphic>
          </wp:anchor>
        </w:drawing>
      </w:r>
      <w:r w:rsidR="00C41BF9" w:rsidRPr="00C41BF9">
        <w:rPr>
          <w:rFonts w:ascii="Gill Sans Nova" w:eastAsia="Calibri" w:hAnsi="Gill Sans Nova" w:cs="Arial"/>
          <w:b/>
          <w:bCs/>
          <w:i/>
          <w:iCs/>
          <w:noProof/>
        </w:rPr>
        <mc:AlternateContent>
          <mc:Choice Requires="wps">
            <w:drawing>
              <wp:anchor distT="45720" distB="45720" distL="114300" distR="114300" simplePos="0" relativeHeight="251679744" behindDoc="0" locked="0" layoutInCell="1" allowOverlap="1" wp14:anchorId="4AA30E18" wp14:editId="08FF8D3E">
                <wp:simplePos x="0" y="0"/>
                <wp:positionH relativeFrom="column">
                  <wp:posOffset>413385</wp:posOffset>
                </wp:positionH>
                <wp:positionV relativeFrom="paragraph">
                  <wp:posOffset>768441</wp:posOffset>
                </wp:positionV>
                <wp:extent cx="5507990" cy="1219200"/>
                <wp:effectExtent l="0" t="0" r="16510" b="19050"/>
                <wp:wrapSquare wrapText="bothSides"/>
                <wp:docPr id="7172725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7990" cy="1219200"/>
                        </a:xfrm>
                        <a:prstGeom prst="rect">
                          <a:avLst/>
                        </a:prstGeom>
                        <a:solidFill>
                          <a:srgbClr val="E6F4EA"/>
                        </a:solidFill>
                        <a:ln w="19050">
                          <a:solidFill>
                            <a:srgbClr val="ED7D31">
                              <a:lumMod val="75000"/>
                            </a:srgbClr>
                          </a:solidFill>
                          <a:miter lim="800000"/>
                          <a:headEnd/>
                          <a:tailEnd/>
                        </a:ln>
                      </wps:spPr>
                      <wps:txbx>
                        <w:txbxContent>
                          <w:p w14:paraId="7EAAF629" w14:textId="77777777" w:rsidR="00C41BF9" w:rsidRPr="0017590E" w:rsidRDefault="00C41BF9" w:rsidP="00C41BF9">
                            <w:pPr>
                              <w:jc w:val="center"/>
                              <w:rPr>
                                <w:i/>
                                <w:iCs/>
                                <w:u w:val="single"/>
                              </w:rPr>
                            </w:pPr>
                            <w:r w:rsidRPr="0017590E">
                              <w:rPr>
                                <w:b/>
                                <w:bCs/>
                                <w:i/>
                                <w:iCs/>
                                <w:u w:val="single"/>
                              </w:rPr>
                              <w:t>Relatable Example: Environmental Assessment Impact</w:t>
                            </w:r>
                          </w:p>
                          <w:p w14:paraId="7FB27023" w14:textId="77777777" w:rsidR="00C41BF9" w:rsidRDefault="00C41BF9" w:rsidP="00C41BF9">
                            <w:pPr>
                              <w:jc w:val="both"/>
                            </w:pPr>
                            <w:r w:rsidRPr="00C01366">
                              <w:rPr>
                                <w:b/>
                                <w:bCs/>
                                <w:i/>
                                <w:iCs/>
                              </w:rPr>
                              <w:t>Example</w:t>
                            </w:r>
                            <w:r w:rsidRPr="00C01366">
                              <w:rPr>
                                <w:i/>
                                <w:iCs/>
                              </w:rPr>
                              <w:t>: A global consumer goods company discovered that 60% of their emissions came not from production but from their logistics partners. This insight led to optimizing transportation methods, resulting in a 10% reduction in carbon emissions</w:t>
                            </w:r>
                            <w:r>
                              <w:t>.</w:t>
                            </w:r>
                          </w:p>
                          <w:p w14:paraId="7B84E89F" w14:textId="77777777" w:rsidR="00C41BF9" w:rsidRDefault="00C41BF9" w:rsidP="00C41BF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A30E18" id="_x0000_s1039" type="#_x0000_t202" style="position:absolute;left:0;text-align:left;margin-left:32.55pt;margin-top:60.5pt;width:433.7pt;height:96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" fillcolor="#e6f4ea" strokecolor="#c55a11" strokeweight="1.5pt">
                <v:textbox>
                  <w:txbxContent>
                    <w:p w14:paraId="7EAAF629" w14:textId="77777777" w:rsidR="00C41BF9" w:rsidRPr="0017590E" w:rsidRDefault="00C41BF9" w:rsidP="00C41BF9">
                      <w:pPr>
                        <w:jc w:val="center"/>
                        <w:rPr>
                          <w:i/>
                          <w:iCs/>
                          <w:u w:val="single"/>
                        </w:rPr>
                      </w:pPr>
                      <w:r w:rsidRPr="0017590E">
                        <w:rPr>
                          <w:b/>
                          <w:bCs/>
                          <w:i/>
                          <w:iCs/>
                          <w:u w:val="single"/>
                        </w:rPr>
                        <w:t>Relatable Example: Environmental Assessment Impact</w:t>
                      </w:r>
                    </w:p>
                    <w:p w14:paraId="7FB27023" w14:textId="77777777" w:rsidR="00C41BF9" w:rsidRDefault="00C41BF9" w:rsidP="00C41BF9">
                      <w:pPr>
                        <w:jc w:val="both"/>
                      </w:pPr>
                      <w:r w:rsidRPr="00C01366">
                        <w:rPr>
                          <w:b/>
                          <w:bCs/>
                          <w:i/>
                          <w:iCs/>
                        </w:rPr>
                        <w:t>Example</w:t>
                      </w:r>
                      <w:r w:rsidRPr="00C01366">
                        <w:rPr>
                          <w:i/>
                          <w:iCs/>
                        </w:rPr>
                        <w:t>: A global consumer goods company discovered that 60% of their emissions came not from production but from their logistics partners. This insight led to optimizing transportation methods, resulting in a 10% reduction in carbon emissions</w:t>
                      </w:r>
                      <w:r>
                        <w:t>.</w:t>
                      </w:r>
                    </w:p>
                    <w:p w14:paraId="7B84E89F" w14:textId="77777777" w:rsidR="00C41BF9" w:rsidRDefault="00C41BF9" w:rsidP="00C41BF9"/>
                  </w:txbxContent>
                </v:textbox>
                <w10:wrap type="square"/>
              </v:shape>
            </w:pict>
          </mc:Fallback>
        </mc:AlternateContent>
      </w:r>
      <w:r w:rsidR="00C41BF9" w:rsidRPr="00C41BF9">
        <w:rPr>
          <w:rFonts w:ascii="Gill Sans Nova" w:eastAsia="Calibri" w:hAnsi="Gill Sans Nova" w:cs="Arial"/>
          <w:b/>
          <w:bCs/>
        </w:rPr>
        <w:t>Energy Usage &amp; Carbon Emissions</w:t>
      </w:r>
      <w:r w:rsidR="00C41BF9" w:rsidRPr="00C41BF9">
        <w:rPr>
          <w:rFonts w:ascii="Gill Sans Nova" w:eastAsia="Calibri" w:hAnsi="Gill Sans Nova" w:cs="Arial"/>
        </w:rPr>
        <w:t>: Collect data on energy consumption across all facilities, including offices, production plants, and warehouses. Calculate Scope 1 and Scope 2 emissions, and, where possible, track Scope 3 emissions from your supply chain.</w:t>
      </w:r>
      <w:r w:rsidRPr="00065C2F">
        <w:rPr>
          <w:rFonts w:ascii="Gill Sans Nova" w:eastAsia="Calibri" w:hAnsi="Gill Sans Nova" w:cs="Quire Sans"/>
        </w:rPr>
        <w:t xml:space="preserve"> </w:t>
      </w:r>
    </w:p>
    <w:p w14:paraId="5F32F325" w14:textId="77777777" w:rsidR="00C41BF9" w:rsidRPr="00C41BF9" w:rsidRDefault="00C41BF9" w:rsidP="00C41BF9">
      <w:pPr>
        <w:numPr>
          <w:ilvl w:val="0"/>
          <w:numId w:val="34"/>
        </w:numPr>
        <w:spacing w:line="259" w:lineRule="auto"/>
        <w:jc w:val="both"/>
        <w:rPr>
          <w:rFonts w:ascii="Gill Sans Nova" w:eastAsia="Calibri" w:hAnsi="Gill Sans Nova" w:cs="Arial"/>
        </w:rPr>
      </w:pPr>
      <w:r w:rsidRPr="00C41BF9">
        <w:rPr>
          <w:rFonts w:ascii="Gill Sans Nova" w:eastAsia="Calibri" w:hAnsi="Gill Sans Nova" w:cs="Arial"/>
          <w:b/>
          <w:bCs/>
        </w:rPr>
        <w:t>Water and Waste Management</w:t>
      </w:r>
      <w:r w:rsidRPr="00C41BF9">
        <w:rPr>
          <w:rFonts w:ascii="Gill Sans Nova" w:eastAsia="Calibri" w:hAnsi="Gill Sans Nova" w:cs="Arial"/>
        </w:rPr>
        <w:t>: Evaluate water usage across production and operational processes. Identify opportunities to minimise water waste, recycle wastewater, and enhance waste management practices.</w:t>
      </w:r>
    </w:p>
    <w:p w14:paraId="40A6B918" w14:textId="77777777" w:rsidR="00C41BF9" w:rsidRPr="00C41BF9" w:rsidRDefault="00C41BF9" w:rsidP="00C41BF9">
      <w:pPr>
        <w:spacing w:line="259" w:lineRule="auto"/>
        <w:jc w:val="both"/>
        <w:rPr>
          <w:rFonts w:ascii="Gill Sans Nova" w:eastAsia="Calibri" w:hAnsi="Gill Sans Nova" w:cs="Arial"/>
        </w:rPr>
      </w:pPr>
      <w:r w:rsidRPr="00C41BF9">
        <w:rPr>
          <w:rFonts w:ascii="Gill Sans Nova" w:eastAsia="Calibri" w:hAnsi="Gill Sans Nova" w:cs="Arial"/>
          <w:i/>
          <w:iCs/>
        </w:rPr>
        <w:t>Key Metrics</w:t>
      </w:r>
      <w:r w:rsidRPr="00C41BF9">
        <w:rPr>
          <w:rFonts w:ascii="Gill Sans Nova" w:eastAsia="Calibri" w:hAnsi="Gill Sans Nova" w:cs="Arial"/>
        </w:rPr>
        <w:t>: Water consumption per employee, recycling rates, and waste diverted from landfills.</w:t>
      </w:r>
    </w:p>
    <w:p w14:paraId="5717A1B6" w14:textId="77777777" w:rsidR="00C41BF9" w:rsidRPr="00C41BF9" w:rsidRDefault="00C41BF9" w:rsidP="00C41BF9">
      <w:pPr>
        <w:spacing w:line="259" w:lineRule="auto"/>
        <w:jc w:val="both"/>
        <w:rPr>
          <w:rFonts w:ascii="Gill Sans Nova" w:eastAsia="Calibri" w:hAnsi="Gill Sans Nova" w:cs="Arial"/>
          <w:szCs w:val="22"/>
        </w:rPr>
      </w:pPr>
      <w:r w:rsidRPr="00C41BF9">
        <w:rPr>
          <w:rFonts w:ascii="Gill Sans Nova" w:eastAsia="Calibri" w:hAnsi="Gill Sans Nova" w:cs="Arial"/>
          <w:b/>
          <w:bCs/>
          <w:szCs w:val="22"/>
        </w:rPr>
        <w:t>2.2.2 Social Assessment: Measuring Impact on People</w:t>
      </w:r>
    </w:p>
    <w:p w14:paraId="40A3B4B5" w14:textId="77777777" w:rsidR="00C41BF9" w:rsidRPr="00C41BF9" w:rsidRDefault="00C41BF9" w:rsidP="00C41BF9">
      <w:pPr>
        <w:spacing w:line="259" w:lineRule="auto"/>
        <w:jc w:val="both"/>
        <w:rPr>
          <w:rFonts w:ascii="Gill Sans Nova" w:eastAsia="Calibri" w:hAnsi="Gill Sans Nova" w:cs="Arial"/>
        </w:rPr>
      </w:pPr>
      <w:r w:rsidRPr="00C41BF9">
        <w:rPr>
          <w:rFonts w:ascii="Gill Sans Nova" w:eastAsia="Calibri" w:hAnsi="Gill Sans Nova" w:cs="Arial"/>
        </w:rPr>
        <w:t>The social assessment focuses on the human dimension of your ESG strategy. It examines your organisation’s impact on employees, communities, and wider societal dynamics.</w:t>
      </w:r>
    </w:p>
    <w:p w14:paraId="63586BAD" w14:textId="77777777" w:rsidR="00C41BF9" w:rsidRPr="00C41BF9" w:rsidRDefault="00C41BF9" w:rsidP="00C41BF9">
      <w:pPr>
        <w:numPr>
          <w:ilvl w:val="0"/>
          <w:numId w:val="35"/>
        </w:numPr>
        <w:spacing w:line="259" w:lineRule="auto"/>
        <w:jc w:val="both"/>
        <w:rPr>
          <w:rFonts w:ascii="Gill Sans Nova" w:eastAsia="Calibri" w:hAnsi="Gill Sans Nova" w:cs="Arial"/>
        </w:rPr>
      </w:pPr>
      <w:r w:rsidRPr="00C41BF9">
        <w:rPr>
          <w:rFonts w:ascii="Gill Sans Nova" w:eastAsia="Calibri" w:hAnsi="Gill Sans Nova" w:cs="Arial"/>
          <w:b/>
          <w:bCs/>
        </w:rPr>
        <w:lastRenderedPageBreak/>
        <w:t>Employee Well-being and Diversity</w:t>
      </w:r>
      <w:r w:rsidRPr="00C41BF9">
        <w:rPr>
          <w:rFonts w:ascii="Gill Sans Nova" w:eastAsia="Calibri" w:hAnsi="Gill Sans Nova" w:cs="Arial"/>
        </w:rPr>
        <w:t>: Review employee satisfaction, turnover rates, safety records, and pay equity. Consider using anonymous surveys to gather direct feedback on social policies and workplace culture.</w:t>
      </w:r>
    </w:p>
    <w:p w14:paraId="5227C994" w14:textId="4E598B03" w:rsidR="00C41BF9" w:rsidRPr="00C41BF9" w:rsidRDefault="00065C2F" w:rsidP="00C41BF9">
      <w:pPr>
        <w:numPr>
          <w:ilvl w:val="0"/>
          <w:numId w:val="35"/>
        </w:numPr>
        <w:spacing w:line="259" w:lineRule="auto"/>
        <w:jc w:val="both"/>
        <w:rPr>
          <w:rFonts w:ascii="Gill Sans Nova" w:eastAsia="Calibri" w:hAnsi="Gill Sans Nova" w:cs="Arial"/>
        </w:rPr>
      </w:pPr>
      <w:r w:rsidRPr="0062403E">
        <w:rPr>
          <w:rFonts w:ascii="Gill Sans Nova" w:eastAsia="Calibri" w:hAnsi="Gill Sans Nova" w:cs="Quire Sans"/>
        </w:rPr>
        <w:drawing>
          <wp:anchor distT="0" distB="0" distL="114300" distR="114300" simplePos="0" relativeHeight="251729920" behindDoc="0" locked="0" layoutInCell="1" allowOverlap="1" wp14:anchorId="7FB0A713" wp14:editId="7860BA7D">
            <wp:simplePos x="0" y="0"/>
            <wp:positionH relativeFrom="leftMargin">
              <wp:posOffset>164362</wp:posOffset>
            </wp:positionH>
            <wp:positionV relativeFrom="paragraph">
              <wp:posOffset>358303</wp:posOffset>
            </wp:positionV>
            <wp:extent cx="826770" cy="826770"/>
            <wp:effectExtent l="0" t="0" r="0" b="0"/>
            <wp:wrapThrough wrapText="bothSides">
              <wp:wrapPolygon edited="0">
                <wp:start x="2986" y="0"/>
                <wp:lineTo x="995" y="7465"/>
                <wp:lineTo x="995" y="17917"/>
                <wp:lineTo x="12442" y="19908"/>
                <wp:lineTo x="16424" y="20903"/>
                <wp:lineTo x="18912" y="20903"/>
                <wp:lineTo x="19410" y="16922"/>
                <wp:lineTo x="16922" y="8959"/>
                <wp:lineTo x="18912" y="7963"/>
                <wp:lineTo x="17917" y="5972"/>
                <wp:lineTo x="12940" y="0"/>
                <wp:lineTo x="2986" y="0"/>
              </wp:wrapPolygon>
            </wp:wrapThrough>
            <wp:docPr id="1401222194"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73496" name="Picture 1" descr="A black background with a black squa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6770" cy="826770"/>
                    </a:xfrm>
                    <a:prstGeom prst="rect">
                      <a:avLst/>
                    </a:prstGeom>
                  </pic:spPr>
                </pic:pic>
              </a:graphicData>
            </a:graphic>
          </wp:anchor>
        </w:drawing>
      </w:r>
      <w:r w:rsidR="00C41BF9" w:rsidRPr="00C41BF9">
        <w:rPr>
          <w:rFonts w:ascii="Gill Sans Nova" w:eastAsia="Calibri" w:hAnsi="Gill Sans Nova" w:cs="Arial"/>
          <w:b/>
          <w:bCs/>
          <w:i/>
          <w:iCs/>
          <w:noProof/>
        </w:rPr>
        <mc:AlternateContent>
          <mc:Choice Requires="wps">
            <w:drawing>
              <wp:anchor distT="45720" distB="45720" distL="114300" distR="114300" simplePos="0" relativeHeight="251680768" behindDoc="0" locked="0" layoutInCell="1" allowOverlap="1" wp14:anchorId="5071AFF4" wp14:editId="330ED6C1">
                <wp:simplePos x="0" y="0"/>
                <wp:positionH relativeFrom="column">
                  <wp:posOffset>0</wp:posOffset>
                </wp:positionH>
                <wp:positionV relativeFrom="paragraph">
                  <wp:posOffset>30480</wp:posOffset>
                </wp:positionV>
                <wp:extent cx="3395345" cy="1643380"/>
                <wp:effectExtent l="0" t="0" r="14605" b="13970"/>
                <wp:wrapSquare wrapText="bothSides"/>
                <wp:docPr id="1694015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5345" cy="1643380"/>
                        </a:xfrm>
                        <a:prstGeom prst="rect">
                          <a:avLst/>
                        </a:prstGeom>
                        <a:solidFill>
                          <a:srgbClr val="E6F4EA"/>
                        </a:solidFill>
                        <a:ln w="19050">
                          <a:solidFill>
                            <a:srgbClr val="ED7D31">
                              <a:lumMod val="75000"/>
                            </a:srgbClr>
                          </a:solidFill>
                          <a:miter lim="800000"/>
                          <a:headEnd/>
                          <a:tailEnd/>
                        </a:ln>
                      </wps:spPr>
                      <wps:txbx>
                        <w:txbxContent>
                          <w:p w14:paraId="1ED4C385" w14:textId="77777777" w:rsidR="00C41BF9" w:rsidRPr="0017590E" w:rsidRDefault="00C41BF9" w:rsidP="00C41BF9">
                            <w:pPr>
                              <w:jc w:val="both"/>
                              <w:rPr>
                                <w:b/>
                                <w:bCs/>
                                <w:i/>
                                <w:iCs/>
                                <w:u w:val="single"/>
                              </w:rPr>
                            </w:pPr>
                            <w:r w:rsidRPr="0017590E">
                              <w:rPr>
                                <w:b/>
                                <w:bCs/>
                                <w:i/>
                                <w:iCs/>
                                <w:u w:val="single"/>
                              </w:rPr>
                              <w:t>Relatable Example: Social Assessment Insight</w:t>
                            </w:r>
                          </w:p>
                          <w:p w14:paraId="635D76EB" w14:textId="77777777" w:rsidR="00C41BF9" w:rsidRPr="007D2F08" w:rsidRDefault="00C41BF9" w:rsidP="00C41BF9">
                            <w:pPr>
                              <w:jc w:val="both"/>
                            </w:pPr>
                            <w:r w:rsidRPr="007D2F08">
                              <w:rPr>
                                <w:i/>
                                <w:iCs/>
                              </w:rPr>
                              <w:t>Example: A tech startup used its CSA to understand why female employees were leaving at a higher rate than male employees. By addressing issues related to parental leave and flexible working hours, the company improved retention by 15%.</w:t>
                            </w:r>
                          </w:p>
                          <w:p w14:paraId="13A7F8A7" w14:textId="77777777" w:rsidR="00C41BF9" w:rsidRDefault="00C41BF9" w:rsidP="00C41BF9">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71AFF4" id="_x0000_s1040" type="#_x0000_t202" style="position:absolute;left:0;text-align:left;margin-left:0;margin-top:2.4pt;width:267.35pt;height:129.4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" fillcolor="#e6f4ea" strokecolor="#c55a11" strokeweight="1.5pt">
                <v:textbox>
                  <w:txbxContent>
                    <w:p w14:paraId="1ED4C385" w14:textId="77777777" w:rsidR="00C41BF9" w:rsidRPr="0017590E" w:rsidRDefault="00C41BF9" w:rsidP="00C41BF9">
                      <w:pPr>
                        <w:jc w:val="both"/>
                        <w:rPr>
                          <w:b/>
                          <w:bCs/>
                          <w:i/>
                          <w:iCs/>
                          <w:u w:val="single"/>
                        </w:rPr>
                      </w:pPr>
                      <w:r w:rsidRPr="0017590E">
                        <w:rPr>
                          <w:b/>
                          <w:bCs/>
                          <w:i/>
                          <w:iCs/>
                          <w:u w:val="single"/>
                        </w:rPr>
                        <w:t>Relatable Example: Social Assessment Insight</w:t>
                      </w:r>
                    </w:p>
                    <w:p w14:paraId="635D76EB" w14:textId="77777777" w:rsidR="00C41BF9" w:rsidRPr="007D2F08" w:rsidRDefault="00C41BF9" w:rsidP="00C41BF9">
                      <w:pPr>
                        <w:jc w:val="both"/>
                      </w:pPr>
                      <w:r w:rsidRPr="007D2F08">
                        <w:rPr>
                          <w:i/>
                          <w:iCs/>
                        </w:rPr>
                        <w:t>Example: A tech startup used its CSA to understand why female employees were leaving at a higher rate than male employees. By addressing issues related to parental leave and flexible working hours, the company improved retention by 15%.</w:t>
                      </w:r>
                    </w:p>
                    <w:p w14:paraId="13A7F8A7" w14:textId="77777777" w:rsidR="00C41BF9" w:rsidRDefault="00C41BF9" w:rsidP="00C41BF9">
                      <w:pPr>
                        <w:jc w:val="both"/>
                      </w:pPr>
                    </w:p>
                  </w:txbxContent>
                </v:textbox>
                <w10:wrap type="square"/>
              </v:shape>
            </w:pict>
          </mc:Fallback>
        </mc:AlternateContent>
      </w:r>
      <w:r w:rsidR="00C41BF9" w:rsidRPr="00C41BF9">
        <w:rPr>
          <w:rFonts w:ascii="Gill Sans Nova" w:eastAsia="Calibri" w:hAnsi="Gill Sans Nova" w:cs="Arial"/>
          <w:b/>
          <w:bCs/>
        </w:rPr>
        <w:t>Community Relations and Corporate Social Responsibility (CSR)</w:t>
      </w:r>
      <w:r w:rsidR="00C41BF9" w:rsidRPr="00C41BF9">
        <w:rPr>
          <w:rFonts w:ascii="Gill Sans Nova" w:eastAsia="Calibri" w:hAnsi="Gill Sans Nova" w:cs="Arial"/>
        </w:rPr>
        <w:t>: Assess your organisation’s impact on local communities. Have CSR initiatives been implemented? Are they effective? Collect feedback from community stakeholders to form a comprehensive view.</w:t>
      </w:r>
    </w:p>
    <w:p w14:paraId="5B6D04A9" w14:textId="77777777" w:rsidR="00C41BF9" w:rsidRPr="00C41BF9" w:rsidRDefault="00C41BF9" w:rsidP="00C41BF9">
      <w:pPr>
        <w:spacing w:line="259" w:lineRule="auto"/>
        <w:jc w:val="both"/>
        <w:rPr>
          <w:rFonts w:ascii="Gill Sans Nova" w:eastAsia="Calibri" w:hAnsi="Gill Sans Nova" w:cs="Arial"/>
          <w:szCs w:val="22"/>
        </w:rPr>
      </w:pPr>
      <w:r w:rsidRPr="00C41BF9">
        <w:rPr>
          <w:rFonts w:ascii="Gill Sans Nova" w:eastAsia="Calibri" w:hAnsi="Gill Sans Nova" w:cs="Arial"/>
          <w:b/>
          <w:bCs/>
          <w:szCs w:val="22"/>
        </w:rPr>
        <w:t>2.2.3 Governance Assessment: Strengthening Leadership and Ethics</w:t>
      </w:r>
    </w:p>
    <w:p w14:paraId="0058B5B1" w14:textId="77777777" w:rsidR="00C41BF9" w:rsidRPr="00C41BF9" w:rsidRDefault="00C41BF9" w:rsidP="00C41BF9">
      <w:pPr>
        <w:spacing w:line="259" w:lineRule="auto"/>
        <w:jc w:val="both"/>
        <w:rPr>
          <w:rFonts w:ascii="Gill Sans Nova" w:eastAsia="Calibri" w:hAnsi="Gill Sans Nova" w:cs="Arial"/>
        </w:rPr>
      </w:pPr>
      <w:r w:rsidRPr="00C41BF9">
        <w:rPr>
          <w:rFonts w:ascii="Gill Sans Nova" w:eastAsia="Calibri" w:hAnsi="Gill Sans Nova" w:cs="Arial"/>
        </w:rPr>
        <w:t xml:space="preserve">The </w:t>
      </w:r>
      <w:r w:rsidRPr="00C41BF9">
        <w:rPr>
          <w:rFonts w:ascii="Gill Sans Nova" w:eastAsia="Calibri" w:hAnsi="Gill Sans Nova" w:cs="Arial"/>
          <w:b/>
          <w:bCs/>
        </w:rPr>
        <w:t>governance assessment</w:t>
      </w:r>
      <w:r w:rsidRPr="00C41BF9">
        <w:rPr>
          <w:rFonts w:ascii="Gill Sans Nova" w:eastAsia="Calibri" w:hAnsi="Gill Sans Nova" w:cs="Arial"/>
        </w:rPr>
        <w:t xml:space="preserve"> should emphasise transparency, diversity, and ethical standards.</w:t>
      </w:r>
    </w:p>
    <w:p w14:paraId="663F0929" w14:textId="77777777" w:rsidR="00C41BF9" w:rsidRPr="00C41BF9" w:rsidRDefault="00C41BF9" w:rsidP="00C41BF9">
      <w:pPr>
        <w:numPr>
          <w:ilvl w:val="0"/>
          <w:numId w:val="36"/>
        </w:numPr>
        <w:spacing w:line="259" w:lineRule="auto"/>
        <w:jc w:val="both"/>
        <w:rPr>
          <w:rFonts w:ascii="Gill Sans Nova" w:eastAsia="Calibri" w:hAnsi="Gill Sans Nova" w:cs="Arial"/>
        </w:rPr>
      </w:pPr>
      <w:r w:rsidRPr="00C41BF9">
        <w:rPr>
          <w:rFonts w:ascii="Gill Sans Nova" w:eastAsia="Calibri" w:hAnsi="Gill Sans Nova" w:cs="Arial"/>
          <w:b/>
          <w:bCs/>
        </w:rPr>
        <w:t>Board Diversity and Executive Leadership</w:t>
      </w:r>
      <w:r w:rsidRPr="00C41BF9">
        <w:rPr>
          <w:rFonts w:ascii="Gill Sans Nova" w:eastAsia="Calibri" w:hAnsi="Gill Sans Nova" w:cs="Arial"/>
        </w:rPr>
        <w:t>: Evaluate the diversity of the board and executive team. Does the governance structure foster accountability?</w:t>
      </w:r>
    </w:p>
    <w:p w14:paraId="1B4F5D23" w14:textId="2F989471" w:rsidR="00C41BF9" w:rsidRPr="00C41BF9" w:rsidRDefault="00065C2F" w:rsidP="00C41BF9">
      <w:pPr>
        <w:numPr>
          <w:ilvl w:val="0"/>
          <w:numId w:val="36"/>
        </w:numPr>
        <w:spacing w:line="259" w:lineRule="auto"/>
        <w:jc w:val="both"/>
        <w:rPr>
          <w:rFonts w:ascii="Gill Sans Nova" w:eastAsia="Calibri" w:hAnsi="Gill Sans Nova" w:cs="Arial"/>
        </w:rPr>
      </w:pPr>
      <w:r w:rsidRPr="0062403E">
        <w:rPr>
          <w:rFonts w:ascii="Gill Sans Nova" w:eastAsia="Calibri" w:hAnsi="Gill Sans Nova" w:cs="Quire Sans"/>
        </w:rPr>
        <w:drawing>
          <wp:anchor distT="0" distB="0" distL="114300" distR="114300" simplePos="0" relativeHeight="251734016" behindDoc="0" locked="0" layoutInCell="1" allowOverlap="1" wp14:anchorId="7C20E342" wp14:editId="3D3805D0">
            <wp:simplePos x="0" y="0"/>
            <wp:positionH relativeFrom="leftMargin">
              <wp:posOffset>212652</wp:posOffset>
            </wp:positionH>
            <wp:positionV relativeFrom="paragraph">
              <wp:posOffset>621074</wp:posOffset>
            </wp:positionV>
            <wp:extent cx="826770" cy="826770"/>
            <wp:effectExtent l="0" t="0" r="0" b="0"/>
            <wp:wrapThrough wrapText="bothSides">
              <wp:wrapPolygon edited="0">
                <wp:start x="2986" y="0"/>
                <wp:lineTo x="995" y="7465"/>
                <wp:lineTo x="995" y="17917"/>
                <wp:lineTo x="12442" y="19908"/>
                <wp:lineTo x="16424" y="20903"/>
                <wp:lineTo x="18912" y="20903"/>
                <wp:lineTo x="19410" y="16922"/>
                <wp:lineTo x="16922" y="8959"/>
                <wp:lineTo x="18912" y="7963"/>
                <wp:lineTo x="17917" y="5972"/>
                <wp:lineTo x="12940" y="0"/>
                <wp:lineTo x="2986" y="0"/>
              </wp:wrapPolygon>
            </wp:wrapThrough>
            <wp:docPr id="1702256584"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73496" name="Picture 1" descr="A black background with a black squa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6770" cy="826770"/>
                    </a:xfrm>
                    <a:prstGeom prst="rect">
                      <a:avLst/>
                    </a:prstGeom>
                  </pic:spPr>
                </pic:pic>
              </a:graphicData>
            </a:graphic>
          </wp:anchor>
        </w:drawing>
      </w:r>
      <w:r w:rsidR="00C41BF9" w:rsidRPr="00C41BF9">
        <w:rPr>
          <w:rFonts w:ascii="Gill Sans Nova" w:eastAsia="Calibri" w:hAnsi="Gill Sans Nova" w:cs="Arial"/>
          <w:b/>
          <w:bCs/>
          <w:i/>
          <w:iCs/>
          <w:noProof/>
        </w:rPr>
        <mc:AlternateContent>
          <mc:Choice Requires="wps">
            <w:drawing>
              <wp:anchor distT="45720" distB="45720" distL="114300" distR="114300" simplePos="0" relativeHeight="251681792" behindDoc="0" locked="0" layoutInCell="1" allowOverlap="1" wp14:anchorId="7C2CD35E" wp14:editId="376FC3FA">
                <wp:simplePos x="0" y="0"/>
                <wp:positionH relativeFrom="column">
                  <wp:posOffset>108585</wp:posOffset>
                </wp:positionH>
                <wp:positionV relativeFrom="paragraph">
                  <wp:posOffset>601980</wp:posOffset>
                </wp:positionV>
                <wp:extent cx="5757545" cy="826770"/>
                <wp:effectExtent l="0" t="0" r="14605" b="11430"/>
                <wp:wrapTopAndBottom/>
                <wp:docPr id="4920712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7545" cy="826770"/>
                        </a:xfrm>
                        <a:prstGeom prst="rect">
                          <a:avLst/>
                        </a:prstGeom>
                        <a:solidFill>
                          <a:srgbClr val="E6F4EA"/>
                        </a:solidFill>
                        <a:ln w="19050">
                          <a:solidFill>
                            <a:srgbClr val="ED7D31">
                              <a:lumMod val="75000"/>
                            </a:srgbClr>
                          </a:solidFill>
                          <a:miter lim="800000"/>
                          <a:headEnd/>
                          <a:tailEnd/>
                        </a:ln>
                      </wps:spPr>
                      <wps:txbx>
                        <w:txbxContent>
                          <w:p w14:paraId="0E3C5A80" w14:textId="77777777" w:rsidR="00C41BF9" w:rsidRPr="0017590E" w:rsidRDefault="00C41BF9" w:rsidP="00C41BF9">
                            <w:pPr>
                              <w:jc w:val="both"/>
                              <w:rPr>
                                <w:b/>
                                <w:bCs/>
                                <w:i/>
                                <w:iCs/>
                                <w:u w:val="single"/>
                              </w:rPr>
                            </w:pPr>
                            <w:r w:rsidRPr="0017590E">
                              <w:rPr>
                                <w:b/>
                                <w:bCs/>
                                <w:i/>
                                <w:iCs/>
                                <w:u w:val="single"/>
                              </w:rPr>
                              <w:t xml:space="preserve">Relatable Example: </w:t>
                            </w:r>
                            <w:r>
                              <w:rPr>
                                <w:b/>
                                <w:bCs/>
                                <w:i/>
                                <w:iCs/>
                                <w:u w:val="single"/>
                              </w:rPr>
                              <w:t xml:space="preserve">Governance Assessment in Practice </w:t>
                            </w:r>
                          </w:p>
                          <w:p w14:paraId="3C689134" w14:textId="77777777" w:rsidR="00C41BF9" w:rsidRPr="00812CC4" w:rsidRDefault="00C41BF9" w:rsidP="00C41BF9">
                            <w:pPr>
                              <w:jc w:val="both"/>
                            </w:pPr>
                            <w:r w:rsidRPr="00812CC4">
                              <w:rPr>
                                <w:i/>
                                <w:iCs/>
                              </w:rPr>
                              <w:t>Example: A multinational company integrated ESG targets into its executive compensation package, aligning leadership performance with long-term sustainability goals.</w:t>
                            </w:r>
                          </w:p>
                          <w:p w14:paraId="12975448" w14:textId="77777777" w:rsidR="00C41BF9" w:rsidRDefault="00C41BF9" w:rsidP="00C41BF9">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2CD35E" id="_x0000_s1041" type="#_x0000_t202" style="position:absolute;left:0;text-align:left;margin-left:8.55pt;margin-top:47.4pt;width:453.35pt;height:65.1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" fillcolor="#e6f4ea" strokecolor="#c55a11" strokeweight="1.5pt">
                <v:textbox>
                  <w:txbxContent>
                    <w:p w14:paraId="0E3C5A80" w14:textId="77777777" w:rsidR="00C41BF9" w:rsidRPr="0017590E" w:rsidRDefault="00C41BF9" w:rsidP="00C41BF9">
                      <w:pPr>
                        <w:jc w:val="both"/>
                        <w:rPr>
                          <w:b/>
                          <w:bCs/>
                          <w:i/>
                          <w:iCs/>
                          <w:u w:val="single"/>
                        </w:rPr>
                      </w:pPr>
                      <w:r w:rsidRPr="0017590E">
                        <w:rPr>
                          <w:b/>
                          <w:bCs/>
                          <w:i/>
                          <w:iCs/>
                          <w:u w:val="single"/>
                        </w:rPr>
                        <w:t xml:space="preserve">Relatable Example: </w:t>
                      </w:r>
                      <w:r>
                        <w:rPr>
                          <w:b/>
                          <w:bCs/>
                          <w:i/>
                          <w:iCs/>
                          <w:u w:val="single"/>
                        </w:rPr>
                        <w:t xml:space="preserve">Governance Assessment in Practice </w:t>
                      </w:r>
                    </w:p>
                    <w:p w14:paraId="3C689134" w14:textId="77777777" w:rsidR="00C41BF9" w:rsidRPr="00812CC4" w:rsidRDefault="00C41BF9" w:rsidP="00C41BF9">
                      <w:pPr>
                        <w:jc w:val="both"/>
                      </w:pPr>
                      <w:r w:rsidRPr="00812CC4">
                        <w:rPr>
                          <w:i/>
                          <w:iCs/>
                        </w:rPr>
                        <w:t>Example: A multinational company integrated ESG targets into its executive compensation package, aligning leadership performance with long-term sustainability goals.</w:t>
                      </w:r>
                    </w:p>
                    <w:p w14:paraId="12975448" w14:textId="77777777" w:rsidR="00C41BF9" w:rsidRDefault="00C41BF9" w:rsidP="00C41BF9">
                      <w:pPr>
                        <w:jc w:val="both"/>
                      </w:pPr>
                    </w:p>
                  </w:txbxContent>
                </v:textbox>
                <w10:wrap type="topAndBottom"/>
              </v:shape>
            </w:pict>
          </mc:Fallback>
        </mc:AlternateContent>
      </w:r>
      <w:r w:rsidR="00C41BF9" w:rsidRPr="00C41BF9">
        <w:rPr>
          <w:rFonts w:ascii="Gill Sans Nova" w:eastAsia="Calibri" w:hAnsi="Gill Sans Nova" w:cs="Arial"/>
          <w:b/>
          <w:bCs/>
        </w:rPr>
        <w:t>Ethical Practices and Anti-Corruption Policies</w:t>
      </w:r>
      <w:r w:rsidR="00C41BF9" w:rsidRPr="00C41BF9">
        <w:rPr>
          <w:rFonts w:ascii="Gill Sans Nova" w:eastAsia="Calibri" w:hAnsi="Gill Sans Nova" w:cs="Arial"/>
        </w:rPr>
        <w:t>: Review your organisation’s ethics policies, anti-corruption measures, and whistleblower protections.</w:t>
      </w:r>
    </w:p>
    <w:bookmarkEnd w:id="20"/>
    <w:p w14:paraId="4EB4D783" w14:textId="77777777" w:rsidR="00C41BF9" w:rsidRPr="00C41BF9" w:rsidRDefault="00C41BF9" w:rsidP="00C41BF9">
      <w:pPr>
        <w:spacing w:line="259" w:lineRule="auto"/>
        <w:jc w:val="both"/>
        <w:rPr>
          <w:rFonts w:ascii="Gill Sans Nova" w:eastAsia="Calibri" w:hAnsi="Gill Sans Nova" w:cs="Arial"/>
          <w:b/>
          <w:bCs/>
        </w:rPr>
      </w:pPr>
    </w:p>
    <w:p w14:paraId="0ABCA797" w14:textId="2B3F1F18" w:rsidR="00C41BF9" w:rsidRPr="00C41BF9" w:rsidRDefault="00C41BF9" w:rsidP="00C41BF9">
      <w:pPr>
        <w:spacing w:line="259" w:lineRule="auto"/>
        <w:jc w:val="both"/>
        <w:rPr>
          <w:rFonts w:ascii="Gill Sans Nova" w:eastAsia="Calibri" w:hAnsi="Gill Sans Nova" w:cs="Arial"/>
        </w:rPr>
      </w:pPr>
      <w:bookmarkStart w:id="21" w:name="_Hlk200544789"/>
      <w:r w:rsidRPr="00C41BF9">
        <w:rPr>
          <w:rFonts w:ascii="Gill Sans Nova" w:eastAsia="Calibri" w:hAnsi="Gill Sans Nova" w:cs="Arial"/>
          <w:b/>
          <w:bCs/>
        </w:rPr>
        <w:t>Step 3: Analyzing Data and Conducting Gap Analysis</w:t>
      </w:r>
    </w:p>
    <w:p w14:paraId="02760E05" w14:textId="77777777" w:rsidR="00C41BF9" w:rsidRPr="00C41BF9" w:rsidRDefault="00C41BF9" w:rsidP="00C41BF9">
      <w:pPr>
        <w:spacing w:line="259" w:lineRule="auto"/>
        <w:jc w:val="both"/>
        <w:rPr>
          <w:rFonts w:ascii="Gill Sans Nova" w:eastAsia="Calibri" w:hAnsi="Gill Sans Nova" w:cs="Arial"/>
        </w:rPr>
      </w:pPr>
      <w:r w:rsidRPr="00C41BF9">
        <w:rPr>
          <w:rFonts w:ascii="Gill Sans Nova" w:eastAsia="Calibri" w:hAnsi="Gill Sans Nova" w:cs="Arial"/>
        </w:rPr>
        <w:t xml:space="preserve">With data in hand, analyse your company’s performance and </w:t>
      </w:r>
      <w:r w:rsidRPr="00C41BF9">
        <w:rPr>
          <w:rFonts w:ascii="Gill Sans Nova" w:eastAsia="Calibri" w:hAnsi="Gill Sans Nova" w:cs="Arial"/>
          <w:b/>
          <w:bCs/>
        </w:rPr>
        <w:t>compare it to industry standards</w:t>
      </w:r>
      <w:r w:rsidRPr="00C41BF9">
        <w:rPr>
          <w:rFonts w:ascii="Gill Sans Nova" w:eastAsia="Calibri" w:hAnsi="Gill Sans Nova" w:cs="Arial"/>
        </w:rPr>
        <w:t>.</w:t>
      </w:r>
    </w:p>
    <w:p w14:paraId="06049835" w14:textId="5C483E20" w:rsidR="00C41BF9" w:rsidRPr="00C41BF9" w:rsidRDefault="00065C2F" w:rsidP="00C41BF9">
      <w:pPr>
        <w:numPr>
          <w:ilvl w:val="0"/>
          <w:numId w:val="37"/>
        </w:numPr>
        <w:spacing w:line="259" w:lineRule="auto"/>
        <w:jc w:val="both"/>
        <w:rPr>
          <w:rFonts w:ascii="Gill Sans Nova" w:eastAsia="Calibri" w:hAnsi="Gill Sans Nova" w:cs="Arial"/>
        </w:rPr>
      </w:pPr>
      <w:r w:rsidRPr="0062403E">
        <w:rPr>
          <w:rFonts w:ascii="Gill Sans Nova" w:eastAsia="Calibri" w:hAnsi="Gill Sans Nova" w:cs="Quire Sans"/>
        </w:rPr>
        <w:drawing>
          <wp:anchor distT="0" distB="0" distL="114300" distR="114300" simplePos="0" relativeHeight="251736064" behindDoc="0" locked="0" layoutInCell="1" allowOverlap="1" wp14:anchorId="391B05C5" wp14:editId="7101AE87">
            <wp:simplePos x="0" y="0"/>
            <wp:positionH relativeFrom="leftMargin">
              <wp:posOffset>223284</wp:posOffset>
            </wp:positionH>
            <wp:positionV relativeFrom="paragraph">
              <wp:posOffset>725495</wp:posOffset>
            </wp:positionV>
            <wp:extent cx="826770" cy="826770"/>
            <wp:effectExtent l="0" t="0" r="0" b="0"/>
            <wp:wrapThrough wrapText="bothSides">
              <wp:wrapPolygon edited="0">
                <wp:start x="2986" y="0"/>
                <wp:lineTo x="995" y="7465"/>
                <wp:lineTo x="995" y="17917"/>
                <wp:lineTo x="12442" y="19908"/>
                <wp:lineTo x="16424" y="20903"/>
                <wp:lineTo x="18912" y="20903"/>
                <wp:lineTo x="19410" y="16922"/>
                <wp:lineTo x="16922" y="8959"/>
                <wp:lineTo x="18912" y="7963"/>
                <wp:lineTo x="17917" y="5972"/>
                <wp:lineTo x="12940" y="0"/>
                <wp:lineTo x="2986" y="0"/>
              </wp:wrapPolygon>
            </wp:wrapThrough>
            <wp:docPr id="302812930"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73496" name="Picture 1" descr="A black background with a black squa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6770" cy="826770"/>
                    </a:xfrm>
                    <a:prstGeom prst="rect">
                      <a:avLst/>
                    </a:prstGeom>
                  </pic:spPr>
                </pic:pic>
              </a:graphicData>
            </a:graphic>
          </wp:anchor>
        </w:drawing>
      </w:r>
      <w:r w:rsidR="00C41BF9" w:rsidRPr="00C41BF9">
        <w:rPr>
          <w:rFonts w:ascii="Gill Sans Nova" w:eastAsia="Calibri" w:hAnsi="Gill Sans Nova" w:cs="Arial"/>
          <w:b/>
          <w:bCs/>
          <w:i/>
          <w:iCs/>
          <w:noProof/>
        </w:rPr>
        <mc:AlternateContent>
          <mc:Choice Requires="wps">
            <w:drawing>
              <wp:anchor distT="45720" distB="45720" distL="114300" distR="114300" simplePos="0" relativeHeight="251682816" behindDoc="0" locked="0" layoutInCell="1" allowOverlap="1" wp14:anchorId="7B9B898B" wp14:editId="0B8379C9">
                <wp:simplePos x="0" y="0"/>
                <wp:positionH relativeFrom="column">
                  <wp:posOffset>102235</wp:posOffset>
                </wp:positionH>
                <wp:positionV relativeFrom="paragraph">
                  <wp:posOffset>701675</wp:posOffset>
                </wp:positionV>
                <wp:extent cx="5757545" cy="826770"/>
                <wp:effectExtent l="0" t="0" r="14605" b="11430"/>
                <wp:wrapTopAndBottom/>
                <wp:docPr id="10026979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7545" cy="826770"/>
                        </a:xfrm>
                        <a:prstGeom prst="rect">
                          <a:avLst/>
                        </a:prstGeom>
                        <a:solidFill>
                          <a:srgbClr val="E6F4EA"/>
                        </a:solidFill>
                        <a:ln w="19050">
                          <a:solidFill>
                            <a:srgbClr val="ED7D31">
                              <a:lumMod val="75000"/>
                            </a:srgbClr>
                          </a:solidFill>
                          <a:miter lim="800000"/>
                          <a:headEnd/>
                          <a:tailEnd/>
                        </a:ln>
                      </wps:spPr>
                      <wps:txbx>
                        <w:txbxContent>
                          <w:p w14:paraId="6CD9D7FA" w14:textId="77777777" w:rsidR="00C41BF9" w:rsidRPr="0017590E" w:rsidRDefault="00C41BF9" w:rsidP="00C41BF9">
                            <w:pPr>
                              <w:jc w:val="both"/>
                              <w:rPr>
                                <w:b/>
                                <w:bCs/>
                                <w:i/>
                                <w:iCs/>
                                <w:u w:val="single"/>
                              </w:rPr>
                            </w:pPr>
                            <w:r w:rsidRPr="0017590E">
                              <w:rPr>
                                <w:b/>
                                <w:bCs/>
                                <w:i/>
                                <w:iCs/>
                                <w:u w:val="single"/>
                              </w:rPr>
                              <w:t xml:space="preserve">Relatable Example: </w:t>
                            </w:r>
                            <w:r w:rsidRPr="00925709">
                              <w:rPr>
                                <w:b/>
                                <w:bCs/>
                                <w:i/>
                                <w:iCs/>
                                <w:u w:val="single"/>
                              </w:rPr>
                              <w:t>Benchmarking for Improvement</w:t>
                            </w:r>
                          </w:p>
                          <w:p w14:paraId="7C3F9325" w14:textId="77777777" w:rsidR="00C41BF9" w:rsidRDefault="00C41BF9" w:rsidP="00C41BF9">
                            <w:pPr>
                              <w:jc w:val="both"/>
                              <w:rPr>
                                <w:i/>
                                <w:iCs/>
                              </w:rPr>
                            </w:pPr>
                            <w:r w:rsidRPr="00812CC4">
                              <w:rPr>
                                <w:i/>
                                <w:iCs/>
                              </w:rPr>
                              <w:t>Example: A retail chain used benchmarking to reali</w:t>
                            </w:r>
                            <w:r>
                              <w:rPr>
                                <w:i/>
                                <w:iCs/>
                              </w:rPr>
                              <w:t>s</w:t>
                            </w:r>
                            <w:r w:rsidRPr="00812CC4">
                              <w:rPr>
                                <w:i/>
                                <w:iCs/>
                              </w:rPr>
                              <w:t xml:space="preserve">e </w:t>
                            </w:r>
                            <w:r>
                              <w:rPr>
                                <w:i/>
                                <w:iCs/>
                              </w:rPr>
                              <w:t>i</w:t>
                            </w:r>
                            <w:r w:rsidRPr="00812CC4">
                              <w:rPr>
                                <w:i/>
                                <w:iCs/>
                              </w:rPr>
                              <w:t>t lagged behind competitors in waste reduction. By focusing on packaging innovation, they reduced plastic waste by 20%.</w:t>
                            </w:r>
                          </w:p>
                          <w:p w14:paraId="2DFCE010" w14:textId="77777777" w:rsidR="00C41BF9" w:rsidRDefault="00C41BF9" w:rsidP="00C41BF9">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9B898B" id="_x0000_s1042" type="#_x0000_t202" style="position:absolute;left:0;text-align:left;margin-left:8.05pt;margin-top:55.25pt;width:453.35pt;height:65.1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" fillcolor="#e6f4ea" strokecolor="#c55a11" strokeweight="1.5pt">
                <v:textbox>
                  <w:txbxContent>
                    <w:p w14:paraId="6CD9D7FA" w14:textId="77777777" w:rsidR="00C41BF9" w:rsidRPr="0017590E" w:rsidRDefault="00C41BF9" w:rsidP="00C41BF9">
                      <w:pPr>
                        <w:jc w:val="both"/>
                        <w:rPr>
                          <w:b/>
                          <w:bCs/>
                          <w:i/>
                          <w:iCs/>
                          <w:u w:val="single"/>
                        </w:rPr>
                      </w:pPr>
                      <w:r w:rsidRPr="0017590E">
                        <w:rPr>
                          <w:b/>
                          <w:bCs/>
                          <w:i/>
                          <w:iCs/>
                          <w:u w:val="single"/>
                        </w:rPr>
                        <w:t xml:space="preserve">Relatable Example: </w:t>
                      </w:r>
                      <w:r w:rsidRPr="00925709">
                        <w:rPr>
                          <w:b/>
                          <w:bCs/>
                          <w:i/>
                          <w:iCs/>
                          <w:u w:val="single"/>
                        </w:rPr>
                        <w:t>Benchmarking for Improvement</w:t>
                      </w:r>
                    </w:p>
                    <w:p w14:paraId="7C3F9325" w14:textId="77777777" w:rsidR="00C41BF9" w:rsidRDefault="00C41BF9" w:rsidP="00C41BF9">
                      <w:pPr>
                        <w:jc w:val="both"/>
                        <w:rPr>
                          <w:i/>
                          <w:iCs/>
                        </w:rPr>
                      </w:pPr>
                      <w:r w:rsidRPr="00812CC4">
                        <w:rPr>
                          <w:i/>
                          <w:iCs/>
                        </w:rPr>
                        <w:t>Example: A retail chain used benchmarking to reali</w:t>
                      </w:r>
                      <w:r>
                        <w:rPr>
                          <w:i/>
                          <w:iCs/>
                        </w:rPr>
                        <w:t>s</w:t>
                      </w:r>
                      <w:r w:rsidRPr="00812CC4">
                        <w:rPr>
                          <w:i/>
                          <w:iCs/>
                        </w:rPr>
                        <w:t xml:space="preserve">e </w:t>
                      </w:r>
                      <w:r>
                        <w:rPr>
                          <w:i/>
                          <w:iCs/>
                        </w:rPr>
                        <w:t>i</w:t>
                      </w:r>
                      <w:r w:rsidRPr="00812CC4">
                        <w:rPr>
                          <w:i/>
                          <w:iCs/>
                        </w:rPr>
                        <w:t>t lagged behind competitors in waste reduction. By focusing on packaging innovation, they reduced plastic waste by 20%.</w:t>
                      </w:r>
                    </w:p>
                    <w:p w14:paraId="2DFCE010" w14:textId="77777777" w:rsidR="00C41BF9" w:rsidRDefault="00C41BF9" w:rsidP="00C41BF9">
                      <w:pPr>
                        <w:jc w:val="both"/>
                      </w:pPr>
                    </w:p>
                  </w:txbxContent>
                </v:textbox>
                <w10:wrap type="topAndBottom"/>
              </v:shape>
            </w:pict>
          </mc:Fallback>
        </mc:AlternateContent>
      </w:r>
      <w:r w:rsidR="00C41BF9" w:rsidRPr="00C41BF9">
        <w:rPr>
          <w:rFonts w:ascii="Gill Sans Nova" w:eastAsia="Calibri" w:hAnsi="Gill Sans Nova" w:cs="Arial"/>
          <w:b/>
          <w:bCs/>
        </w:rPr>
        <w:t>Benchmarking:</w:t>
      </w:r>
      <w:r w:rsidR="00C41BF9" w:rsidRPr="00C41BF9">
        <w:rPr>
          <w:rFonts w:ascii="Gill Sans Nova" w:eastAsia="Calibri" w:hAnsi="Gill Sans Nova" w:cs="Arial"/>
        </w:rPr>
        <w:t xml:space="preserve"> Compare your performance with that of peers using ESG ratings (e.g., Bloomberg, MSCI, CDP). Identify areas where you are underperforming and learn from industry leaders.</w:t>
      </w:r>
    </w:p>
    <w:p w14:paraId="794FDA2E" w14:textId="77777777" w:rsidR="00C41BF9" w:rsidRPr="00C41BF9" w:rsidRDefault="00C41BF9" w:rsidP="00C41BF9">
      <w:pPr>
        <w:numPr>
          <w:ilvl w:val="0"/>
          <w:numId w:val="37"/>
        </w:numPr>
        <w:spacing w:line="259" w:lineRule="auto"/>
        <w:jc w:val="both"/>
        <w:rPr>
          <w:rFonts w:ascii="Gill Sans Nova" w:eastAsia="Calibri" w:hAnsi="Gill Sans Nova" w:cs="Arial"/>
        </w:rPr>
      </w:pPr>
      <w:r w:rsidRPr="00C41BF9">
        <w:rPr>
          <w:rFonts w:ascii="Gill Sans Nova" w:eastAsia="Calibri" w:hAnsi="Gill Sans Nova" w:cs="Arial"/>
          <w:b/>
          <w:bCs/>
        </w:rPr>
        <w:lastRenderedPageBreak/>
        <w:t>SWOT Analysis:</w:t>
      </w:r>
      <w:r w:rsidRPr="00C41BF9">
        <w:rPr>
          <w:rFonts w:ascii="Gill Sans Nova" w:eastAsia="Calibri" w:hAnsi="Gill Sans Nova" w:cs="Arial"/>
        </w:rPr>
        <w:t xml:space="preserve"> Conduct a SWOT analysis by identifying strengths (e.g., strong community engagement), weaknesses (e.g., insufficient board diversity), opportunities (e.g., adoption of renewable energy), and threats (e.g., regulatory fines).</w:t>
      </w:r>
    </w:p>
    <w:p w14:paraId="07721F00" w14:textId="77777777" w:rsidR="00C41BF9" w:rsidRPr="00C41BF9" w:rsidRDefault="00C41BF9" w:rsidP="00C41BF9">
      <w:pPr>
        <w:spacing w:line="259" w:lineRule="auto"/>
        <w:jc w:val="both"/>
        <w:rPr>
          <w:rFonts w:ascii="Gill Sans Nova" w:eastAsia="Calibri" w:hAnsi="Gill Sans Nova" w:cs="Arial"/>
          <w:b/>
          <w:bCs/>
        </w:rPr>
      </w:pPr>
      <w:r w:rsidRPr="00C41BF9">
        <w:rPr>
          <w:rFonts w:ascii="Gill Sans Nova" w:eastAsia="Calibri" w:hAnsi="Gill Sans Nova" w:cs="Arial"/>
          <w:b/>
          <w:bCs/>
        </w:rPr>
        <w:t>Step 4: Reporting and Communicating the Findings</w:t>
      </w:r>
    </w:p>
    <w:p w14:paraId="401BF6C7" w14:textId="0E388EF0" w:rsidR="00C41BF9" w:rsidRPr="00C41BF9" w:rsidRDefault="00540C83" w:rsidP="00C41BF9">
      <w:pPr>
        <w:spacing w:line="259" w:lineRule="auto"/>
        <w:jc w:val="both"/>
        <w:rPr>
          <w:rFonts w:ascii="Gill Sans Nova" w:eastAsia="Calibri" w:hAnsi="Gill Sans Nova" w:cs="Arial"/>
          <w:b/>
          <w:bCs/>
        </w:rPr>
      </w:pPr>
      <w:r>
        <w:rPr>
          <w:rFonts w:ascii="Gill Sans Nova" w:eastAsia="Calibri" w:hAnsi="Gill Sans Nova" w:cs="Arial"/>
          <w:noProof/>
        </w:rPr>
        <mc:AlternateContent>
          <mc:Choice Requires="wps">
            <w:drawing>
              <wp:anchor distT="0" distB="0" distL="114300" distR="114300" simplePos="0" relativeHeight="251738112" behindDoc="0" locked="0" layoutInCell="1" allowOverlap="1" wp14:anchorId="63778D98" wp14:editId="48886367">
                <wp:simplePos x="0" y="0"/>
                <wp:positionH relativeFrom="margin">
                  <wp:align>center</wp:align>
                </wp:positionH>
                <wp:positionV relativeFrom="paragraph">
                  <wp:posOffset>602360</wp:posOffset>
                </wp:positionV>
                <wp:extent cx="3396342" cy="273133"/>
                <wp:effectExtent l="0" t="0" r="13970" b="12700"/>
                <wp:wrapNone/>
                <wp:docPr id="1553469549" name="Text Box 37"/>
                <wp:cNvGraphicFramePr/>
                <a:graphic xmlns:a="http://schemas.openxmlformats.org/drawingml/2006/main">
                  <a:graphicData uri="http://schemas.microsoft.com/office/word/2010/wordprocessingShape">
                    <wps:wsp>
                      <wps:cNvSpPr txBox="1"/>
                      <wps:spPr>
                        <a:xfrm>
                          <a:off x="0" y="0"/>
                          <a:ext cx="3396342" cy="273133"/>
                        </a:xfrm>
                        <a:prstGeom prst="rect">
                          <a:avLst/>
                        </a:prstGeom>
                        <a:solidFill>
                          <a:srgbClr val="2C5E4E"/>
                        </a:solidFill>
                        <a:ln w="6350">
                          <a:solidFill>
                            <a:prstClr val="black"/>
                          </a:solidFill>
                        </a:ln>
                      </wps:spPr>
                      <wps:txbx>
                        <w:txbxContent>
                          <w:p w14:paraId="0AE84639" w14:textId="77777777" w:rsidR="00540C83" w:rsidRPr="00540C83" w:rsidRDefault="00540C83" w:rsidP="00540C83">
                            <w:pPr>
                              <w:jc w:val="center"/>
                            </w:pPr>
                            <w:r w:rsidRPr="007B1BF3">
                              <w:rPr>
                                <w:b/>
                                <w:bCs/>
                              </w:rPr>
                              <w:t>Action Steps: Reporting Your CSA Findings</w:t>
                            </w:r>
                          </w:p>
                          <w:p w14:paraId="1999C7CF" w14:textId="77777777" w:rsidR="00540C83" w:rsidRDefault="00540C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778D98" id="Text Box 37" o:spid="_x0000_s1043" type="#_x0000_t202" style="position:absolute;left:0;text-align:left;margin-left:0;margin-top:47.45pt;width:267.45pt;height:21.5pt;z-index:2517381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" fillcolor="#2c5e4e" strokeweight=".5pt">
                <v:textbox>
                  <w:txbxContent>
                    <w:p w14:paraId="0AE84639" w14:textId="77777777" w:rsidR="00540C83" w:rsidRPr="00540C83" w:rsidRDefault="00540C83" w:rsidP="00540C83">
                      <w:pPr>
                        <w:jc w:val="center"/>
                      </w:pPr>
                      <w:r w:rsidRPr="007B1BF3">
                        <w:rPr>
                          <w:b/>
                          <w:bCs/>
                        </w:rPr>
                        <w:t>Action Steps: Reporting Your CSA Findings</w:t>
                      </w:r>
                    </w:p>
                    <w:p w14:paraId="1999C7CF" w14:textId="77777777" w:rsidR="00540C83" w:rsidRDefault="00540C83"/>
                  </w:txbxContent>
                </v:textbox>
                <w10:wrap anchorx="margin"/>
              </v:shape>
            </w:pict>
          </mc:Fallback>
        </mc:AlternateContent>
      </w:r>
      <w:r w:rsidRPr="00C41BF9">
        <w:rPr>
          <w:rFonts w:ascii="Gill Sans Nova" w:eastAsia="Calibri" w:hAnsi="Gill Sans Nova" w:cs="Arial"/>
          <w:b/>
          <w:bCs/>
          <w:i/>
          <w:iCs/>
          <w:noProof/>
        </w:rPr>
        <mc:AlternateContent>
          <mc:Choice Requires="wps">
            <w:drawing>
              <wp:anchor distT="45720" distB="45720" distL="114300" distR="114300" simplePos="0" relativeHeight="251683840" behindDoc="0" locked="0" layoutInCell="1" allowOverlap="1" wp14:anchorId="1560CC04" wp14:editId="45FEBC61">
                <wp:simplePos x="0" y="0"/>
                <wp:positionH relativeFrom="column">
                  <wp:posOffset>-107315</wp:posOffset>
                </wp:positionH>
                <wp:positionV relativeFrom="paragraph">
                  <wp:posOffset>530860</wp:posOffset>
                </wp:positionV>
                <wp:extent cx="6323965" cy="3229610"/>
                <wp:effectExtent l="0" t="0" r="19685" b="27940"/>
                <wp:wrapTopAndBottom/>
                <wp:docPr id="19418862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3965" cy="3229610"/>
                        </a:xfrm>
                        <a:prstGeom prst="rect">
                          <a:avLst/>
                        </a:prstGeom>
                        <a:solidFill>
                          <a:srgbClr val="C3E9E8"/>
                        </a:solidFill>
                        <a:ln w="19050">
                          <a:solidFill>
                            <a:schemeClr val="bg1"/>
                          </a:solidFill>
                          <a:miter lim="800000"/>
                          <a:headEnd/>
                          <a:tailEnd/>
                        </a:ln>
                      </wps:spPr>
                      <wps:txbx>
                        <w:txbxContent>
                          <w:p w14:paraId="661AD1AA" w14:textId="77777777" w:rsidR="00540C83" w:rsidRDefault="00540C83" w:rsidP="00C41BF9">
                            <w:pPr>
                              <w:jc w:val="both"/>
                              <w:rPr>
                                <w:b/>
                                <w:bCs/>
                              </w:rPr>
                            </w:pPr>
                          </w:p>
                          <w:p w14:paraId="5006986D" w14:textId="16E18E3F" w:rsidR="00C41BF9" w:rsidRPr="007B1BF3" w:rsidRDefault="00C41BF9" w:rsidP="00C41BF9">
                            <w:pPr>
                              <w:jc w:val="both"/>
                            </w:pPr>
                            <w:r w:rsidRPr="007B1BF3">
                              <w:rPr>
                                <w:b/>
                                <w:bCs/>
                              </w:rPr>
                              <w:t>Steps to Draft Your CSA Report</w:t>
                            </w:r>
                            <w:r w:rsidRPr="007B1BF3">
                              <w:t>:</w:t>
                            </w:r>
                            <w:r w:rsidR="00065C2F" w:rsidRPr="00065C2F">
                              <w:t xml:space="preserve"> </w:t>
                            </w:r>
                            <w:r w:rsidR="00065C2F" w:rsidRPr="00065C2F">
                              <w:rPr>
                                <w:noProof/>
                              </w:rPr>
                              <w:drawing>
                                <wp:inline distT="0" distB="0" distL="0" distR="0" wp14:anchorId="6A022B3A" wp14:editId="41CB4009">
                                  <wp:extent cx="1377315" cy="974090"/>
                                  <wp:effectExtent l="0" t="0" r="0" b="0"/>
                                  <wp:docPr id="70689025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77315" cy="974090"/>
                                          </a:xfrm>
                                          <a:prstGeom prst="rect">
                                            <a:avLst/>
                                          </a:prstGeom>
                                          <a:noFill/>
                                          <a:ln>
                                            <a:noFill/>
                                          </a:ln>
                                        </pic:spPr>
                                      </pic:pic>
                                    </a:graphicData>
                                  </a:graphic>
                                </wp:inline>
                              </w:drawing>
                            </w:r>
                          </w:p>
                          <w:p w14:paraId="28127719" w14:textId="77777777" w:rsidR="00C41BF9" w:rsidRPr="007B1BF3" w:rsidRDefault="00C41BF9" w:rsidP="00540C83">
                            <w:pPr>
                              <w:numPr>
                                <w:ilvl w:val="0"/>
                                <w:numId w:val="134"/>
                              </w:numPr>
                              <w:spacing w:line="259" w:lineRule="auto"/>
                              <w:jc w:val="both"/>
                            </w:pPr>
                            <w:r w:rsidRPr="007B1BF3">
                              <w:rPr>
                                <w:b/>
                                <w:bCs/>
                              </w:rPr>
                              <w:t>Executive Summary</w:t>
                            </w:r>
                            <w:r w:rsidRPr="007B1BF3">
                              <w:t>: Highlight key findings and recommended actions.</w:t>
                            </w:r>
                          </w:p>
                          <w:p w14:paraId="676FCA54" w14:textId="77777777" w:rsidR="00C41BF9" w:rsidRPr="007B1BF3" w:rsidRDefault="00C41BF9" w:rsidP="00540C83">
                            <w:pPr>
                              <w:numPr>
                                <w:ilvl w:val="0"/>
                                <w:numId w:val="134"/>
                              </w:numPr>
                              <w:spacing w:line="259" w:lineRule="auto"/>
                              <w:jc w:val="both"/>
                            </w:pPr>
                            <w:r w:rsidRPr="007B1BF3">
                              <w:rPr>
                                <w:b/>
                                <w:bCs/>
                              </w:rPr>
                              <w:t>Detailed Findings</w:t>
                            </w:r>
                            <w:r w:rsidRPr="007B1BF3">
                              <w:t>: Provide a breakdown across environmental, social, and governance dimensions.</w:t>
                            </w:r>
                          </w:p>
                          <w:p w14:paraId="46B1E6F6" w14:textId="77777777" w:rsidR="00C41BF9" w:rsidRPr="007B1BF3" w:rsidRDefault="00C41BF9" w:rsidP="00540C83">
                            <w:pPr>
                              <w:numPr>
                                <w:ilvl w:val="0"/>
                                <w:numId w:val="135"/>
                              </w:numPr>
                              <w:spacing w:line="259" w:lineRule="auto"/>
                              <w:jc w:val="both"/>
                            </w:pPr>
                            <w:r w:rsidRPr="007B1BF3">
                              <w:rPr>
                                <w:b/>
                                <w:bCs/>
                              </w:rPr>
                              <w:t>Gap Analysis</w:t>
                            </w:r>
                            <w:r w:rsidRPr="007B1BF3">
                              <w:t>: Highlight specific areas for improvement.</w:t>
                            </w:r>
                          </w:p>
                          <w:p w14:paraId="31F63B2B" w14:textId="77777777" w:rsidR="00C41BF9" w:rsidRPr="007B1BF3" w:rsidRDefault="00C41BF9" w:rsidP="00540C83">
                            <w:pPr>
                              <w:numPr>
                                <w:ilvl w:val="0"/>
                                <w:numId w:val="135"/>
                              </w:numPr>
                              <w:spacing w:line="259" w:lineRule="auto"/>
                              <w:jc w:val="both"/>
                            </w:pPr>
                            <w:r w:rsidRPr="007B1BF3">
                              <w:rPr>
                                <w:b/>
                                <w:bCs/>
                              </w:rPr>
                              <w:t>Actionable Steps</w:t>
                            </w:r>
                            <w:r w:rsidRPr="007B1BF3">
                              <w:t>: Recommend steps to close ESG gaps and move forward with strategy development.</w:t>
                            </w:r>
                          </w:p>
                          <w:p w14:paraId="4E48A541" w14:textId="77777777" w:rsidR="00C41BF9" w:rsidRDefault="00C41BF9" w:rsidP="00C41BF9">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60CC04" id="_x0000_s1044" type="#_x0000_t202" style="position:absolute;left:0;text-align:left;margin-left:-8.45pt;margin-top:41.8pt;width:497.95pt;height:254.3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" fillcolor="#c3e9e8" strokecolor="white [3212]" strokeweight="1.5pt">
                <v:textbox>
                  <w:txbxContent>
                    <w:p w14:paraId="661AD1AA" w14:textId="77777777" w:rsidR="00540C83" w:rsidRDefault="00540C83" w:rsidP="00C41BF9">
                      <w:pPr>
                        <w:jc w:val="both"/>
                        <w:rPr>
                          <w:b/>
                          <w:bCs/>
                        </w:rPr>
                      </w:pPr>
                    </w:p>
                    <w:p w14:paraId="5006986D" w14:textId="16E18E3F" w:rsidR="00C41BF9" w:rsidRPr="007B1BF3" w:rsidRDefault="00C41BF9" w:rsidP="00C41BF9">
                      <w:pPr>
                        <w:jc w:val="both"/>
                      </w:pPr>
                      <w:r w:rsidRPr="007B1BF3">
                        <w:rPr>
                          <w:b/>
                          <w:bCs/>
                        </w:rPr>
                        <w:t>Steps to Draft Your CSA Report</w:t>
                      </w:r>
                      <w:r w:rsidRPr="007B1BF3">
                        <w:t>:</w:t>
                      </w:r>
                      <w:r w:rsidR="00065C2F" w:rsidRPr="00065C2F">
                        <w:t xml:space="preserve"> </w:t>
                      </w:r>
                      <w:r w:rsidR="00065C2F" w:rsidRPr="00065C2F">
                        <w:rPr>
                          <w:noProof/>
                        </w:rPr>
                        <w:drawing>
                          <wp:inline distT="0" distB="0" distL="0" distR="0" wp14:anchorId="6A022B3A" wp14:editId="41CB4009">
                            <wp:extent cx="1377315" cy="974090"/>
                            <wp:effectExtent l="0" t="0" r="0" b="0"/>
                            <wp:docPr id="70689025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77315" cy="974090"/>
                                    </a:xfrm>
                                    <a:prstGeom prst="rect">
                                      <a:avLst/>
                                    </a:prstGeom>
                                    <a:noFill/>
                                    <a:ln>
                                      <a:noFill/>
                                    </a:ln>
                                  </pic:spPr>
                                </pic:pic>
                              </a:graphicData>
                            </a:graphic>
                          </wp:inline>
                        </w:drawing>
                      </w:r>
                    </w:p>
                    <w:p w14:paraId="28127719" w14:textId="77777777" w:rsidR="00C41BF9" w:rsidRPr="007B1BF3" w:rsidRDefault="00C41BF9" w:rsidP="00540C83">
                      <w:pPr>
                        <w:numPr>
                          <w:ilvl w:val="0"/>
                          <w:numId w:val="134"/>
                        </w:numPr>
                        <w:spacing w:line="259" w:lineRule="auto"/>
                        <w:jc w:val="both"/>
                      </w:pPr>
                      <w:r w:rsidRPr="007B1BF3">
                        <w:rPr>
                          <w:b/>
                          <w:bCs/>
                        </w:rPr>
                        <w:t>Executive Summary</w:t>
                      </w:r>
                      <w:r w:rsidRPr="007B1BF3">
                        <w:t>: Highlight key findings and recommended actions.</w:t>
                      </w:r>
                    </w:p>
                    <w:p w14:paraId="676FCA54" w14:textId="77777777" w:rsidR="00C41BF9" w:rsidRPr="007B1BF3" w:rsidRDefault="00C41BF9" w:rsidP="00540C83">
                      <w:pPr>
                        <w:numPr>
                          <w:ilvl w:val="0"/>
                          <w:numId w:val="134"/>
                        </w:numPr>
                        <w:spacing w:line="259" w:lineRule="auto"/>
                        <w:jc w:val="both"/>
                      </w:pPr>
                      <w:r w:rsidRPr="007B1BF3">
                        <w:rPr>
                          <w:b/>
                          <w:bCs/>
                        </w:rPr>
                        <w:t>Detailed Findings</w:t>
                      </w:r>
                      <w:r w:rsidRPr="007B1BF3">
                        <w:t>: Provide a breakdown across environmental, social, and governance dimensions.</w:t>
                      </w:r>
                    </w:p>
                    <w:p w14:paraId="46B1E6F6" w14:textId="77777777" w:rsidR="00C41BF9" w:rsidRPr="007B1BF3" w:rsidRDefault="00C41BF9" w:rsidP="00540C83">
                      <w:pPr>
                        <w:numPr>
                          <w:ilvl w:val="0"/>
                          <w:numId w:val="135"/>
                        </w:numPr>
                        <w:spacing w:line="259" w:lineRule="auto"/>
                        <w:jc w:val="both"/>
                      </w:pPr>
                      <w:r w:rsidRPr="007B1BF3">
                        <w:rPr>
                          <w:b/>
                          <w:bCs/>
                        </w:rPr>
                        <w:t>Gap Analysis</w:t>
                      </w:r>
                      <w:r w:rsidRPr="007B1BF3">
                        <w:t>: Highlight specific areas for improvement.</w:t>
                      </w:r>
                    </w:p>
                    <w:p w14:paraId="31F63B2B" w14:textId="77777777" w:rsidR="00C41BF9" w:rsidRPr="007B1BF3" w:rsidRDefault="00C41BF9" w:rsidP="00540C83">
                      <w:pPr>
                        <w:numPr>
                          <w:ilvl w:val="0"/>
                          <w:numId w:val="135"/>
                        </w:numPr>
                        <w:spacing w:line="259" w:lineRule="auto"/>
                        <w:jc w:val="both"/>
                      </w:pPr>
                      <w:r w:rsidRPr="007B1BF3">
                        <w:rPr>
                          <w:b/>
                          <w:bCs/>
                        </w:rPr>
                        <w:t>Actionable Steps</w:t>
                      </w:r>
                      <w:r w:rsidRPr="007B1BF3">
                        <w:t>: Recommend steps to close ESG gaps and move forward with strategy development.</w:t>
                      </w:r>
                    </w:p>
                    <w:p w14:paraId="4E48A541" w14:textId="77777777" w:rsidR="00C41BF9" w:rsidRDefault="00C41BF9" w:rsidP="00C41BF9">
                      <w:pPr>
                        <w:jc w:val="both"/>
                      </w:pPr>
                    </w:p>
                  </w:txbxContent>
                </v:textbox>
                <w10:wrap type="topAndBottom"/>
              </v:shape>
            </w:pict>
          </mc:Fallback>
        </mc:AlternateContent>
      </w:r>
      <w:r>
        <w:rPr>
          <w:rFonts w:ascii="Gill Sans Nova" w:eastAsia="Calibri" w:hAnsi="Gill Sans Nova" w:cs="Arial"/>
          <w:noProof/>
        </w:rPr>
        <mc:AlternateContent>
          <mc:Choice Requires="wps">
            <w:drawing>
              <wp:anchor distT="0" distB="0" distL="114300" distR="114300" simplePos="0" relativeHeight="251737088" behindDoc="0" locked="0" layoutInCell="1" allowOverlap="1" wp14:anchorId="5FFB09B6" wp14:editId="6E8FACE2">
                <wp:simplePos x="0" y="0"/>
                <wp:positionH relativeFrom="column">
                  <wp:posOffset>2196935</wp:posOffset>
                </wp:positionH>
                <wp:positionV relativeFrom="paragraph">
                  <wp:posOffset>1410253</wp:posOffset>
                </wp:positionV>
                <wp:extent cx="997527" cy="284611"/>
                <wp:effectExtent l="0" t="0" r="0" b="1270"/>
                <wp:wrapNone/>
                <wp:docPr id="1649493554" name="Text Box 36"/>
                <wp:cNvGraphicFramePr/>
                <a:graphic xmlns:a="http://schemas.openxmlformats.org/drawingml/2006/main">
                  <a:graphicData uri="http://schemas.microsoft.com/office/word/2010/wordprocessingShape">
                    <wps:wsp>
                      <wps:cNvSpPr txBox="1"/>
                      <wps:spPr>
                        <a:xfrm>
                          <a:off x="0" y="0"/>
                          <a:ext cx="997527" cy="284611"/>
                        </a:xfrm>
                        <a:prstGeom prst="rect">
                          <a:avLst/>
                        </a:prstGeom>
                        <a:solidFill>
                          <a:schemeClr val="lt1"/>
                        </a:solidFill>
                        <a:ln w="6350">
                          <a:noFill/>
                        </a:ln>
                      </wps:spPr>
                      <wps:txbx>
                        <w:txbxContent>
                          <w:p w14:paraId="139B2446" w14:textId="2CD3C6AA" w:rsidR="00540C83" w:rsidRPr="00540C83" w:rsidRDefault="00540C83">
                            <w:pPr>
                              <w:rPr>
                                <w:b/>
                                <w:bCs/>
                              </w:rPr>
                            </w:pPr>
                            <w:r w:rsidRPr="00540C83">
                              <w:rPr>
                                <w:b/>
                                <w:bCs/>
                              </w:rPr>
                              <w:t>CHECKLIST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FB09B6" id="Text Box 36" o:spid="_x0000_s1045" type="#_x0000_t202" style="position:absolute;left:0;text-align:left;margin-left:173pt;margin-top:111.05pt;width:78.55pt;height:22.4pt;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" fillcolor="white [3201]" stroked="f" strokeweight=".5pt">
                <v:textbox>
                  <w:txbxContent>
                    <w:p w14:paraId="139B2446" w14:textId="2CD3C6AA" w:rsidR="00540C83" w:rsidRPr="00540C83" w:rsidRDefault="00540C83">
                      <w:pPr>
                        <w:rPr>
                          <w:b/>
                          <w:bCs/>
                        </w:rPr>
                      </w:pPr>
                      <w:r w:rsidRPr="00540C83">
                        <w:rPr>
                          <w:b/>
                          <w:bCs/>
                        </w:rPr>
                        <w:t>CHECKLIST</w:t>
                      </w:r>
                    </w:p>
                  </w:txbxContent>
                </v:textbox>
              </v:shape>
            </w:pict>
          </mc:Fallback>
        </mc:AlternateContent>
      </w:r>
      <w:r w:rsidR="00C41BF9" w:rsidRPr="00C41BF9">
        <w:rPr>
          <w:rFonts w:ascii="Gill Sans Nova" w:eastAsia="Calibri" w:hAnsi="Gill Sans Nova" w:cs="Arial"/>
        </w:rPr>
        <w:t>After completing the gap analysis, it is essential to communicate the findings to stakeholders, both internally and externally.</w:t>
      </w:r>
    </w:p>
    <w:p w14:paraId="0BD6F77A" w14:textId="3B584D53" w:rsidR="00C41BF9" w:rsidRPr="00C41BF9" w:rsidRDefault="00540C83" w:rsidP="00C41BF9">
      <w:pPr>
        <w:spacing w:line="259" w:lineRule="auto"/>
        <w:jc w:val="both"/>
        <w:rPr>
          <w:rFonts w:ascii="Gill Sans Nova" w:eastAsia="Calibri" w:hAnsi="Gill Sans Nova" w:cs="Arial"/>
        </w:rPr>
      </w:pPr>
      <w:r w:rsidRPr="00C41BF9">
        <w:rPr>
          <w:rFonts w:ascii="Gill Sans Nova" w:eastAsia="Calibri" w:hAnsi="Gill Sans Nova" w:cs="Arial"/>
          <w:b/>
          <w:bCs/>
          <w:noProof/>
        </w:rPr>
        <mc:AlternateContent>
          <mc:Choice Requires="wps">
            <w:drawing>
              <wp:anchor distT="0" distB="0" distL="114300" distR="114300" simplePos="0" relativeHeight="251676672" behindDoc="0" locked="0" layoutInCell="1" allowOverlap="1" wp14:anchorId="5B176D92" wp14:editId="20F6F727">
                <wp:simplePos x="0" y="0"/>
                <wp:positionH relativeFrom="page">
                  <wp:align>right</wp:align>
                </wp:positionH>
                <wp:positionV relativeFrom="paragraph">
                  <wp:posOffset>3313141</wp:posOffset>
                </wp:positionV>
                <wp:extent cx="2061210" cy="1394460"/>
                <wp:effectExtent l="19050" t="0" r="34290" b="243840"/>
                <wp:wrapSquare wrapText="bothSides"/>
                <wp:docPr id="1383656944" name="Thought Bubble: Cloud 1"/>
                <wp:cNvGraphicFramePr/>
                <a:graphic xmlns:a="http://schemas.openxmlformats.org/drawingml/2006/main">
                  <a:graphicData uri="http://schemas.microsoft.com/office/word/2010/wordprocessingShape">
                    <wps:wsp>
                      <wps:cNvSpPr/>
                      <wps:spPr>
                        <a:xfrm>
                          <a:off x="0" y="0"/>
                          <a:ext cx="2061210" cy="1394460"/>
                        </a:xfrm>
                        <a:prstGeom prst="cloudCallout">
                          <a:avLst/>
                        </a:prstGeom>
                        <a:solidFill>
                          <a:sysClr val="window" lastClr="FFFFFF"/>
                        </a:solidFill>
                        <a:ln w="12700" cap="flat" cmpd="sng" algn="ctr">
                          <a:solidFill>
                            <a:sysClr val="windowText" lastClr="000000"/>
                          </a:solidFill>
                          <a:prstDash val="solid"/>
                          <a:miter lim="800000"/>
                        </a:ln>
                        <a:effectLst/>
                      </wps:spPr>
                      <wps:txbx>
                        <w:txbxContent>
                          <w:p w14:paraId="02CB0278" w14:textId="77777777" w:rsidR="00C41BF9" w:rsidRPr="004009A4" w:rsidRDefault="00C41BF9" w:rsidP="00C41BF9">
                            <w:pPr>
                              <w:jc w:val="center"/>
                              <w:rPr>
                                <w:sz w:val="22"/>
                              </w:rPr>
                            </w:pPr>
                            <w:r w:rsidRPr="004009A4">
                              <w:rPr>
                                <w:sz w:val="22"/>
                              </w:rPr>
                              <w:t xml:space="preserve">BONUS: Downloadable </w:t>
                            </w:r>
                            <w:r>
                              <w:t>CSA</w:t>
                            </w:r>
                            <w:r w:rsidRPr="004009A4">
                              <w:rPr>
                                <w:sz w:val="22"/>
                              </w:rPr>
                              <w:t xml:space="preserve"> checklist</w:t>
                            </w:r>
                            <w:r>
                              <w:t>, in Appendix</w:t>
                            </w:r>
                          </w:p>
                          <w:p w14:paraId="412A6686" w14:textId="77777777" w:rsidR="00C41BF9" w:rsidRPr="004009A4" w:rsidRDefault="00C41BF9" w:rsidP="00C41BF9">
                            <w:pPr>
                              <w:jc w:val="center"/>
                              <w:rPr>
                                <w:sz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176D92"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Thought Bubble: Cloud 1" o:spid="_x0000_s1046" type="#_x0000_t106" style="position:absolute;left:0;text-align:left;margin-left:111.1pt;margin-top:260.9pt;width:162.3pt;height:109.8pt;z-index:25167667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" adj="6300,24300" fillcolor="window" strokecolor="windowText" strokeweight="1pt">
                <v:stroke joinstyle="miter"/>
                <v:textbox>
                  <w:txbxContent>
                    <w:p w14:paraId="02CB0278" w14:textId="77777777" w:rsidR="00C41BF9" w:rsidRPr="004009A4" w:rsidRDefault="00C41BF9" w:rsidP="00C41BF9">
                      <w:pPr>
                        <w:jc w:val="center"/>
                        <w:rPr>
                          <w:sz w:val="22"/>
                        </w:rPr>
                      </w:pPr>
                      <w:r w:rsidRPr="004009A4">
                        <w:rPr>
                          <w:sz w:val="22"/>
                        </w:rPr>
                        <w:t xml:space="preserve">BONUS: Downloadable </w:t>
                      </w:r>
                      <w:r>
                        <w:t>CSA</w:t>
                      </w:r>
                      <w:r w:rsidRPr="004009A4">
                        <w:rPr>
                          <w:sz w:val="22"/>
                        </w:rPr>
                        <w:t xml:space="preserve"> checklist</w:t>
                      </w:r>
                      <w:r>
                        <w:t>, in Appendix</w:t>
                      </w:r>
                    </w:p>
                    <w:p w14:paraId="412A6686" w14:textId="77777777" w:rsidR="00C41BF9" w:rsidRPr="004009A4" w:rsidRDefault="00C41BF9" w:rsidP="00C41BF9">
                      <w:pPr>
                        <w:jc w:val="center"/>
                        <w:rPr>
                          <w:sz w:val="22"/>
                        </w:rPr>
                      </w:pPr>
                    </w:p>
                  </w:txbxContent>
                </v:textbox>
                <w10:wrap type="square" anchorx="page"/>
              </v:shape>
            </w:pict>
          </mc:Fallback>
        </mc:AlternateContent>
      </w:r>
      <w:r w:rsidR="00C41BF9" w:rsidRPr="00C41BF9">
        <w:rPr>
          <w:rFonts w:ascii="Gill Sans Nova" w:eastAsia="Calibri" w:hAnsi="Gill Sans Nova" w:cs="Arial"/>
          <w:b/>
          <w:bCs/>
        </w:rPr>
        <w:t>Presenting to Leadership:</w:t>
      </w:r>
      <w:r w:rsidR="00C41BF9" w:rsidRPr="00C41BF9">
        <w:rPr>
          <w:rFonts w:ascii="Gill Sans Nova" w:eastAsia="Calibri" w:hAnsi="Gill Sans Nova" w:cs="Arial"/>
        </w:rPr>
        <w:t xml:space="preserve"> Prepare a presentation tailored for the Board or executive team. When delivering this presentation, be ready to answer key questions, such as:</w:t>
      </w:r>
    </w:p>
    <w:p w14:paraId="50E0CC3A" w14:textId="77777777" w:rsidR="00C41BF9" w:rsidRPr="00C41BF9" w:rsidRDefault="00C41BF9" w:rsidP="00C41BF9">
      <w:pPr>
        <w:numPr>
          <w:ilvl w:val="0"/>
          <w:numId w:val="38"/>
        </w:numPr>
        <w:spacing w:line="259" w:lineRule="auto"/>
        <w:jc w:val="both"/>
        <w:rPr>
          <w:rFonts w:ascii="Gill Sans Nova" w:eastAsia="Calibri" w:hAnsi="Gill Sans Nova" w:cs="Arial"/>
        </w:rPr>
      </w:pPr>
      <w:r w:rsidRPr="00C41BF9">
        <w:rPr>
          <w:rFonts w:ascii="Gill Sans Nova" w:eastAsia="Calibri" w:hAnsi="Gill Sans Nova" w:cs="Arial"/>
          <w:b/>
          <w:bCs/>
        </w:rPr>
        <w:t>How long will it take to implement changes?</w:t>
      </w:r>
      <w:r w:rsidRPr="00C41BF9">
        <w:rPr>
          <w:rFonts w:ascii="Gill Sans Nova" w:eastAsia="Calibri" w:hAnsi="Gill Sans Nova" w:cs="Arial"/>
        </w:rPr>
        <w:t xml:space="preserve"> Clearly outline timelines for each key initiative, offering short-, medium-, and long-term goals.</w:t>
      </w:r>
    </w:p>
    <w:p w14:paraId="5B079CCB" w14:textId="2C904468" w:rsidR="00C41BF9" w:rsidRPr="00C41BF9" w:rsidRDefault="00540C83" w:rsidP="00C41BF9">
      <w:pPr>
        <w:numPr>
          <w:ilvl w:val="0"/>
          <w:numId w:val="38"/>
        </w:numPr>
        <w:spacing w:line="259" w:lineRule="auto"/>
        <w:jc w:val="both"/>
        <w:rPr>
          <w:rFonts w:ascii="Gill Sans Nova" w:eastAsia="Calibri" w:hAnsi="Gill Sans Nova" w:cs="Arial"/>
        </w:rPr>
      </w:pPr>
      <w:r w:rsidRPr="00FD6F72">
        <w:rPr>
          <w:rFonts w:ascii="Gill Sans Nova" w:eastAsia="Calibri" w:hAnsi="Gill Sans Nova" w:cs="Arial"/>
        </w:rPr>
        <w:drawing>
          <wp:anchor distT="0" distB="0" distL="114300" distR="114300" simplePos="0" relativeHeight="251740160" behindDoc="0" locked="0" layoutInCell="1" allowOverlap="1" wp14:anchorId="0798F106" wp14:editId="0B7AA361">
            <wp:simplePos x="0" y="0"/>
            <wp:positionH relativeFrom="leftMargin">
              <wp:posOffset>486889</wp:posOffset>
            </wp:positionH>
            <wp:positionV relativeFrom="paragraph">
              <wp:posOffset>1068903</wp:posOffset>
            </wp:positionV>
            <wp:extent cx="595423" cy="595423"/>
            <wp:effectExtent l="0" t="0" r="0" b="0"/>
            <wp:wrapThrough wrapText="bothSides">
              <wp:wrapPolygon edited="0">
                <wp:start x="15215" y="0"/>
                <wp:lineTo x="0" y="2766"/>
                <wp:lineTo x="0" y="17289"/>
                <wp:lineTo x="3458" y="20747"/>
                <wp:lineTo x="14523" y="20747"/>
                <wp:lineTo x="15906" y="20747"/>
                <wp:lineTo x="20055" y="13140"/>
                <wp:lineTo x="20747" y="4841"/>
                <wp:lineTo x="20747" y="1383"/>
                <wp:lineTo x="19364" y="0"/>
                <wp:lineTo x="15215" y="0"/>
              </wp:wrapPolygon>
            </wp:wrapThrough>
            <wp:docPr id="323347426" name="Picture 1" descr="A red and white target with a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57200" name="Picture 1" descr="A red and white target with a arrow&#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5423" cy="595423"/>
                    </a:xfrm>
                    <a:prstGeom prst="rect">
                      <a:avLst/>
                    </a:prstGeom>
                  </pic:spPr>
                </pic:pic>
              </a:graphicData>
            </a:graphic>
          </wp:anchor>
        </w:drawing>
      </w:r>
      <w:r w:rsidR="00C41BF9" w:rsidRPr="00C41BF9">
        <w:rPr>
          <w:rFonts w:ascii="Gill Sans Nova" w:eastAsia="Calibri" w:hAnsi="Gill Sans Nova" w:cs="Arial"/>
          <w:noProof/>
          <w:szCs w:val="22"/>
        </w:rPr>
        <mc:AlternateContent>
          <mc:Choice Requires="wps">
            <w:drawing>
              <wp:anchor distT="45720" distB="45720" distL="114300" distR="114300" simplePos="0" relativeHeight="251684864" behindDoc="0" locked="0" layoutInCell="1" allowOverlap="1" wp14:anchorId="470B5972" wp14:editId="544B9C6C">
                <wp:simplePos x="0" y="0"/>
                <wp:positionH relativeFrom="column">
                  <wp:posOffset>182245</wp:posOffset>
                </wp:positionH>
                <wp:positionV relativeFrom="paragraph">
                  <wp:posOffset>1160145</wp:posOffset>
                </wp:positionV>
                <wp:extent cx="5498465" cy="772795"/>
                <wp:effectExtent l="19050" t="38100" r="45085" b="65405"/>
                <wp:wrapSquare wrapText="bothSides"/>
                <wp:docPr id="1274328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8465" cy="772795"/>
                        </a:xfrm>
                        <a:custGeom>
                          <a:avLst/>
                          <a:gdLst>
                            <a:gd name="connsiteX0" fmla="*/ 0 w 5498465"/>
                            <a:gd name="connsiteY0" fmla="*/ 0 h 772795"/>
                            <a:gd name="connsiteX1" fmla="*/ 384893 w 5498465"/>
                            <a:gd name="connsiteY1" fmla="*/ 0 h 772795"/>
                            <a:gd name="connsiteX2" fmla="*/ 879754 w 5498465"/>
                            <a:gd name="connsiteY2" fmla="*/ 0 h 772795"/>
                            <a:gd name="connsiteX3" fmla="*/ 1264647 w 5498465"/>
                            <a:gd name="connsiteY3" fmla="*/ 0 h 772795"/>
                            <a:gd name="connsiteX4" fmla="*/ 1649540 w 5498465"/>
                            <a:gd name="connsiteY4" fmla="*/ 0 h 772795"/>
                            <a:gd name="connsiteX5" fmla="*/ 2254371 w 5498465"/>
                            <a:gd name="connsiteY5" fmla="*/ 0 h 772795"/>
                            <a:gd name="connsiteX6" fmla="*/ 2914186 w 5498465"/>
                            <a:gd name="connsiteY6" fmla="*/ 0 h 772795"/>
                            <a:gd name="connsiteX7" fmla="*/ 3409048 w 5498465"/>
                            <a:gd name="connsiteY7" fmla="*/ 0 h 772795"/>
                            <a:gd name="connsiteX8" fmla="*/ 3958895 w 5498465"/>
                            <a:gd name="connsiteY8" fmla="*/ 0 h 772795"/>
                            <a:gd name="connsiteX9" fmla="*/ 4453757 w 5498465"/>
                            <a:gd name="connsiteY9" fmla="*/ 0 h 772795"/>
                            <a:gd name="connsiteX10" fmla="*/ 5003603 w 5498465"/>
                            <a:gd name="connsiteY10" fmla="*/ 0 h 772795"/>
                            <a:gd name="connsiteX11" fmla="*/ 5498465 w 5498465"/>
                            <a:gd name="connsiteY11" fmla="*/ 0 h 772795"/>
                            <a:gd name="connsiteX12" fmla="*/ 5498465 w 5498465"/>
                            <a:gd name="connsiteY12" fmla="*/ 386398 h 772795"/>
                            <a:gd name="connsiteX13" fmla="*/ 5498465 w 5498465"/>
                            <a:gd name="connsiteY13" fmla="*/ 772795 h 772795"/>
                            <a:gd name="connsiteX14" fmla="*/ 5113572 w 5498465"/>
                            <a:gd name="connsiteY14" fmla="*/ 772795 h 772795"/>
                            <a:gd name="connsiteX15" fmla="*/ 4673695 w 5498465"/>
                            <a:gd name="connsiteY15" fmla="*/ 772795 h 772795"/>
                            <a:gd name="connsiteX16" fmla="*/ 4013879 w 5498465"/>
                            <a:gd name="connsiteY16" fmla="*/ 772795 h 772795"/>
                            <a:gd name="connsiteX17" fmla="*/ 3519018 w 5498465"/>
                            <a:gd name="connsiteY17" fmla="*/ 772795 h 772795"/>
                            <a:gd name="connsiteX18" fmla="*/ 3024156 w 5498465"/>
                            <a:gd name="connsiteY18" fmla="*/ 772795 h 772795"/>
                            <a:gd name="connsiteX19" fmla="*/ 2529294 w 5498465"/>
                            <a:gd name="connsiteY19" fmla="*/ 772795 h 772795"/>
                            <a:gd name="connsiteX20" fmla="*/ 2089417 w 5498465"/>
                            <a:gd name="connsiteY20" fmla="*/ 772795 h 772795"/>
                            <a:gd name="connsiteX21" fmla="*/ 1484586 w 5498465"/>
                            <a:gd name="connsiteY21" fmla="*/ 772795 h 772795"/>
                            <a:gd name="connsiteX22" fmla="*/ 824770 w 5498465"/>
                            <a:gd name="connsiteY22" fmla="*/ 772795 h 772795"/>
                            <a:gd name="connsiteX23" fmla="*/ 0 w 5498465"/>
                            <a:gd name="connsiteY23" fmla="*/ 772795 h 772795"/>
                            <a:gd name="connsiteX24" fmla="*/ 0 w 5498465"/>
                            <a:gd name="connsiteY24" fmla="*/ 409581 h 772795"/>
                            <a:gd name="connsiteX25" fmla="*/ 0 w 5498465"/>
                            <a:gd name="connsiteY25" fmla="*/ 0 h 7727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5498465" h="772795" fill="none" extrusionOk="0">
                              <a:moveTo>
                                <a:pt x="0" y="0"/>
                              </a:moveTo>
                              <a:cubicBezTo>
                                <a:pt x="140645" y="-22629"/>
                                <a:pt x="242953" y="16821"/>
                                <a:pt x="384893" y="0"/>
                              </a:cubicBezTo>
                              <a:cubicBezTo>
                                <a:pt x="526833" y="-16821"/>
                                <a:pt x="658026" y="29352"/>
                                <a:pt x="879754" y="0"/>
                              </a:cubicBezTo>
                              <a:cubicBezTo>
                                <a:pt x="1101482" y="-29352"/>
                                <a:pt x="1096600" y="37832"/>
                                <a:pt x="1264647" y="0"/>
                              </a:cubicBezTo>
                              <a:cubicBezTo>
                                <a:pt x="1432694" y="-37832"/>
                                <a:pt x="1505610" y="22232"/>
                                <a:pt x="1649540" y="0"/>
                              </a:cubicBezTo>
                              <a:cubicBezTo>
                                <a:pt x="1793470" y="-22232"/>
                                <a:pt x="2090259" y="24163"/>
                                <a:pt x="2254371" y="0"/>
                              </a:cubicBezTo>
                              <a:cubicBezTo>
                                <a:pt x="2418483" y="-24163"/>
                                <a:pt x="2650685" y="51369"/>
                                <a:pt x="2914186" y="0"/>
                              </a:cubicBezTo>
                              <a:cubicBezTo>
                                <a:pt x="3177687" y="-51369"/>
                                <a:pt x="3163129" y="18428"/>
                                <a:pt x="3409048" y="0"/>
                              </a:cubicBezTo>
                              <a:cubicBezTo>
                                <a:pt x="3654967" y="-18428"/>
                                <a:pt x="3823751" y="61236"/>
                                <a:pt x="3958895" y="0"/>
                              </a:cubicBezTo>
                              <a:cubicBezTo>
                                <a:pt x="4094039" y="-61236"/>
                                <a:pt x="4238432" y="34129"/>
                                <a:pt x="4453757" y="0"/>
                              </a:cubicBezTo>
                              <a:cubicBezTo>
                                <a:pt x="4669082" y="-34129"/>
                                <a:pt x="4784066" y="23998"/>
                                <a:pt x="5003603" y="0"/>
                              </a:cubicBezTo>
                              <a:cubicBezTo>
                                <a:pt x="5223140" y="-23998"/>
                                <a:pt x="5380665" y="32585"/>
                                <a:pt x="5498465" y="0"/>
                              </a:cubicBezTo>
                              <a:cubicBezTo>
                                <a:pt x="5504523" y="126550"/>
                                <a:pt x="5465145" y="259446"/>
                                <a:pt x="5498465" y="386398"/>
                              </a:cubicBezTo>
                              <a:cubicBezTo>
                                <a:pt x="5531785" y="513350"/>
                                <a:pt x="5465026" y="583158"/>
                                <a:pt x="5498465" y="772795"/>
                              </a:cubicBezTo>
                              <a:cubicBezTo>
                                <a:pt x="5400766" y="812947"/>
                                <a:pt x="5247159" y="747162"/>
                                <a:pt x="5113572" y="772795"/>
                              </a:cubicBezTo>
                              <a:cubicBezTo>
                                <a:pt x="4979985" y="798428"/>
                                <a:pt x="4778850" y="745385"/>
                                <a:pt x="4673695" y="772795"/>
                              </a:cubicBezTo>
                              <a:cubicBezTo>
                                <a:pt x="4568540" y="800205"/>
                                <a:pt x="4288857" y="743650"/>
                                <a:pt x="4013879" y="772795"/>
                              </a:cubicBezTo>
                              <a:cubicBezTo>
                                <a:pt x="3738901" y="801940"/>
                                <a:pt x="3727775" y="750814"/>
                                <a:pt x="3519018" y="772795"/>
                              </a:cubicBezTo>
                              <a:cubicBezTo>
                                <a:pt x="3310261" y="794776"/>
                                <a:pt x="3269995" y="715390"/>
                                <a:pt x="3024156" y="772795"/>
                              </a:cubicBezTo>
                              <a:cubicBezTo>
                                <a:pt x="2778317" y="830200"/>
                                <a:pt x="2699072" y="739904"/>
                                <a:pt x="2529294" y="772795"/>
                              </a:cubicBezTo>
                              <a:cubicBezTo>
                                <a:pt x="2359516" y="805686"/>
                                <a:pt x="2183922" y="722898"/>
                                <a:pt x="2089417" y="772795"/>
                              </a:cubicBezTo>
                              <a:cubicBezTo>
                                <a:pt x="1994912" y="822692"/>
                                <a:pt x="1680240" y="750105"/>
                                <a:pt x="1484586" y="772795"/>
                              </a:cubicBezTo>
                              <a:cubicBezTo>
                                <a:pt x="1288932" y="795485"/>
                                <a:pt x="1040018" y="744139"/>
                                <a:pt x="824770" y="772795"/>
                              </a:cubicBezTo>
                              <a:cubicBezTo>
                                <a:pt x="609522" y="801451"/>
                                <a:pt x="250954" y="726599"/>
                                <a:pt x="0" y="772795"/>
                              </a:cubicBezTo>
                              <a:cubicBezTo>
                                <a:pt x="-20995" y="627850"/>
                                <a:pt x="19504" y="491765"/>
                                <a:pt x="0" y="409581"/>
                              </a:cubicBezTo>
                              <a:cubicBezTo>
                                <a:pt x="-19504" y="327397"/>
                                <a:pt x="40775" y="174638"/>
                                <a:pt x="0" y="0"/>
                              </a:cubicBezTo>
                              <a:close/>
                            </a:path>
                            <a:path w="5498465" h="772795" stroke="0" extrusionOk="0">
                              <a:moveTo>
                                <a:pt x="0" y="0"/>
                              </a:moveTo>
                              <a:cubicBezTo>
                                <a:pt x="301857" y="-43568"/>
                                <a:pt x="497395" y="38256"/>
                                <a:pt x="659816" y="0"/>
                              </a:cubicBezTo>
                              <a:cubicBezTo>
                                <a:pt x="822237" y="-38256"/>
                                <a:pt x="899001" y="37842"/>
                                <a:pt x="1099693" y="0"/>
                              </a:cubicBezTo>
                              <a:cubicBezTo>
                                <a:pt x="1300385" y="-37842"/>
                                <a:pt x="1355766" y="12121"/>
                                <a:pt x="1484586" y="0"/>
                              </a:cubicBezTo>
                              <a:cubicBezTo>
                                <a:pt x="1613406" y="-12121"/>
                                <a:pt x="1856197" y="46197"/>
                                <a:pt x="2034432" y="0"/>
                              </a:cubicBezTo>
                              <a:cubicBezTo>
                                <a:pt x="2212667" y="-46197"/>
                                <a:pt x="2345972" y="48643"/>
                                <a:pt x="2474309" y="0"/>
                              </a:cubicBezTo>
                              <a:cubicBezTo>
                                <a:pt x="2602646" y="-48643"/>
                                <a:pt x="2840845" y="48112"/>
                                <a:pt x="2969171" y="0"/>
                              </a:cubicBezTo>
                              <a:cubicBezTo>
                                <a:pt x="3097497" y="-48112"/>
                                <a:pt x="3354602" y="21725"/>
                                <a:pt x="3574002" y="0"/>
                              </a:cubicBezTo>
                              <a:cubicBezTo>
                                <a:pt x="3793402" y="-21725"/>
                                <a:pt x="3945867" y="34117"/>
                                <a:pt x="4178833" y="0"/>
                              </a:cubicBezTo>
                              <a:cubicBezTo>
                                <a:pt x="4411799" y="-34117"/>
                                <a:pt x="4484509" y="28520"/>
                                <a:pt x="4563726" y="0"/>
                              </a:cubicBezTo>
                              <a:cubicBezTo>
                                <a:pt x="4642943" y="-28520"/>
                                <a:pt x="4814592" y="46249"/>
                                <a:pt x="5003603" y="0"/>
                              </a:cubicBezTo>
                              <a:cubicBezTo>
                                <a:pt x="5192614" y="-46249"/>
                                <a:pt x="5381436" y="24965"/>
                                <a:pt x="5498465" y="0"/>
                              </a:cubicBezTo>
                              <a:cubicBezTo>
                                <a:pt x="5499769" y="150351"/>
                                <a:pt x="5487843" y="197932"/>
                                <a:pt x="5498465" y="370942"/>
                              </a:cubicBezTo>
                              <a:cubicBezTo>
                                <a:pt x="5509087" y="543952"/>
                                <a:pt x="5467287" y="633510"/>
                                <a:pt x="5498465" y="772795"/>
                              </a:cubicBezTo>
                              <a:cubicBezTo>
                                <a:pt x="5319046" y="809148"/>
                                <a:pt x="5209544" y="756784"/>
                                <a:pt x="5003603" y="772795"/>
                              </a:cubicBezTo>
                              <a:cubicBezTo>
                                <a:pt x="4797662" y="788806"/>
                                <a:pt x="4723567" y="720454"/>
                                <a:pt x="4508741" y="772795"/>
                              </a:cubicBezTo>
                              <a:cubicBezTo>
                                <a:pt x="4293915" y="825136"/>
                                <a:pt x="4099911" y="760626"/>
                                <a:pt x="3848925" y="772795"/>
                              </a:cubicBezTo>
                              <a:cubicBezTo>
                                <a:pt x="3597939" y="784964"/>
                                <a:pt x="3464967" y="739567"/>
                                <a:pt x="3299079" y="772795"/>
                              </a:cubicBezTo>
                              <a:cubicBezTo>
                                <a:pt x="3133191" y="806023"/>
                                <a:pt x="2857953" y="770700"/>
                                <a:pt x="2639263" y="772795"/>
                              </a:cubicBezTo>
                              <a:cubicBezTo>
                                <a:pt x="2420573" y="774890"/>
                                <a:pt x="2192848" y="721986"/>
                                <a:pt x="2034432" y="772795"/>
                              </a:cubicBezTo>
                              <a:cubicBezTo>
                                <a:pt x="1876016" y="823604"/>
                                <a:pt x="1539902" y="717966"/>
                                <a:pt x="1374616" y="772795"/>
                              </a:cubicBezTo>
                              <a:cubicBezTo>
                                <a:pt x="1209330" y="827624"/>
                                <a:pt x="1068952" y="720988"/>
                                <a:pt x="879754" y="772795"/>
                              </a:cubicBezTo>
                              <a:cubicBezTo>
                                <a:pt x="690556" y="824602"/>
                                <a:pt x="671819" y="749918"/>
                                <a:pt x="494862" y="772795"/>
                              </a:cubicBezTo>
                              <a:cubicBezTo>
                                <a:pt x="317905" y="795672"/>
                                <a:pt x="128516" y="715780"/>
                                <a:pt x="0" y="772795"/>
                              </a:cubicBezTo>
                              <a:cubicBezTo>
                                <a:pt x="-33738" y="592058"/>
                                <a:pt x="1673" y="560782"/>
                                <a:pt x="0" y="394125"/>
                              </a:cubicBezTo>
                              <a:cubicBezTo>
                                <a:pt x="-1673" y="227468"/>
                                <a:pt x="34477" y="84778"/>
                                <a:pt x="0" y="0"/>
                              </a:cubicBezTo>
                              <a:close/>
                            </a:path>
                          </a:pathLst>
                        </a:custGeom>
                        <a:solidFill>
                          <a:srgbClr val="E0E7F8"/>
                        </a:solidFill>
                        <a:ln w="9525">
                          <a:solidFill>
                            <a:srgbClr val="ED7D31">
                              <a:lumMod val="75000"/>
                            </a:srgbClr>
                          </a:solidFill>
                          <a:miter lim="800000"/>
                          <a:headEnd/>
                          <a:tailEnd/>
                          <a:extLst>
                            <a:ext uri="{C807C97D-BFC1-408E-A445-0C87EB9F89A2}">
                              <ask:lineSketchStyleProps xmlns:ask="http://schemas.microsoft.com/office/drawing/2018/sketchyshapes" sd="248531763">
                                <a:prstGeom prst="rect">
                                  <a:avLst/>
                                </a:prstGeom>
                                <ask:type>
                                  <ask:lineSketchScribble/>
                                </ask:type>
                              </ask:lineSketchStyleProps>
                            </a:ext>
                          </a:extLst>
                        </a:ln>
                      </wps:spPr>
                      <wps:txbx>
                        <w:txbxContent>
                          <w:p w14:paraId="68C75CBA" w14:textId="77777777" w:rsidR="00C41BF9" w:rsidRPr="007D2F08" w:rsidRDefault="00C41BF9" w:rsidP="00C41BF9">
                            <w:pPr>
                              <w:jc w:val="both"/>
                            </w:pPr>
                            <w:r w:rsidRPr="007D2F08">
                              <w:rPr>
                                <w:b/>
                                <w:bCs/>
                              </w:rPr>
                              <w:t>Pro Tip:</w:t>
                            </w:r>
                            <w:r w:rsidRPr="007D2F08">
                              <w:t xml:space="preserve"> </w:t>
                            </w:r>
                            <w:r w:rsidRPr="00812CC4">
                              <w:t>Frame the recommendations as opportunities for growth and competitive advantage rather than mere compliance measures. This helps leadership see the strategic value of ESG initiatives.</w:t>
                            </w:r>
                          </w:p>
                          <w:p w14:paraId="433D2A5B" w14:textId="77777777" w:rsidR="00C41BF9" w:rsidRDefault="00C41BF9" w:rsidP="00C41BF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0B5972" id="_x0000_s1047" type="#_x0000_t202" style="position:absolute;left:0;text-align:left;margin-left:14.35pt;margin-top:91.35pt;width:432.95pt;height:60.8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" fillcolor="#e0e7f8" strokecolor="#c55a11">
                <v:textbox>
                  <w:txbxContent>
                    <w:p w14:paraId="68C75CBA" w14:textId="77777777" w:rsidR="00C41BF9" w:rsidRPr="007D2F08" w:rsidRDefault="00C41BF9" w:rsidP="00C41BF9">
                      <w:pPr>
                        <w:jc w:val="both"/>
                      </w:pPr>
                      <w:r w:rsidRPr="007D2F08">
                        <w:rPr>
                          <w:b/>
                          <w:bCs/>
                        </w:rPr>
                        <w:t>Pro Tip:</w:t>
                      </w:r>
                      <w:r w:rsidRPr="007D2F08">
                        <w:t xml:space="preserve"> </w:t>
                      </w:r>
                      <w:r w:rsidRPr="00812CC4">
                        <w:t>Frame the recommendations as opportunities for growth and competitive advantage rather than mere compliance measures. This helps leadership see the strategic value of ESG initiatives.</w:t>
                      </w:r>
                    </w:p>
                    <w:p w14:paraId="433D2A5B" w14:textId="77777777" w:rsidR="00C41BF9" w:rsidRDefault="00C41BF9" w:rsidP="00C41BF9"/>
                  </w:txbxContent>
                </v:textbox>
                <w10:wrap type="square"/>
              </v:shape>
            </w:pict>
          </mc:Fallback>
        </mc:AlternateContent>
      </w:r>
      <w:r w:rsidR="00C41BF9" w:rsidRPr="00C41BF9">
        <w:rPr>
          <w:rFonts w:ascii="Gill Sans Nova" w:eastAsia="Calibri" w:hAnsi="Gill Sans Nova" w:cs="Arial"/>
          <w:b/>
          <w:bCs/>
        </w:rPr>
        <w:t>What resources will be required:</w:t>
      </w:r>
      <w:r w:rsidR="00C41BF9" w:rsidRPr="00C41BF9">
        <w:rPr>
          <w:rFonts w:ascii="Gill Sans Nova" w:eastAsia="Calibri" w:hAnsi="Gill Sans Nova" w:cs="Arial"/>
        </w:rPr>
        <w:t xml:space="preserve"> </w:t>
      </w:r>
      <w:bookmarkEnd w:id="21"/>
      <w:r w:rsidR="00C41BF9" w:rsidRPr="00C41BF9">
        <w:rPr>
          <w:rFonts w:ascii="Gill Sans Nova" w:eastAsia="Calibri" w:hAnsi="Gill Sans Nova" w:cs="Arial"/>
        </w:rPr>
        <w:t>Detail the financial, human, and technological resources necessary for implementation. Demonstrate how these investments will deliver long-term value through risk mitigation, regulatory compliance, and an enhanced reputation.</w:t>
      </w:r>
    </w:p>
    <w:p w14:paraId="4E16FBC6" w14:textId="77777777" w:rsidR="00C41BF9" w:rsidRPr="00C41BF9" w:rsidRDefault="00C41BF9" w:rsidP="00C41BF9">
      <w:pPr>
        <w:keepNext/>
        <w:keepLines/>
        <w:spacing w:before="160" w:after="80" w:line="259" w:lineRule="auto"/>
        <w:jc w:val="both"/>
        <w:outlineLvl w:val="1"/>
        <w:rPr>
          <w:rFonts w:ascii="Gill Sans Nova" w:eastAsia="Times New Roman" w:hAnsi="Gill Sans Nova" w:cs="Times New Roman"/>
          <w:b/>
          <w:bCs/>
          <w:color w:val="2F5496"/>
          <w:sz w:val="28"/>
          <w:szCs w:val="32"/>
        </w:rPr>
      </w:pPr>
      <w:bookmarkStart w:id="22" w:name="_Hlk200545319"/>
      <w:r w:rsidRPr="00C41BF9">
        <w:rPr>
          <w:rFonts w:ascii="Gill Sans Nova" w:eastAsia="Times New Roman" w:hAnsi="Gill Sans Nova" w:cs="Times New Roman"/>
          <w:b/>
          <w:bCs/>
          <w:color w:val="2F5496"/>
          <w:sz w:val="28"/>
          <w:szCs w:val="32"/>
        </w:rPr>
        <w:lastRenderedPageBreak/>
        <w:t>2.3 ESG Risk Assessment: Navigating Future Challenges</w:t>
      </w:r>
    </w:p>
    <w:p w14:paraId="62C5C793" w14:textId="77777777" w:rsidR="00C41BF9" w:rsidRPr="00C41BF9" w:rsidRDefault="00C41BF9" w:rsidP="00C41BF9">
      <w:pPr>
        <w:spacing w:line="259" w:lineRule="auto"/>
        <w:jc w:val="both"/>
        <w:rPr>
          <w:rFonts w:ascii="Gill Sans Nova" w:eastAsia="Calibri" w:hAnsi="Gill Sans Nova" w:cs="Arial"/>
          <w:szCs w:val="22"/>
        </w:rPr>
      </w:pPr>
      <w:r w:rsidRPr="00C41BF9">
        <w:rPr>
          <w:rFonts w:ascii="Gill Sans Nova" w:eastAsia="Calibri" w:hAnsi="Gill Sans Nova" w:cs="Arial"/>
          <w:szCs w:val="22"/>
        </w:rPr>
        <w:t xml:space="preserve">Once you have completed the Current State Assessment (CSA) and Gap Analysis, it is time to evaluate the </w:t>
      </w:r>
      <w:r w:rsidRPr="00C41BF9">
        <w:rPr>
          <w:rFonts w:ascii="Gill Sans Nova" w:eastAsia="Calibri" w:hAnsi="Gill Sans Nova" w:cs="Arial"/>
          <w:b/>
          <w:bCs/>
          <w:szCs w:val="22"/>
        </w:rPr>
        <w:t>risks</w:t>
      </w:r>
      <w:r w:rsidRPr="00C41BF9">
        <w:rPr>
          <w:rFonts w:ascii="Gill Sans Nova" w:eastAsia="Calibri" w:hAnsi="Gill Sans Nova" w:cs="Arial"/>
          <w:szCs w:val="22"/>
        </w:rPr>
        <w:t xml:space="preserve"> your company may face in relation to environmental, social, and governance (ESG) issues. Assessing these risks early can help prevent operational disruptions, reputational damage, and financial setbacks.</w:t>
      </w:r>
    </w:p>
    <w:p w14:paraId="58863AC7" w14:textId="77777777" w:rsidR="00C41BF9" w:rsidRPr="00C41BF9" w:rsidRDefault="00C41BF9" w:rsidP="00C41BF9">
      <w:pPr>
        <w:spacing w:line="259" w:lineRule="auto"/>
        <w:jc w:val="both"/>
        <w:rPr>
          <w:rFonts w:ascii="Gill Sans Nova" w:eastAsia="Calibri" w:hAnsi="Gill Sans Nova" w:cs="Arial"/>
          <w:b/>
          <w:bCs/>
          <w:szCs w:val="22"/>
        </w:rPr>
      </w:pPr>
      <w:r w:rsidRPr="00C41BF9">
        <w:rPr>
          <w:rFonts w:ascii="Gill Sans Nova" w:eastAsia="Calibri" w:hAnsi="Gill Sans Nova" w:cs="Arial"/>
          <w:b/>
          <w:bCs/>
          <w:szCs w:val="22"/>
        </w:rPr>
        <w:t>2.3.1 What is an ESG Risk Assessment?</w:t>
      </w:r>
    </w:p>
    <w:p w14:paraId="3089BF1B" w14:textId="77777777" w:rsidR="00C41BF9" w:rsidRPr="00C41BF9" w:rsidRDefault="00C41BF9" w:rsidP="00C41BF9">
      <w:pPr>
        <w:spacing w:line="259" w:lineRule="auto"/>
        <w:jc w:val="both"/>
        <w:rPr>
          <w:rFonts w:ascii="Gill Sans Nova" w:eastAsia="Calibri" w:hAnsi="Gill Sans Nova" w:cs="Arial"/>
          <w:szCs w:val="22"/>
        </w:rPr>
      </w:pPr>
      <w:r w:rsidRPr="00C41BF9">
        <w:rPr>
          <w:rFonts w:ascii="Gill Sans Nova" w:eastAsia="Calibri" w:hAnsi="Gill Sans Nova" w:cs="Arial"/>
          <w:szCs w:val="22"/>
        </w:rPr>
        <w:t xml:space="preserve">An </w:t>
      </w:r>
      <w:r w:rsidRPr="00C41BF9">
        <w:rPr>
          <w:rFonts w:ascii="Gill Sans Nova" w:eastAsia="Calibri" w:hAnsi="Gill Sans Nova" w:cs="Arial"/>
          <w:b/>
          <w:bCs/>
          <w:szCs w:val="22"/>
        </w:rPr>
        <w:t>ESG Risk Assessment</w:t>
      </w:r>
      <w:r w:rsidRPr="00C41BF9">
        <w:rPr>
          <w:rFonts w:ascii="Gill Sans Nova" w:eastAsia="Calibri" w:hAnsi="Gill Sans Nova" w:cs="Arial"/>
          <w:szCs w:val="22"/>
        </w:rPr>
        <w:t xml:space="preserve"> is a proactive approach to identifying potential risks arising from gaps in your ESG performance.</w:t>
      </w:r>
    </w:p>
    <w:p w14:paraId="2F754E58" w14:textId="77777777" w:rsidR="00C41BF9" w:rsidRPr="00C41BF9" w:rsidRDefault="00C41BF9" w:rsidP="00C41BF9">
      <w:pPr>
        <w:numPr>
          <w:ilvl w:val="0"/>
          <w:numId w:val="40"/>
        </w:numPr>
        <w:spacing w:line="259" w:lineRule="auto"/>
        <w:jc w:val="both"/>
        <w:rPr>
          <w:rFonts w:ascii="Gill Sans Nova" w:eastAsia="Calibri" w:hAnsi="Gill Sans Nova" w:cs="Arial"/>
          <w:szCs w:val="22"/>
        </w:rPr>
      </w:pPr>
      <w:r w:rsidRPr="00C41BF9">
        <w:rPr>
          <w:rFonts w:ascii="Gill Sans Nova" w:eastAsia="Calibri" w:hAnsi="Gill Sans Nova" w:cs="Arial"/>
          <w:b/>
          <w:bCs/>
          <w:szCs w:val="22"/>
        </w:rPr>
        <w:t>Example</w:t>
      </w:r>
      <w:r w:rsidRPr="00C41BF9">
        <w:rPr>
          <w:rFonts w:ascii="Gill Sans Nova" w:eastAsia="Calibri" w:hAnsi="Gill Sans Nova" w:cs="Arial"/>
          <w:szCs w:val="22"/>
        </w:rPr>
        <w:t>: High carbon emissions could result in regulatory fines or additional carbon taxes.</w:t>
      </w:r>
    </w:p>
    <w:p w14:paraId="424B5026" w14:textId="77777777" w:rsidR="00C41BF9" w:rsidRPr="00C41BF9" w:rsidRDefault="00C41BF9" w:rsidP="00C41BF9">
      <w:pPr>
        <w:numPr>
          <w:ilvl w:val="0"/>
          <w:numId w:val="40"/>
        </w:numPr>
        <w:spacing w:line="259" w:lineRule="auto"/>
        <w:jc w:val="both"/>
        <w:rPr>
          <w:rFonts w:ascii="Gill Sans Nova" w:eastAsia="Calibri" w:hAnsi="Gill Sans Nova" w:cs="Arial"/>
          <w:szCs w:val="22"/>
        </w:rPr>
      </w:pPr>
      <w:r w:rsidRPr="00C41BF9">
        <w:rPr>
          <w:rFonts w:ascii="Gill Sans Nova" w:eastAsia="Calibri" w:hAnsi="Gill Sans Nova" w:cs="Arial"/>
          <w:b/>
          <w:bCs/>
          <w:szCs w:val="22"/>
        </w:rPr>
        <w:t>Goal</w:t>
      </w:r>
      <w:r w:rsidRPr="00C41BF9">
        <w:rPr>
          <w:rFonts w:ascii="Gill Sans Nova" w:eastAsia="Calibri" w:hAnsi="Gill Sans Nova" w:cs="Arial"/>
          <w:szCs w:val="22"/>
        </w:rPr>
        <w:t>: To mitigate these risks before they develop into significant business challenges.</w:t>
      </w:r>
    </w:p>
    <w:p w14:paraId="5E4E94E6" w14:textId="77777777" w:rsidR="00C41BF9" w:rsidRPr="00C41BF9" w:rsidRDefault="00C41BF9" w:rsidP="00C41BF9">
      <w:pPr>
        <w:spacing w:line="259" w:lineRule="auto"/>
        <w:jc w:val="both"/>
        <w:rPr>
          <w:rFonts w:ascii="Gill Sans Nova" w:eastAsia="Calibri" w:hAnsi="Gill Sans Nova" w:cs="Arial"/>
          <w:b/>
          <w:bCs/>
          <w:szCs w:val="22"/>
        </w:rPr>
      </w:pPr>
      <w:r w:rsidRPr="00C41BF9">
        <w:rPr>
          <w:rFonts w:ascii="Gill Sans Nova" w:eastAsia="Calibri" w:hAnsi="Gill Sans Nova" w:cs="Arial"/>
          <w:b/>
          <w:bCs/>
          <w:szCs w:val="22"/>
        </w:rPr>
        <w:t>2.3.2 Key Trends Influencing ESG Risks</w:t>
      </w:r>
    </w:p>
    <w:p w14:paraId="07B32642" w14:textId="77777777" w:rsidR="00C41BF9" w:rsidRPr="00C41BF9" w:rsidRDefault="00C41BF9" w:rsidP="00C41BF9">
      <w:pPr>
        <w:spacing w:line="259" w:lineRule="auto"/>
        <w:jc w:val="both"/>
        <w:rPr>
          <w:rFonts w:ascii="Gill Sans Nova" w:eastAsia="Calibri" w:hAnsi="Gill Sans Nova" w:cs="Arial"/>
          <w:szCs w:val="22"/>
        </w:rPr>
      </w:pPr>
      <w:r w:rsidRPr="00C41BF9">
        <w:rPr>
          <w:rFonts w:ascii="Gill Sans Nova" w:eastAsia="Calibri" w:hAnsi="Gill Sans Nova" w:cs="Arial"/>
          <w:szCs w:val="22"/>
        </w:rPr>
        <w:t>Understanding these trends is essential to managing ESG risks effectively:</w:t>
      </w:r>
    </w:p>
    <w:p w14:paraId="7ECF5843" w14:textId="77777777" w:rsidR="00C41BF9" w:rsidRPr="00C41BF9" w:rsidRDefault="00C41BF9" w:rsidP="00C41BF9">
      <w:pPr>
        <w:numPr>
          <w:ilvl w:val="0"/>
          <w:numId w:val="39"/>
        </w:numPr>
        <w:spacing w:line="259" w:lineRule="auto"/>
        <w:jc w:val="both"/>
        <w:rPr>
          <w:rFonts w:ascii="Gill Sans Nova" w:eastAsia="Calibri" w:hAnsi="Gill Sans Nova" w:cs="Arial"/>
          <w:szCs w:val="22"/>
        </w:rPr>
      </w:pPr>
      <w:r w:rsidRPr="00C41BF9">
        <w:rPr>
          <w:rFonts w:ascii="Gill Sans Nova" w:eastAsia="Calibri" w:hAnsi="Gill Sans Nova" w:cs="Arial"/>
          <w:b/>
          <w:bCs/>
          <w:szCs w:val="22"/>
        </w:rPr>
        <w:t>Environmental</w:t>
      </w:r>
      <w:r w:rsidRPr="00C41BF9">
        <w:rPr>
          <w:rFonts w:ascii="Gill Sans Nova" w:eastAsia="Calibri" w:hAnsi="Gill Sans Nova" w:cs="Arial"/>
          <w:szCs w:val="22"/>
        </w:rPr>
        <w:t>: Climate change, carbon regulations, resource scarcity.</w:t>
      </w:r>
    </w:p>
    <w:p w14:paraId="7379FB92" w14:textId="77777777" w:rsidR="00C41BF9" w:rsidRPr="00C41BF9" w:rsidRDefault="00C41BF9" w:rsidP="00C41BF9">
      <w:pPr>
        <w:numPr>
          <w:ilvl w:val="0"/>
          <w:numId w:val="39"/>
        </w:numPr>
        <w:spacing w:line="259" w:lineRule="auto"/>
        <w:jc w:val="both"/>
        <w:rPr>
          <w:rFonts w:ascii="Gill Sans Nova" w:eastAsia="Calibri" w:hAnsi="Gill Sans Nova" w:cs="Arial"/>
          <w:szCs w:val="22"/>
        </w:rPr>
      </w:pPr>
      <w:r w:rsidRPr="00C41BF9">
        <w:rPr>
          <w:rFonts w:ascii="Gill Sans Nova" w:eastAsia="Calibri" w:hAnsi="Gill Sans Nova" w:cs="Arial"/>
          <w:b/>
          <w:bCs/>
          <w:szCs w:val="22"/>
        </w:rPr>
        <w:t>Social</w:t>
      </w:r>
      <w:r w:rsidRPr="00C41BF9">
        <w:rPr>
          <w:rFonts w:ascii="Gill Sans Nova" w:eastAsia="Calibri" w:hAnsi="Gill Sans Nova" w:cs="Arial"/>
          <w:szCs w:val="22"/>
        </w:rPr>
        <w:t>: Labor conditions, diversity, community impact.</w:t>
      </w:r>
    </w:p>
    <w:p w14:paraId="29B50C59" w14:textId="77777777" w:rsidR="00C41BF9" w:rsidRPr="00C41BF9" w:rsidRDefault="00C41BF9" w:rsidP="00C41BF9">
      <w:pPr>
        <w:numPr>
          <w:ilvl w:val="0"/>
          <w:numId w:val="39"/>
        </w:numPr>
        <w:spacing w:line="259" w:lineRule="auto"/>
        <w:jc w:val="both"/>
        <w:rPr>
          <w:rFonts w:ascii="Gill Sans Nova" w:eastAsia="Calibri" w:hAnsi="Gill Sans Nova" w:cs="Arial"/>
          <w:szCs w:val="22"/>
        </w:rPr>
      </w:pPr>
      <w:r w:rsidRPr="00C41BF9">
        <w:rPr>
          <w:rFonts w:ascii="Gill Sans Nova" w:eastAsia="Calibri" w:hAnsi="Gill Sans Nova" w:cs="Arial"/>
          <w:b/>
          <w:bCs/>
          <w:szCs w:val="22"/>
        </w:rPr>
        <w:t>Governance</w:t>
      </w:r>
      <w:r w:rsidRPr="00C41BF9">
        <w:rPr>
          <w:rFonts w:ascii="Gill Sans Nova" w:eastAsia="Calibri" w:hAnsi="Gill Sans Nova" w:cs="Arial"/>
          <w:szCs w:val="22"/>
        </w:rPr>
        <w:t>: Compliance, data privacy, executive accountability.</w:t>
      </w:r>
    </w:p>
    <w:p w14:paraId="21A772FF" w14:textId="677E70F5" w:rsidR="00C41BF9" w:rsidRPr="00C41BF9" w:rsidRDefault="00540C83" w:rsidP="00C41BF9">
      <w:pPr>
        <w:numPr>
          <w:ilvl w:val="0"/>
          <w:numId w:val="39"/>
        </w:numPr>
        <w:spacing w:line="259" w:lineRule="auto"/>
        <w:jc w:val="both"/>
        <w:rPr>
          <w:rFonts w:ascii="Gill Sans Nova" w:eastAsia="Calibri" w:hAnsi="Gill Sans Nova" w:cs="Arial"/>
          <w:szCs w:val="22"/>
        </w:rPr>
      </w:pPr>
      <w:r w:rsidRPr="00FD6F72">
        <w:rPr>
          <w:rFonts w:ascii="Gill Sans Nova" w:eastAsia="Calibri" w:hAnsi="Gill Sans Nova" w:cs="Arial"/>
        </w:rPr>
        <w:drawing>
          <wp:anchor distT="0" distB="0" distL="114300" distR="114300" simplePos="0" relativeHeight="251742208" behindDoc="0" locked="0" layoutInCell="1" allowOverlap="1" wp14:anchorId="68A8B9B7" wp14:editId="2CD1E63E">
            <wp:simplePos x="0" y="0"/>
            <wp:positionH relativeFrom="leftMargin">
              <wp:posOffset>522514</wp:posOffset>
            </wp:positionH>
            <wp:positionV relativeFrom="paragraph">
              <wp:posOffset>1117039</wp:posOffset>
            </wp:positionV>
            <wp:extent cx="595423" cy="595423"/>
            <wp:effectExtent l="0" t="0" r="0" b="0"/>
            <wp:wrapThrough wrapText="bothSides">
              <wp:wrapPolygon edited="0">
                <wp:start x="15215" y="0"/>
                <wp:lineTo x="0" y="2766"/>
                <wp:lineTo x="0" y="17289"/>
                <wp:lineTo x="3458" y="20747"/>
                <wp:lineTo x="14523" y="20747"/>
                <wp:lineTo x="15906" y="20747"/>
                <wp:lineTo x="20055" y="13140"/>
                <wp:lineTo x="20747" y="4841"/>
                <wp:lineTo x="20747" y="1383"/>
                <wp:lineTo x="19364" y="0"/>
                <wp:lineTo x="15215" y="0"/>
              </wp:wrapPolygon>
            </wp:wrapThrough>
            <wp:docPr id="2009558243" name="Picture 1" descr="A red and white target with a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57200" name="Picture 1" descr="A red and white target with a arrow&#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5423" cy="595423"/>
                    </a:xfrm>
                    <a:prstGeom prst="rect">
                      <a:avLst/>
                    </a:prstGeom>
                  </pic:spPr>
                </pic:pic>
              </a:graphicData>
            </a:graphic>
          </wp:anchor>
        </w:drawing>
      </w:r>
      <w:r w:rsidR="00C41BF9" w:rsidRPr="00C41BF9">
        <w:rPr>
          <w:rFonts w:ascii="Gill Sans Nova" w:eastAsia="Calibri" w:hAnsi="Gill Sans Nova" w:cs="Arial"/>
          <w:b/>
          <w:bCs/>
          <w:noProof/>
          <w:szCs w:val="22"/>
        </w:rPr>
        <mc:AlternateContent>
          <mc:Choice Requires="wps">
            <w:drawing>
              <wp:anchor distT="45720" distB="45720" distL="114300" distR="114300" simplePos="0" relativeHeight="251685888" behindDoc="0" locked="0" layoutInCell="1" allowOverlap="1" wp14:anchorId="77F9CD2B" wp14:editId="52FA8AEE">
                <wp:simplePos x="0" y="0"/>
                <wp:positionH relativeFrom="column">
                  <wp:posOffset>225425</wp:posOffset>
                </wp:positionH>
                <wp:positionV relativeFrom="paragraph">
                  <wp:posOffset>1008017</wp:posOffset>
                </wp:positionV>
                <wp:extent cx="5488940" cy="772795"/>
                <wp:effectExtent l="19050" t="19050" r="35560" b="65405"/>
                <wp:wrapSquare wrapText="bothSides"/>
                <wp:docPr id="14371875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8940" cy="772795"/>
                        </a:xfrm>
                        <a:custGeom>
                          <a:avLst/>
                          <a:gdLst>
                            <a:gd name="connsiteX0" fmla="*/ 0 w 5488940"/>
                            <a:gd name="connsiteY0" fmla="*/ 0 h 772795"/>
                            <a:gd name="connsiteX1" fmla="*/ 384226 w 5488940"/>
                            <a:gd name="connsiteY1" fmla="*/ 0 h 772795"/>
                            <a:gd name="connsiteX2" fmla="*/ 878230 w 5488940"/>
                            <a:gd name="connsiteY2" fmla="*/ 0 h 772795"/>
                            <a:gd name="connsiteX3" fmla="*/ 1262456 w 5488940"/>
                            <a:gd name="connsiteY3" fmla="*/ 0 h 772795"/>
                            <a:gd name="connsiteX4" fmla="*/ 1646682 w 5488940"/>
                            <a:gd name="connsiteY4" fmla="*/ 0 h 772795"/>
                            <a:gd name="connsiteX5" fmla="*/ 2250465 w 5488940"/>
                            <a:gd name="connsiteY5" fmla="*/ 0 h 772795"/>
                            <a:gd name="connsiteX6" fmla="*/ 2909138 w 5488940"/>
                            <a:gd name="connsiteY6" fmla="*/ 0 h 772795"/>
                            <a:gd name="connsiteX7" fmla="*/ 3403143 w 5488940"/>
                            <a:gd name="connsiteY7" fmla="*/ 0 h 772795"/>
                            <a:gd name="connsiteX8" fmla="*/ 3952037 w 5488940"/>
                            <a:gd name="connsiteY8" fmla="*/ 0 h 772795"/>
                            <a:gd name="connsiteX9" fmla="*/ 4446041 w 5488940"/>
                            <a:gd name="connsiteY9" fmla="*/ 0 h 772795"/>
                            <a:gd name="connsiteX10" fmla="*/ 4994935 w 5488940"/>
                            <a:gd name="connsiteY10" fmla="*/ 0 h 772795"/>
                            <a:gd name="connsiteX11" fmla="*/ 5488940 w 5488940"/>
                            <a:gd name="connsiteY11" fmla="*/ 0 h 772795"/>
                            <a:gd name="connsiteX12" fmla="*/ 5488940 w 5488940"/>
                            <a:gd name="connsiteY12" fmla="*/ 386398 h 772795"/>
                            <a:gd name="connsiteX13" fmla="*/ 5488940 w 5488940"/>
                            <a:gd name="connsiteY13" fmla="*/ 772795 h 772795"/>
                            <a:gd name="connsiteX14" fmla="*/ 5104714 w 5488940"/>
                            <a:gd name="connsiteY14" fmla="*/ 772795 h 772795"/>
                            <a:gd name="connsiteX15" fmla="*/ 4665599 w 5488940"/>
                            <a:gd name="connsiteY15" fmla="*/ 772795 h 772795"/>
                            <a:gd name="connsiteX16" fmla="*/ 4006926 w 5488940"/>
                            <a:gd name="connsiteY16" fmla="*/ 772795 h 772795"/>
                            <a:gd name="connsiteX17" fmla="*/ 3512922 w 5488940"/>
                            <a:gd name="connsiteY17" fmla="*/ 772795 h 772795"/>
                            <a:gd name="connsiteX18" fmla="*/ 3018917 w 5488940"/>
                            <a:gd name="connsiteY18" fmla="*/ 772795 h 772795"/>
                            <a:gd name="connsiteX19" fmla="*/ 2524912 w 5488940"/>
                            <a:gd name="connsiteY19" fmla="*/ 772795 h 772795"/>
                            <a:gd name="connsiteX20" fmla="*/ 2085797 w 5488940"/>
                            <a:gd name="connsiteY20" fmla="*/ 772795 h 772795"/>
                            <a:gd name="connsiteX21" fmla="*/ 1482014 w 5488940"/>
                            <a:gd name="connsiteY21" fmla="*/ 772795 h 772795"/>
                            <a:gd name="connsiteX22" fmla="*/ 823341 w 5488940"/>
                            <a:gd name="connsiteY22" fmla="*/ 772795 h 772795"/>
                            <a:gd name="connsiteX23" fmla="*/ 0 w 5488940"/>
                            <a:gd name="connsiteY23" fmla="*/ 772795 h 772795"/>
                            <a:gd name="connsiteX24" fmla="*/ 0 w 5488940"/>
                            <a:gd name="connsiteY24" fmla="*/ 409581 h 772795"/>
                            <a:gd name="connsiteX25" fmla="*/ 0 w 5488940"/>
                            <a:gd name="connsiteY25" fmla="*/ 0 h 7727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5488940" h="772795" fill="none" extrusionOk="0">
                              <a:moveTo>
                                <a:pt x="0" y="0"/>
                              </a:moveTo>
                              <a:cubicBezTo>
                                <a:pt x="184954" y="-23178"/>
                                <a:pt x="254667" y="37157"/>
                                <a:pt x="384226" y="0"/>
                              </a:cubicBezTo>
                              <a:cubicBezTo>
                                <a:pt x="513785" y="-37157"/>
                                <a:pt x="758564" y="32051"/>
                                <a:pt x="878230" y="0"/>
                              </a:cubicBezTo>
                              <a:cubicBezTo>
                                <a:pt x="997896" y="-32051"/>
                                <a:pt x="1175780" y="38745"/>
                                <a:pt x="1262456" y="0"/>
                              </a:cubicBezTo>
                              <a:cubicBezTo>
                                <a:pt x="1349132" y="-38745"/>
                                <a:pt x="1506228" y="3826"/>
                                <a:pt x="1646682" y="0"/>
                              </a:cubicBezTo>
                              <a:cubicBezTo>
                                <a:pt x="1787136" y="-3826"/>
                                <a:pt x="2112931" y="33756"/>
                                <a:pt x="2250465" y="0"/>
                              </a:cubicBezTo>
                              <a:cubicBezTo>
                                <a:pt x="2387999" y="-33756"/>
                                <a:pt x="2593059" y="42203"/>
                                <a:pt x="2909138" y="0"/>
                              </a:cubicBezTo>
                              <a:cubicBezTo>
                                <a:pt x="3225217" y="-42203"/>
                                <a:pt x="3183606" y="46151"/>
                                <a:pt x="3403143" y="0"/>
                              </a:cubicBezTo>
                              <a:cubicBezTo>
                                <a:pt x="3622680" y="-46151"/>
                                <a:pt x="3811439" y="22827"/>
                                <a:pt x="3952037" y="0"/>
                              </a:cubicBezTo>
                              <a:cubicBezTo>
                                <a:pt x="4092635" y="-22827"/>
                                <a:pt x="4234325" y="27559"/>
                                <a:pt x="4446041" y="0"/>
                              </a:cubicBezTo>
                              <a:cubicBezTo>
                                <a:pt x="4657757" y="-27559"/>
                                <a:pt x="4783657" y="9688"/>
                                <a:pt x="4994935" y="0"/>
                              </a:cubicBezTo>
                              <a:cubicBezTo>
                                <a:pt x="5206213" y="-9688"/>
                                <a:pt x="5260231" y="10885"/>
                                <a:pt x="5488940" y="0"/>
                              </a:cubicBezTo>
                              <a:cubicBezTo>
                                <a:pt x="5494998" y="126550"/>
                                <a:pt x="5455620" y="259446"/>
                                <a:pt x="5488940" y="386398"/>
                              </a:cubicBezTo>
                              <a:cubicBezTo>
                                <a:pt x="5522260" y="513350"/>
                                <a:pt x="5455501" y="583158"/>
                                <a:pt x="5488940" y="772795"/>
                              </a:cubicBezTo>
                              <a:cubicBezTo>
                                <a:pt x="5404075" y="783901"/>
                                <a:pt x="5285140" y="754075"/>
                                <a:pt x="5104714" y="772795"/>
                              </a:cubicBezTo>
                              <a:cubicBezTo>
                                <a:pt x="4924288" y="791515"/>
                                <a:pt x="4882154" y="741505"/>
                                <a:pt x="4665599" y="772795"/>
                              </a:cubicBezTo>
                              <a:cubicBezTo>
                                <a:pt x="4449044" y="804085"/>
                                <a:pt x="4208272" y="734187"/>
                                <a:pt x="4006926" y="772795"/>
                              </a:cubicBezTo>
                              <a:cubicBezTo>
                                <a:pt x="3805580" y="811403"/>
                                <a:pt x="3621802" y="726730"/>
                                <a:pt x="3512922" y="772795"/>
                              </a:cubicBezTo>
                              <a:cubicBezTo>
                                <a:pt x="3404042" y="818860"/>
                                <a:pt x="3154654" y="755280"/>
                                <a:pt x="3018917" y="772795"/>
                              </a:cubicBezTo>
                              <a:cubicBezTo>
                                <a:pt x="2883181" y="790310"/>
                                <a:pt x="2662820" y="737071"/>
                                <a:pt x="2524912" y="772795"/>
                              </a:cubicBezTo>
                              <a:cubicBezTo>
                                <a:pt x="2387004" y="808519"/>
                                <a:pt x="2183055" y="729431"/>
                                <a:pt x="2085797" y="772795"/>
                              </a:cubicBezTo>
                              <a:cubicBezTo>
                                <a:pt x="1988539" y="816159"/>
                                <a:pt x="1654044" y="709775"/>
                                <a:pt x="1482014" y="772795"/>
                              </a:cubicBezTo>
                              <a:cubicBezTo>
                                <a:pt x="1309984" y="835815"/>
                                <a:pt x="1038604" y="698631"/>
                                <a:pt x="823341" y="772795"/>
                              </a:cubicBezTo>
                              <a:cubicBezTo>
                                <a:pt x="608078" y="846959"/>
                                <a:pt x="302693" y="749629"/>
                                <a:pt x="0" y="772795"/>
                              </a:cubicBezTo>
                              <a:cubicBezTo>
                                <a:pt x="-20995" y="627850"/>
                                <a:pt x="19504" y="491765"/>
                                <a:pt x="0" y="409581"/>
                              </a:cubicBezTo>
                              <a:cubicBezTo>
                                <a:pt x="-19504" y="327397"/>
                                <a:pt x="40775" y="174638"/>
                                <a:pt x="0" y="0"/>
                              </a:cubicBezTo>
                              <a:close/>
                            </a:path>
                            <a:path w="5488940" h="772795" stroke="0" extrusionOk="0">
                              <a:moveTo>
                                <a:pt x="0" y="0"/>
                              </a:moveTo>
                              <a:cubicBezTo>
                                <a:pt x="210706" y="-3966"/>
                                <a:pt x="511786" y="49338"/>
                                <a:pt x="658673" y="0"/>
                              </a:cubicBezTo>
                              <a:cubicBezTo>
                                <a:pt x="805560" y="-49338"/>
                                <a:pt x="973658" y="22062"/>
                                <a:pt x="1097788" y="0"/>
                              </a:cubicBezTo>
                              <a:cubicBezTo>
                                <a:pt x="1221918" y="-22062"/>
                                <a:pt x="1336594" y="2709"/>
                                <a:pt x="1482014" y="0"/>
                              </a:cubicBezTo>
                              <a:cubicBezTo>
                                <a:pt x="1627434" y="-2709"/>
                                <a:pt x="1789036" y="3070"/>
                                <a:pt x="2030908" y="0"/>
                              </a:cubicBezTo>
                              <a:cubicBezTo>
                                <a:pt x="2272780" y="-3070"/>
                                <a:pt x="2302025" y="25028"/>
                                <a:pt x="2470023" y="0"/>
                              </a:cubicBezTo>
                              <a:cubicBezTo>
                                <a:pt x="2638022" y="-25028"/>
                                <a:pt x="2798035" y="57856"/>
                                <a:pt x="2964028" y="0"/>
                              </a:cubicBezTo>
                              <a:cubicBezTo>
                                <a:pt x="3130021" y="-57856"/>
                                <a:pt x="3420245" y="52354"/>
                                <a:pt x="3567811" y="0"/>
                              </a:cubicBezTo>
                              <a:cubicBezTo>
                                <a:pt x="3715377" y="-52354"/>
                                <a:pt x="3930593" y="33096"/>
                                <a:pt x="4171594" y="0"/>
                              </a:cubicBezTo>
                              <a:cubicBezTo>
                                <a:pt x="4412595" y="-33096"/>
                                <a:pt x="4463082" y="45373"/>
                                <a:pt x="4555820" y="0"/>
                              </a:cubicBezTo>
                              <a:cubicBezTo>
                                <a:pt x="4648558" y="-45373"/>
                                <a:pt x="4856469" y="22292"/>
                                <a:pt x="4994935" y="0"/>
                              </a:cubicBezTo>
                              <a:cubicBezTo>
                                <a:pt x="5133401" y="-22292"/>
                                <a:pt x="5331699" y="26141"/>
                                <a:pt x="5488940" y="0"/>
                              </a:cubicBezTo>
                              <a:cubicBezTo>
                                <a:pt x="5490244" y="150351"/>
                                <a:pt x="5478318" y="197932"/>
                                <a:pt x="5488940" y="370942"/>
                              </a:cubicBezTo>
                              <a:cubicBezTo>
                                <a:pt x="5499562" y="543952"/>
                                <a:pt x="5457762" y="633510"/>
                                <a:pt x="5488940" y="772795"/>
                              </a:cubicBezTo>
                              <a:cubicBezTo>
                                <a:pt x="5252178" y="800417"/>
                                <a:pt x="5126178" y="722874"/>
                                <a:pt x="4994935" y="772795"/>
                              </a:cubicBezTo>
                              <a:cubicBezTo>
                                <a:pt x="4863692" y="822716"/>
                                <a:pt x="4743418" y="751364"/>
                                <a:pt x="4500931" y="772795"/>
                              </a:cubicBezTo>
                              <a:cubicBezTo>
                                <a:pt x="4258444" y="794226"/>
                                <a:pt x="4134696" y="748484"/>
                                <a:pt x="3842258" y="772795"/>
                              </a:cubicBezTo>
                              <a:cubicBezTo>
                                <a:pt x="3549820" y="797106"/>
                                <a:pt x="3519421" y="746540"/>
                                <a:pt x="3293364" y="772795"/>
                              </a:cubicBezTo>
                              <a:cubicBezTo>
                                <a:pt x="3067307" y="799050"/>
                                <a:pt x="2862970" y="771450"/>
                                <a:pt x="2634691" y="772795"/>
                              </a:cubicBezTo>
                              <a:cubicBezTo>
                                <a:pt x="2406412" y="774140"/>
                                <a:pt x="2318907" y="709665"/>
                                <a:pt x="2030908" y="772795"/>
                              </a:cubicBezTo>
                              <a:cubicBezTo>
                                <a:pt x="1742909" y="835925"/>
                                <a:pt x="1569122" y="709244"/>
                                <a:pt x="1372235" y="772795"/>
                              </a:cubicBezTo>
                              <a:cubicBezTo>
                                <a:pt x="1175348" y="836346"/>
                                <a:pt x="1044789" y="758919"/>
                                <a:pt x="878230" y="772795"/>
                              </a:cubicBezTo>
                              <a:cubicBezTo>
                                <a:pt x="711671" y="786671"/>
                                <a:pt x="681008" y="733052"/>
                                <a:pt x="494005" y="772795"/>
                              </a:cubicBezTo>
                              <a:cubicBezTo>
                                <a:pt x="307002" y="812538"/>
                                <a:pt x="240692" y="761576"/>
                                <a:pt x="0" y="772795"/>
                              </a:cubicBezTo>
                              <a:cubicBezTo>
                                <a:pt x="-33738" y="592058"/>
                                <a:pt x="1673" y="560782"/>
                                <a:pt x="0" y="394125"/>
                              </a:cubicBezTo>
                              <a:cubicBezTo>
                                <a:pt x="-1673" y="227468"/>
                                <a:pt x="34477" y="84778"/>
                                <a:pt x="0" y="0"/>
                              </a:cubicBezTo>
                              <a:close/>
                            </a:path>
                          </a:pathLst>
                        </a:custGeom>
                        <a:solidFill>
                          <a:srgbClr val="E0E7F8"/>
                        </a:solidFill>
                        <a:ln w="9525">
                          <a:solidFill>
                            <a:srgbClr val="ED7D31">
                              <a:lumMod val="75000"/>
                            </a:srgbClr>
                          </a:solidFill>
                          <a:miter lim="800000"/>
                          <a:headEnd/>
                          <a:tailEnd/>
                          <a:extLst>
                            <a:ext uri="{C807C97D-BFC1-408E-A445-0C87EB9F89A2}">
                              <ask:lineSketchStyleProps xmlns:ask="http://schemas.microsoft.com/office/drawing/2018/sketchyshapes" sd="248531763">
                                <a:prstGeom prst="rect">
                                  <a:avLst/>
                                </a:prstGeom>
                                <ask:type>
                                  <ask:lineSketchScribble/>
                                </ask:type>
                              </ask:lineSketchStyleProps>
                            </a:ext>
                          </a:extLst>
                        </a:ln>
                      </wps:spPr>
                      <wps:txbx>
                        <w:txbxContent>
                          <w:p w14:paraId="29F3BE1A" w14:textId="77777777" w:rsidR="00C41BF9" w:rsidRPr="004D7CE6" w:rsidRDefault="00C41BF9" w:rsidP="00C41BF9">
                            <w:pPr>
                              <w:jc w:val="both"/>
                            </w:pPr>
                            <w:r w:rsidRPr="004D7CE6">
                              <w:rPr>
                                <w:b/>
                                <w:bCs/>
                              </w:rPr>
                              <w:t>Pro Tip</w:t>
                            </w:r>
                            <w:r w:rsidRPr="004D7CE6">
                              <w:t>: Focus on the trends that most affect your industry. For example, a manufacturing company should pay extra attention to emissions regulations, while a tech company might focus on data privacy.</w:t>
                            </w:r>
                          </w:p>
                          <w:p w14:paraId="06D0AC0A" w14:textId="77777777" w:rsidR="00C41BF9" w:rsidRDefault="00C41BF9" w:rsidP="00C41BF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F9CD2B" id="_x0000_s1048" type="#_x0000_t202" style="position:absolute;left:0;text-align:left;margin-left:17.75pt;margin-top:79.35pt;width:432.2pt;height:60.8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" fillcolor="#e0e7f8" strokecolor="#c55a11">
                <v:textbox>
                  <w:txbxContent>
                    <w:p w14:paraId="29F3BE1A" w14:textId="77777777" w:rsidR="00C41BF9" w:rsidRPr="004D7CE6" w:rsidRDefault="00C41BF9" w:rsidP="00C41BF9">
                      <w:pPr>
                        <w:jc w:val="both"/>
                      </w:pPr>
                      <w:r w:rsidRPr="004D7CE6">
                        <w:rPr>
                          <w:b/>
                          <w:bCs/>
                        </w:rPr>
                        <w:t>Pro Tip</w:t>
                      </w:r>
                      <w:r w:rsidRPr="004D7CE6">
                        <w:t>: Focus on the trends that most affect your industry. For example, a manufacturing company should pay extra attention to emissions regulations, while a tech company might focus on data privacy.</w:t>
                      </w:r>
                    </w:p>
                    <w:p w14:paraId="06D0AC0A" w14:textId="77777777" w:rsidR="00C41BF9" w:rsidRDefault="00C41BF9" w:rsidP="00C41BF9"/>
                  </w:txbxContent>
                </v:textbox>
                <w10:wrap type="square"/>
              </v:shape>
            </w:pict>
          </mc:Fallback>
        </mc:AlternateContent>
      </w:r>
      <w:r w:rsidR="00C41BF9" w:rsidRPr="00C41BF9">
        <w:rPr>
          <w:rFonts w:ascii="Gill Sans Nova" w:eastAsia="Calibri" w:hAnsi="Gill Sans Nova" w:cs="Arial"/>
          <w:b/>
          <w:bCs/>
          <w:szCs w:val="22"/>
        </w:rPr>
        <w:t>Pandemics and Health Crises:</w:t>
      </w:r>
      <w:r w:rsidR="00C41BF9" w:rsidRPr="00C41BF9">
        <w:rPr>
          <w:rFonts w:ascii="Gill Sans Nova" w:eastAsia="Calibri" w:hAnsi="Gill Sans Nova" w:cs="Arial"/>
          <w:szCs w:val="22"/>
        </w:rPr>
        <w:t xml:space="preserve"> Global events such as COVID-19 introduce new risks, including health and safety concerns, supply chain disruptions, and shifting labour dynamics. Companies must adapt quickly to such global shocks to minimise potential impacts.</w:t>
      </w:r>
    </w:p>
    <w:p w14:paraId="2FF3711C" w14:textId="77777777" w:rsidR="00C41BF9" w:rsidRPr="00C41BF9" w:rsidRDefault="00C41BF9" w:rsidP="00C41BF9">
      <w:pPr>
        <w:spacing w:line="259" w:lineRule="auto"/>
        <w:jc w:val="both"/>
        <w:rPr>
          <w:rFonts w:ascii="Gill Sans Nova" w:eastAsia="Calibri" w:hAnsi="Gill Sans Nova" w:cs="Arial"/>
          <w:b/>
          <w:bCs/>
          <w:szCs w:val="22"/>
        </w:rPr>
      </w:pPr>
      <w:r w:rsidRPr="00C41BF9">
        <w:rPr>
          <w:rFonts w:ascii="Gill Sans Nova" w:eastAsia="Calibri" w:hAnsi="Gill Sans Nova" w:cs="Arial"/>
          <w:b/>
          <w:bCs/>
          <w:szCs w:val="22"/>
        </w:rPr>
        <w:t>2.3.3 Why Conduct an ESG Risk Assessment?</w:t>
      </w:r>
    </w:p>
    <w:p w14:paraId="29471C29" w14:textId="77777777" w:rsidR="00C41BF9" w:rsidRPr="00C41BF9" w:rsidRDefault="00C41BF9" w:rsidP="00C41BF9">
      <w:pPr>
        <w:numPr>
          <w:ilvl w:val="0"/>
          <w:numId w:val="39"/>
        </w:numPr>
        <w:spacing w:line="259" w:lineRule="auto"/>
        <w:contextualSpacing/>
        <w:jc w:val="both"/>
        <w:rPr>
          <w:rFonts w:ascii="Gill Sans Nova" w:eastAsia="Calibri" w:hAnsi="Gill Sans Nova" w:cs="Arial"/>
          <w:szCs w:val="22"/>
        </w:rPr>
      </w:pPr>
      <w:r w:rsidRPr="00C41BF9">
        <w:rPr>
          <w:rFonts w:ascii="Gill Sans Nova" w:eastAsia="Calibri" w:hAnsi="Gill Sans Nova" w:cs="Arial"/>
          <w:b/>
          <w:bCs/>
          <w:szCs w:val="22"/>
        </w:rPr>
        <w:t>Manage Risks Early:</w:t>
      </w:r>
      <w:r w:rsidRPr="00C41BF9">
        <w:rPr>
          <w:rFonts w:ascii="Gill Sans Nova" w:eastAsia="Calibri" w:hAnsi="Gill Sans Nova" w:cs="Arial"/>
          <w:szCs w:val="22"/>
        </w:rPr>
        <w:t xml:space="preserve"> Early identification helps prevent crises.</w:t>
      </w:r>
    </w:p>
    <w:p w14:paraId="28101455" w14:textId="77777777" w:rsidR="00C41BF9" w:rsidRPr="00C41BF9" w:rsidRDefault="00C41BF9" w:rsidP="00C41BF9">
      <w:pPr>
        <w:numPr>
          <w:ilvl w:val="0"/>
          <w:numId w:val="39"/>
        </w:numPr>
        <w:spacing w:line="259" w:lineRule="auto"/>
        <w:contextualSpacing/>
        <w:jc w:val="both"/>
        <w:rPr>
          <w:rFonts w:ascii="Gill Sans Nova" w:eastAsia="Calibri" w:hAnsi="Gill Sans Nova" w:cs="Arial"/>
          <w:szCs w:val="22"/>
        </w:rPr>
      </w:pPr>
      <w:r w:rsidRPr="00C41BF9">
        <w:rPr>
          <w:rFonts w:ascii="Gill Sans Nova" w:eastAsia="Calibri" w:hAnsi="Gill Sans Nova" w:cs="Arial"/>
          <w:b/>
          <w:bCs/>
          <w:szCs w:val="22"/>
        </w:rPr>
        <w:t>Build Investor Trust:</w:t>
      </w:r>
      <w:r w:rsidRPr="00C41BF9">
        <w:rPr>
          <w:rFonts w:ascii="Gill Sans Nova" w:eastAsia="Calibri" w:hAnsi="Gill Sans Nova" w:cs="Arial"/>
          <w:szCs w:val="22"/>
        </w:rPr>
        <w:t xml:space="preserve"> Investors value proactive ESG risk management.</w:t>
      </w:r>
    </w:p>
    <w:p w14:paraId="0BE8C6A4" w14:textId="77777777" w:rsidR="00C41BF9" w:rsidRPr="00C41BF9" w:rsidRDefault="00C41BF9" w:rsidP="00C41BF9">
      <w:pPr>
        <w:numPr>
          <w:ilvl w:val="0"/>
          <w:numId w:val="39"/>
        </w:numPr>
        <w:spacing w:line="259" w:lineRule="auto"/>
        <w:contextualSpacing/>
        <w:jc w:val="both"/>
        <w:rPr>
          <w:rFonts w:ascii="Gill Sans Nova" w:eastAsia="Calibri" w:hAnsi="Gill Sans Nova" w:cs="Arial"/>
          <w:szCs w:val="22"/>
        </w:rPr>
      </w:pPr>
      <w:r w:rsidRPr="00C41BF9">
        <w:rPr>
          <w:rFonts w:ascii="Gill Sans Nova" w:eastAsia="Calibri" w:hAnsi="Gill Sans Nova" w:cs="Arial"/>
          <w:b/>
          <w:bCs/>
          <w:szCs w:val="22"/>
        </w:rPr>
        <w:t>Ensure Long-Term Success:</w:t>
      </w:r>
      <w:r w:rsidRPr="00C41BF9">
        <w:rPr>
          <w:rFonts w:ascii="Gill Sans Nova" w:eastAsia="Calibri" w:hAnsi="Gill Sans Nova" w:cs="Arial"/>
          <w:szCs w:val="22"/>
        </w:rPr>
        <w:t xml:space="preserve"> Tackling ESG risks today prepares your company for future challenges.</w:t>
      </w:r>
    </w:p>
    <w:p w14:paraId="7C19392C" w14:textId="77777777" w:rsidR="00C41BF9" w:rsidRPr="00C41BF9" w:rsidRDefault="00C41BF9" w:rsidP="00C41BF9">
      <w:pPr>
        <w:spacing w:line="259" w:lineRule="auto"/>
        <w:jc w:val="both"/>
        <w:rPr>
          <w:rFonts w:ascii="Gill Sans Nova" w:eastAsia="Calibri" w:hAnsi="Gill Sans Nova" w:cs="Arial"/>
          <w:b/>
          <w:bCs/>
          <w:szCs w:val="22"/>
        </w:rPr>
      </w:pPr>
      <w:r w:rsidRPr="00C41BF9">
        <w:rPr>
          <w:rFonts w:ascii="Gill Sans Nova" w:eastAsia="Calibri" w:hAnsi="Gill Sans Nova" w:cs="Arial"/>
          <w:b/>
          <w:bCs/>
          <w:szCs w:val="22"/>
        </w:rPr>
        <w:t>2.3.4 ESG Risk Assessment Process: Key Steps</w:t>
      </w:r>
    </w:p>
    <w:p w14:paraId="6EB344A4" w14:textId="77777777" w:rsidR="00C41BF9" w:rsidRPr="00C41BF9" w:rsidRDefault="00C41BF9" w:rsidP="00C41BF9">
      <w:pPr>
        <w:spacing w:line="259" w:lineRule="auto"/>
        <w:jc w:val="both"/>
        <w:rPr>
          <w:rFonts w:ascii="Gill Sans Nova" w:eastAsia="Calibri" w:hAnsi="Gill Sans Nova" w:cs="Arial"/>
          <w:szCs w:val="22"/>
        </w:rPr>
      </w:pPr>
      <w:r w:rsidRPr="00C41BF9">
        <w:rPr>
          <w:rFonts w:ascii="Gill Sans Nova" w:eastAsia="Calibri" w:hAnsi="Gill Sans Nova" w:cs="Arial"/>
          <w:szCs w:val="22"/>
        </w:rPr>
        <w:lastRenderedPageBreak/>
        <w:t>To build an effective ESG strategy, it is essential to identify, evaluate, and mitigate risks that could impact your company’s resilience. Below are the critical steps in conducting an ESG Risk Assessment:</w:t>
      </w:r>
    </w:p>
    <w:p w14:paraId="6E5D4AED" w14:textId="77777777" w:rsidR="00C41BF9" w:rsidRPr="00C41BF9" w:rsidRDefault="00C41BF9" w:rsidP="00C41BF9">
      <w:pPr>
        <w:spacing w:line="259" w:lineRule="auto"/>
        <w:jc w:val="both"/>
        <w:rPr>
          <w:rFonts w:ascii="Gill Sans Nova" w:eastAsia="Calibri" w:hAnsi="Gill Sans Nova" w:cs="Arial"/>
          <w:b/>
          <w:bCs/>
          <w:szCs w:val="22"/>
        </w:rPr>
      </w:pPr>
      <w:r w:rsidRPr="00C41BF9">
        <w:rPr>
          <w:rFonts w:ascii="Gill Sans Nova" w:eastAsia="Calibri" w:hAnsi="Gill Sans Nova" w:cs="Arial"/>
          <w:b/>
          <w:bCs/>
          <w:szCs w:val="22"/>
        </w:rPr>
        <w:t>Step 1: Identify Risks</w:t>
      </w:r>
    </w:p>
    <w:p w14:paraId="0C104FFA" w14:textId="77777777" w:rsidR="00C41BF9" w:rsidRPr="00C41BF9" w:rsidRDefault="00C41BF9" w:rsidP="00C41BF9">
      <w:pPr>
        <w:spacing w:line="259" w:lineRule="auto"/>
        <w:jc w:val="both"/>
        <w:rPr>
          <w:rFonts w:ascii="Gill Sans Nova" w:eastAsia="Calibri" w:hAnsi="Gill Sans Nova" w:cs="Arial"/>
          <w:szCs w:val="22"/>
        </w:rPr>
      </w:pPr>
      <w:r w:rsidRPr="00C41BF9">
        <w:rPr>
          <w:rFonts w:ascii="Gill Sans Nova" w:eastAsia="Calibri" w:hAnsi="Gill Sans Nova" w:cs="Arial"/>
          <w:szCs w:val="22"/>
        </w:rPr>
        <w:t>Begin by identifying potential ESG risks based on the gaps revealed during your CSA. Consider both internal and external risks.</w:t>
      </w:r>
    </w:p>
    <w:p w14:paraId="68D8D042" w14:textId="77777777" w:rsidR="00C41BF9" w:rsidRPr="00C41BF9" w:rsidRDefault="00C41BF9" w:rsidP="00C41BF9">
      <w:pPr>
        <w:numPr>
          <w:ilvl w:val="0"/>
          <w:numId w:val="41"/>
        </w:numPr>
        <w:spacing w:line="259" w:lineRule="auto"/>
        <w:jc w:val="both"/>
        <w:rPr>
          <w:rFonts w:ascii="Gill Sans Nova" w:eastAsia="Calibri" w:hAnsi="Gill Sans Nova" w:cs="Arial"/>
          <w:szCs w:val="22"/>
        </w:rPr>
      </w:pPr>
      <w:r w:rsidRPr="00C41BF9">
        <w:rPr>
          <w:rFonts w:ascii="Gill Sans Nova" w:eastAsia="Calibri" w:hAnsi="Gill Sans Nova" w:cs="Arial"/>
          <w:b/>
          <w:bCs/>
          <w:szCs w:val="22"/>
        </w:rPr>
        <w:t>Internal Risks:</w:t>
      </w:r>
      <w:r w:rsidRPr="00C41BF9">
        <w:rPr>
          <w:rFonts w:ascii="Gill Sans Nova" w:eastAsia="Calibri" w:hAnsi="Gill Sans Nova" w:cs="Arial"/>
          <w:szCs w:val="22"/>
        </w:rPr>
        <w:t xml:space="preserve"> Operational inefficiencies such as high carbon emissions, excessive waste, or poor employee satisfaction scores.</w:t>
      </w:r>
    </w:p>
    <w:p w14:paraId="60BA54C8" w14:textId="77777777" w:rsidR="00C41BF9" w:rsidRPr="00C41BF9" w:rsidRDefault="00C41BF9" w:rsidP="00C41BF9">
      <w:pPr>
        <w:numPr>
          <w:ilvl w:val="0"/>
          <w:numId w:val="41"/>
        </w:numPr>
        <w:spacing w:line="259" w:lineRule="auto"/>
        <w:jc w:val="both"/>
        <w:rPr>
          <w:rFonts w:ascii="Gill Sans Nova" w:eastAsia="Calibri" w:hAnsi="Gill Sans Nova" w:cs="Arial"/>
          <w:szCs w:val="22"/>
        </w:rPr>
      </w:pPr>
      <w:r w:rsidRPr="00C41BF9">
        <w:rPr>
          <w:rFonts w:ascii="Gill Sans Nova" w:eastAsia="Calibri" w:hAnsi="Gill Sans Nova" w:cs="Arial"/>
          <w:b/>
          <w:bCs/>
          <w:szCs w:val="22"/>
        </w:rPr>
        <w:t>External Risks:</w:t>
      </w:r>
      <w:r w:rsidRPr="00C41BF9">
        <w:rPr>
          <w:rFonts w:ascii="Gill Sans Nova" w:eastAsia="Calibri" w:hAnsi="Gill Sans Nova" w:cs="Arial"/>
          <w:szCs w:val="22"/>
        </w:rPr>
        <w:t xml:space="preserve"> Regulatory changes, shifting market expectations, or environmental events such as natural disasters or resource scarcity.</w:t>
      </w:r>
    </w:p>
    <w:p w14:paraId="67537091" w14:textId="77777777" w:rsidR="00C41BF9" w:rsidRPr="00C41BF9" w:rsidRDefault="00C41BF9" w:rsidP="00C41BF9">
      <w:pPr>
        <w:spacing w:line="259" w:lineRule="auto"/>
        <w:jc w:val="both"/>
        <w:rPr>
          <w:rFonts w:ascii="Gill Sans Nova" w:eastAsia="Calibri" w:hAnsi="Gill Sans Nova" w:cs="Arial"/>
          <w:szCs w:val="22"/>
        </w:rPr>
      </w:pPr>
      <w:r w:rsidRPr="00C41BF9">
        <w:rPr>
          <w:rFonts w:ascii="Gill Sans Nova" w:eastAsia="Calibri" w:hAnsi="Gill Sans Nova" w:cs="Arial"/>
          <w:b/>
          <w:bCs/>
          <w:szCs w:val="22"/>
        </w:rPr>
        <w:t>Engage Stakeholders:</w:t>
      </w:r>
      <w:r w:rsidRPr="00C41BF9">
        <w:rPr>
          <w:rFonts w:ascii="Gill Sans Nova" w:eastAsia="Calibri" w:hAnsi="Gill Sans Nova" w:cs="Arial"/>
          <w:szCs w:val="22"/>
        </w:rPr>
        <w:t xml:space="preserve"> Involve employees, suppliers, investors, and community representatives. Their insights may uncover hidden risks—for example, community concerns about environmental impact or investor anxiety over governance practices.</w:t>
      </w:r>
    </w:p>
    <w:p w14:paraId="07126ACF" w14:textId="77777777" w:rsidR="00C41BF9" w:rsidRPr="00C41BF9" w:rsidRDefault="00C41BF9" w:rsidP="00C41BF9">
      <w:pPr>
        <w:spacing w:line="259" w:lineRule="auto"/>
        <w:jc w:val="both"/>
        <w:rPr>
          <w:rFonts w:ascii="Gill Sans Nova" w:eastAsia="Calibri" w:hAnsi="Gill Sans Nova" w:cs="Arial"/>
          <w:szCs w:val="22"/>
        </w:rPr>
      </w:pPr>
      <w:r w:rsidRPr="00C41BF9">
        <w:rPr>
          <w:rFonts w:ascii="Gill Sans Nova" w:eastAsia="Calibri" w:hAnsi="Gill Sans Nova" w:cs="Arial"/>
          <w:b/>
          <w:bCs/>
          <w:szCs w:val="22"/>
        </w:rPr>
        <w:t>Pro Tip: Map risks by source</w:t>
      </w:r>
      <w:r w:rsidRPr="00C41BF9">
        <w:rPr>
          <w:rFonts w:ascii="Gill Sans Nova" w:eastAsia="Calibri" w:hAnsi="Gill Sans Nova" w:cs="Arial"/>
          <w:szCs w:val="22"/>
        </w:rPr>
        <w:t>—categorise them as operational, regulatory, reputational, or financial. This helps you understand their origins and plan appropriate responses.</w:t>
      </w:r>
    </w:p>
    <w:p w14:paraId="68982B8A" w14:textId="77777777" w:rsidR="00C41BF9" w:rsidRPr="00C41BF9" w:rsidRDefault="00C41BF9" w:rsidP="00C41BF9">
      <w:pPr>
        <w:spacing w:line="259" w:lineRule="auto"/>
        <w:jc w:val="both"/>
        <w:rPr>
          <w:rFonts w:ascii="Gill Sans Nova" w:eastAsia="Calibri" w:hAnsi="Gill Sans Nova" w:cs="Arial"/>
          <w:b/>
          <w:bCs/>
          <w:szCs w:val="22"/>
        </w:rPr>
      </w:pPr>
      <w:r w:rsidRPr="00C41BF9">
        <w:rPr>
          <w:rFonts w:ascii="Gill Sans Nova" w:eastAsia="Calibri" w:hAnsi="Gill Sans Nova" w:cs="Arial"/>
          <w:b/>
          <w:bCs/>
          <w:szCs w:val="22"/>
        </w:rPr>
        <w:t>Step 2: Evaluate and Prioritize Risks</w:t>
      </w:r>
    </w:p>
    <w:p w14:paraId="30CB2AA5" w14:textId="77777777" w:rsidR="00C41BF9" w:rsidRPr="00C41BF9" w:rsidRDefault="00C41BF9" w:rsidP="00C41BF9">
      <w:pPr>
        <w:spacing w:line="259" w:lineRule="auto"/>
        <w:jc w:val="both"/>
        <w:rPr>
          <w:rFonts w:ascii="Gill Sans Nova" w:eastAsia="Calibri" w:hAnsi="Gill Sans Nova" w:cs="Arial"/>
          <w:szCs w:val="22"/>
        </w:rPr>
      </w:pPr>
      <w:r w:rsidRPr="00C41BF9">
        <w:rPr>
          <w:rFonts w:ascii="Gill Sans Nova" w:eastAsia="Calibri" w:hAnsi="Gill Sans Nova" w:cs="Arial"/>
          <w:szCs w:val="22"/>
        </w:rPr>
        <w:t>Not all risks are equal. Prioritisation is crucial for effective mitigation. Use tools such as a risk matrix to assess the likelihood and impact of each risk.</w:t>
      </w:r>
    </w:p>
    <w:p w14:paraId="7D2FC9CA" w14:textId="77777777" w:rsidR="00C41BF9" w:rsidRPr="00C41BF9" w:rsidRDefault="00C41BF9" w:rsidP="00C41BF9">
      <w:pPr>
        <w:numPr>
          <w:ilvl w:val="0"/>
          <w:numId w:val="42"/>
        </w:numPr>
        <w:spacing w:line="259" w:lineRule="auto"/>
        <w:jc w:val="both"/>
        <w:rPr>
          <w:rFonts w:ascii="Gill Sans Nova" w:eastAsia="Calibri" w:hAnsi="Gill Sans Nova" w:cs="Arial"/>
          <w:szCs w:val="22"/>
        </w:rPr>
      </w:pPr>
      <w:r w:rsidRPr="00C41BF9">
        <w:rPr>
          <w:rFonts w:ascii="Gill Sans Nova" w:eastAsia="Calibri" w:hAnsi="Gill Sans Nova" w:cs="Arial"/>
          <w:b/>
          <w:bCs/>
          <w:szCs w:val="22"/>
        </w:rPr>
        <w:t>Likelihood:</w:t>
      </w:r>
      <w:r w:rsidRPr="00C41BF9">
        <w:rPr>
          <w:rFonts w:ascii="Gill Sans Nova" w:eastAsia="Calibri" w:hAnsi="Gill Sans Nova" w:cs="Arial"/>
          <w:szCs w:val="22"/>
        </w:rPr>
        <w:t xml:space="preserve"> How probable is the risk? For example, stricter carbon regulations are increasingly likely due to the global push for emissions reduction.</w:t>
      </w:r>
    </w:p>
    <w:p w14:paraId="2D5D4006" w14:textId="77777777" w:rsidR="00C41BF9" w:rsidRPr="00C41BF9" w:rsidRDefault="00C41BF9" w:rsidP="00C41BF9">
      <w:pPr>
        <w:numPr>
          <w:ilvl w:val="0"/>
          <w:numId w:val="42"/>
        </w:numPr>
        <w:spacing w:line="259" w:lineRule="auto"/>
        <w:jc w:val="both"/>
        <w:rPr>
          <w:rFonts w:ascii="Gill Sans Nova" w:eastAsia="Calibri" w:hAnsi="Gill Sans Nova" w:cs="Arial"/>
          <w:szCs w:val="22"/>
        </w:rPr>
      </w:pPr>
      <w:r w:rsidRPr="00C41BF9">
        <w:rPr>
          <w:rFonts w:ascii="Gill Sans Nova" w:eastAsia="Calibri" w:hAnsi="Gill Sans Nova" w:cs="Arial"/>
          <w:b/>
          <w:bCs/>
          <w:szCs w:val="22"/>
        </w:rPr>
        <w:t>Impact:</w:t>
      </w:r>
      <w:r w:rsidRPr="00C41BF9">
        <w:rPr>
          <w:rFonts w:ascii="Gill Sans Nova" w:eastAsia="Calibri" w:hAnsi="Gill Sans Nova" w:cs="Arial"/>
          <w:szCs w:val="22"/>
        </w:rPr>
        <w:t xml:space="preserve"> Evaluate the potential consequences. Reputational harm may affect brand loyalty long-term, while financial penalties from non-compliance could have short-term implications.</w:t>
      </w:r>
    </w:p>
    <w:p w14:paraId="6D6DE08C" w14:textId="77777777" w:rsidR="00C41BF9" w:rsidRPr="00C41BF9" w:rsidRDefault="00C41BF9" w:rsidP="00C41BF9">
      <w:pPr>
        <w:spacing w:line="259" w:lineRule="auto"/>
        <w:jc w:val="both"/>
        <w:rPr>
          <w:rFonts w:ascii="Gill Sans Nova" w:eastAsia="Calibri" w:hAnsi="Gill Sans Nova" w:cs="Arial"/>
          <w:szCs w:val="22"/>
        </w:rPr>
      </w:pPr>
      <w:r w:rsidRPr="00C41BF9">
        <w:rPr>
          <w:rFonts w:ascii="Gill Sans Nova" w:eastAsia="Calibri" w:hAnsi="Gill Sans Nova" w:cs="Arial"/>
          <w:b/>
          <w:bCs/>
          <w:szCs w:val="22"/>
        </w:rPr>
        <w:t>Example:</w:t>
      </w:r>
      <w:r w:rsidRPr="00C41BF9">
        <w:rPr>
          <w:rFonts w:ascii="Gill Sans Nova" w:eastAsia="Calibri" w:hAnsi="Gill Sans Nova" w:cs="Arial"/>
          <w:szCs w:val="22"/>
        </w:rPr>
        <w:t xml:space="preserve"> If a company’s diversity metrics fall below industry standards, reputational damage becomes a high-risk concern, especially as competitors advance and public scrutiny around DEI increases.</w:t>
      </w:r>
    </w:p>
    <w:p w14:paraId="2B4C47CF" w14:textId="77777777" w:rsidR="00C41BF9" w:rsidRPr="00C41BF9" w:rsidRDefault="00C41BF9" w:rsidP="00C41BF9">
      <w:pPr>
        <w:spacing w:line="259" w:lineRule="auto"/>
        <w:jc w:val="both"/>
        <w:rPr>
          <w:rFonts w:ascii="Gill Sans Nova" w:eastAsia="Calibri" w:hAnsi="Gill Sans Nova" w:cs="Arial"/>
          <w:szCs w:val="22"/>
        </w:rPr>
      </w:pPr>
      <w:r w:rsidRPr="00C41BF9">
        <w:rPr>
          <w:rFonts w:ascii="Gill Sans Nova" w:eastAsia="Calibri" w:hAnsi="Gill Sans Nova" w:cs="Arial"/>
          <w:szCs w:val="22"/>
        </w:rPr>
        <w:t>Tool Spotlight: Risk Matrix – Categorise risks as High, Medium, or Low in terms of likelihood and impact. Focus mitigation efforts on High risks first.</w:t>
      </w:r>
    </w:p>
    <w:p w14:paraId="286B87DF" w14:textId="77777777" w:rsidR="00C41BF9" w:rsidRPr="00C41BF9" w:rsidRDefault="00C41BF9" w:rsidP="00C41BF9">
      <w:pPr>
        <w:spacing w:line="259" w:lineRule="auto"/>
        <w:jc w:val="both"/>
        <w:rPr>
          <w:rFonts w:ascii="Gill Sans Nova" w:eastAsia="Calibri" w:hAnsi="Gill Sans Nova" w:cs="Arial"/>
          <w:b/>
          <w:bCs/>
          <w:szCs w:val="22"/>
        </w:rPr>
      </w:pPr>
      <w:r w:rsidRPr="00C41BF9">
        <w:rPr>
          <w:rFonts w:ascii="Gill Sans Nova" w:eastAsia="Calibri" w:hAnsi="Gill Sans Nova" w:cs="Arial"/>
          <w:b/>
          <w:bCs/>
          <w:szCs w:val="22"/>
        </w:rPr>
        <w:t>Step 3: Develop Mitigation Plans</w:t>
      </w:r>
    </w:p>
    <w:p w14:paraId="40484E47" w14:textId="77777777" w:rsidR="00C41BF9" w:rsidRPr="00C41BF9" w:rsidRDefault="00C41BF9" w:rsidP="00C41BF9">
      <w:pPr>
        <w:spacing w:line="259" w:lineRule="auto"/>
        <w:jc w:val="both"/>
        <w:rPr>
          <w:rFonts w:ascii="Gill Sans Nova" w:eastAsia="Calibri" w:hAnsi="Gill Sans Nova" w:cs="Arial"/>
          <w:szCs w:val="22"/>
        </w:rPr>
      </w:pPr>
      <w:r w:rsidRPr="00C41BF9">
        <w:rPr>
          <w:rFonts w:ascii="Gill Sans Nova" w:eastAsia="Calibri" w:hAnsi="Gill Sans Nova" w:cs="Arial"/>
          <w:szCs w:val="22"/>
        </w:rPr>
        <w:t>After prioritisation, define specific actions to reduce or eliminate each key risk.</w:t>
      </w:r>
    </w:p>
    <w:p w14:paraId="30EFD296" w14:textId="77777777" w:rsidR="00C41BF9" w:rsidRPr="00C41BF9" w:rsidRDefault="00C41BF9" w:rsidP="00C41BF9">
      <w:pPr>
        <w:numPr>
          <w:ilvl w:val="0"/>
          <w:numId w:val="43"/>
        </w:numPr>
        <w:spacing w:line="259" w:lineRule="auto"/>
        <w:jc w:val="both"/>
        <w:rPr>
          <w:rFonts w:ascii="Gill Sans Nova" w:eastAsia="Calibri" w:hAnsi="Gill Sans Nova" w:cs="Arial"/>
          <w:szCs w:val="22"/>
        </w:rPr>
      </w:pPr>
      <w:r w:rsidRPr="00C41BF9">
        <w:rPr>
          <w:rFonts w:ascii="Gill Sans Nova" w:eastAsia="Calibri" w:hAnsi="Gill Sans Nova" w:cs="Arial"/>
          <w:b/>
          <w:bCs/>
          <w:szCs w:val="22"/>
        </w:rPr>
        <w:lastRenderedPageBreak/>
        <w:t>Environmental Risks:</w:t>
      </w:r>
      <w:r w:rsidRPr="00C41BF9">
        <w:rPr>
          <w:rFonts w:ascii="Gill Sans Nova" w:eastAsia="Calibri" w:hAnsi="Gill Sans Nova" w:cs="Arial"/>
          <w:szCs w:val="22"/>
        </w:rPr>
        <w:t xml:space="preserve"> Reduce high emissions by transitioning to renewable energy or improving logistics efficiency.</w:t>
      </w:r>
    </w:p>
    <w:p w14:paraId="7B6E8155" w14:textId="77777777" w:rsidR="00C41BF9" w:rsidRPr="00C41BF9" w:rsidRDefault="00C41BF9" w:rsidP="00C41BF9">
      <w:pPr>
        <w:numPr>
          <w:ilvl w:val="0"/>
          <w:numId w:val="43"/>
        </w:numPr>
        <w:spacing w:line="259" w:lineRule="auto"/>
        <w:jc w:val="both"/>
        <w:rPr>
          <w:rFonts w:ascii="Gill Sans Nova" w:eastAsia="Calibri" w:hAnsi="Gill Sans Nova" w:cs="Arial"/>
          <w:szCs w:val="22"/>
        </w:rPr>
      </w:pPr>
      <w:r w:rsidRPr="00C41BF9">
        <w:rPr>
          <w:rFonts w:ascii="Gill Sans Nova" w:eastAsia="Calibri" w:hAnsi="Gill Sans Nova" w:cs="Arial"/>
          <w:b/>
          <w:bCs/>
          <w:szCs w:val="22"/>
        </w:rPr>
        <w:t>Social Risks:</w:t>
      </w:r>
      <w:r w:rsidRPr="00C41BF9">
        <w:rPr>
          <w:rFonts w:ascii="Gill Sans Nova" w:eastAsia="Calibri" w:hAnsi="Gill Sans Nova" w:cs="Arial"/>
          <w:szCs w:val="22"/>
        </w:rPr>
        <w:t xml:space="preserve"> Enhance employee satisfaction with better workplace policies, such as flexible hours or strengthened DEI initiatives.</w:t>
      </w:r>
    </w:p>
    <w:p w14:paraId="59648699" w14:textId="77777777" w:rsidR="00C41BF9" w:rsidRPr="00C41BF9" w:rsidRDefault="00C41BF9" w:rsidP="00C41BF9">
      <w:pPr>
        <w:numPr>
          <w:ilvl w:val="0"/>
          <w:numId w:val="43"/>
        </w:numPr>
        <w:spacing w:line="259" w:lineRule="auto"/>
        <w:jc w:val="both"/>
        <w:rPr>
          <w:rFonts w:ascii="Gill Sans Nova" w:eastAsia="Calibri" w:hAnsi="Gill Sans Nova" w:cs="Arial"/>
          <w:szCs w:val="22"/>
        </w:rPr>
      </w:pPr>
      <w:r w:rsidRPr="00C41BF9">
        <w:rPr>
          <w:rFonts w:ascii="Gill Sans Nova" w:eastAsia="Calibri" w:hAnsi="Gill Sans Nova" w:cs="Arial"/>
          <w:b/>
          <w:bCs/>
          <w:szCs w:val="22"/>
        </w:rPr>
        <w:t>Governance Risks:</w:t>
      </w:r>
      <w:r w:rsidRPr="00C41BF9">
        <w:rPr>
          <w:rFonts w:ascii="Gill Sans Nova" w:eastAsia="Calibri" w:hAnsi="Gill Sans Nova" w:cs="Arial"/>
          <w:szCs w:val="22"/>
        </w:rPr>
        <w:t xml:space="preserve"> Improve oversight by implementing internal audits or increasing board transparency.</w:t>
      </w:r>
    </w:p>
    <w:p w14:paraId="008C8B01" w14:textId="77777777" w:rsidR="00C41BF9" w:rsidRPr="00C41BF9" w:rsidRDefault="00C41BF9" w:rsidP="00C41BF9">
      <w:pPr>
        <w:spacing w:line="259" w:lineRule="auto"/>
        <w:jc w:val="both"/>
        <w:rPr>
          <w:rFonts w:ascii="Gill Sans Nova" w:eastAsia="Calibri" w:hAnsi="Gill Sans Nova" w:cs="Arial"/>
          <w:szCs w:val="22"/>
        </w:rPr>
      </w:pPr>
      <w:r w:rsidRPr="00C41BF9">
        <w:rPr>
          <w:rFonts w:ascii="Gill Sans Nova" w:eastAsia="Calibri" w:hAnsi="Gill Sans Nova" w:cs="Arial"/>
          <w:b/>
          <w:bCs/>
          <w:szCs w:val="22"/>
        </w:rPr>
        <w:t>Assign Clear Ownership:</w:t>
      </w:r>
      <w:r w:rsidRPr="00C41BF9">
        <w:rPr>
          <w:rFonts w:ascii="Gill Sans Nova" w:eastAsia="Calibri" w:hAnsi="Gill Sans Nova" w:cs="Arial"/>
          <w:szCs w:val="22"/>
        </w:rPr>
        <w:t xml:space="preserve"> Allocate each risk to a specific team or individual. This promotes accountability and allows for effective tracking.</w:t>
      </w:r>
    </w:p>
    <w:p w14:paraId="2ABD5CA9" w14:textId="77777777" w:rsidR="00C41BF9" w:rsidRPr="00C41BF9" w:rsidRDefault="00C41BF9" w:rsidP="00C41BF9">
      <w:pPr>
        <w:spacing w:line="259" w:lineRule="auto"/>
        <w:jc w:val="both"/>
        <w:rPr>
          <w:rFonts w:ascii="Gill Sans Nova" w:eastAsia="Calibri" w:hAnsi="Gill Sans Nova" w:cs="Arial"/>
          <w:szCs w:val="22"/>
        </w:rPr>
      </w:pPr>
      <w:r w:rsidRPr="00C41BF9">
        <w:rPr>
          <w:rFonts w:ascii="Gill Sans Nova" w:eastAsia="Calibri" w:hAnsi="Gill Sans Nova" w:cs="Arial"/>
          <w:b/>
          <w:bCs/>
          <w:szCs w:val="22"/>
        </w:rPr>
        <w:t>Quick Tip:</w:t>
      </w:r>
      <w:r w:rsidRPr="00C41BF9">
        <w:rPr>
          <w:rFonts w:ascii="Gill Sans Nova" w:eastAsia="Calibri" w:hAnsi="Gill Sans Nova" w:cs="Arial"/>
          <w:szCs w:val="22"/>
        </w:rPr>
        <w:t xml:space="preserve"> Align mitigation with existing strengths. For instance, leverage strong community ties to reinforce the social pillar of your ESG approach.</w:t>
      </w:r>
    </w:p>
    <w:p w14:paraId="3D989B2F" w14:textId="77777777" w:rsidR="00C41BF9" w:rsidRPr="00C41BF9" w:rsidRDefault="00C41BF9" w:rsidP="00C41BF9">
      <w:pPr>
        <w:spacing w:line="259" w:lineRule="auto"/>
        <w:jc w:val="both"/>
        <w:rPr>
          <w:rFonts w:ascii="Gill Sans Nova" w:eastAsia="Calibri" w:hAnsi="Gill Sans Nova" w:cs="Arial"/>
          <w:b/>
          <w:bCs/>
          <w:szCs w:val="22"/>
        </w:rPr>
      </w:pPr>
      <w:r w:rsidRPr="00C41BF9">
        <w:rPr>
          <w:rFonts w:ascii="Gill Sans Nova" w:eastAsia="Calibri" w:hAnsi="Gill Sans Nova" w:cs="Arial"/>
          <w:b/>
          <w:bCs/>
          <w:szCs w:val="22"/>
        </w:rPr>
        <w:t>Step 4: Integrate Risk Management into Business Strategy</w:t>
      </w:r>
    </w:p>
    <w:p w14:paraId="22862C9C" w14:textId="77777777" w:rsidR="00C41BF9" w:rsidRPr="00C41BF9" w:rsidRDefault="00C41BF9" w:rsidP="00C41BF9">
      <w:pPr>
        <w:spacing w:line="259" w:lineRule="auto"/>
        <w:jc w:val="both"/>
        <w:rPr>
          <w:rFonts w:ascii="Gill Sans Nova" w:eastAsia="Calibri" w:hAnsi="Gill Sans Nova" w:cs="Arial"/>
          <w:szCs w:val="22"/>
        </w:rPr>
      </w:pPr>
      <w:r w:rsidRPr="00C41BF9">
        <w:rPr>
          <w:rFonts w:ascii="Gill Sans Nova" w:eastAsia="Calibri" w:hAnsi="Gill Sans Nova" w:cs="Arial"/>
          <w:szCs w:val="22"/>
        </w:rPr>
        <w:t>ESG risks should not be treated in isolation. Embed ESG risk management into broader business strategy and operations.</w:t>
      </w:r>
    </w:p>
    <w:p w14:paraId="106A2641" w14:textId="77777777" w:rsidR="00C41BF9" w:rsidRPr="00C41BF9" w:rsidRDefault="00C41BF9" w:rsidP="00C41BF9">
      <w:pPr>
        <w:numPr>
          <w:ilvl w:val="0"/>
          <w:numId w:val="44"/>
        </w:numPr>
        <w:spacing w:line="259" w:lineRule="auto"/>
        <w:jc w:val="both"/>
        <w:rPr>
          <w:rFonts w:ascii="Gill Sans Nova" w:eastAsia="Calibri" w:hAnsi="Gill Sans Nova" w:cs="Arial"/>
          <w:szCs w:val="22"/>
        </w:rPr>
      </w:pPr>
      <w:r w:rsidRPr="00C41BF9">
        <w:rPr>
          <w:rFonts w:ascii="Gill Sans Nova" w:eastAsia="Calibri" w:hAnsi="Gill Sans Nova" w:cs="Arial"/>
          <w:b/>
          <w:bCs/>
          <w:szCs w:val="22"/>
        </w:rPr>
        <w:t>Strategic Alignment:</w:t>
      </w:r>
      <w:r w:rsidRPr="00C41BF9">
        <w:rPr>
          <w:rFonts w:ascii="Gill Sans Nova" w:eastAsia="Calibri" w:hAnsi="Gill Sans Nova" w:cs="Arial"/>
          <w:szCs w:val="22"/>
        </w:rPr>
        <w:t xml:space="preserve"> Incorporate ESG considerations into top-level decision-making. Include ESG metrics when evaluating new projects or expansion plans.</w:t>
      </w:r>
    </w:p>
    <w:p w14:paraId="534A4D53" w14:textId="77777777" w:rsidR="00C41BF9" w:rsidRPr="00C41BF9" w:rsidRDefault="00C41BF9" w:rsidP="00C41BF9">
      <w:pPr>
        <w:numPr>
          <w:ilvl w:val="0"/>
          <w:numId w:val="44"/>
        </w:numPr>
        <w:spacing w:line="259" w:lineRule="auto"/>
        <w:jc w:val="both"/>
        <w:rPr>
          <w:rFonts w:ascii="Gill Sans Nova" w:eastAsia="Calibri" w:hAnsi="Gill Sans Nova" w:cs="Arial"/>
          <w:szCs w:val="22"/>
        </w:rPr>
      </w:pPr>
      <w:r w:rsidRPr="00C41BF9">
        <w:rPr>
          <w:rFonts w:ascii="Gill Sans Nova" w:eastAsia="Calibri" w:hAnsi="Gill Sans Nova" w:cs="Arial"/>
          <w:b/>
          <w:bCs/>
          <w:szCs w:val="22"/>
        </w:rPr>
        <w:t>Example:</w:t>
      </w:r>
      <w:r w:rsidRPr="00C41BF9">
        <w:rPr>
          <w:rFonts w:ascii="Gill Sans Nova" w:eastAsia="Calibri" w:hAnsi="Gill Sans Nova" w:cs="Arial"/>
          <w:szCs w:val="22"/>
        </w:rPr>
        <w:t xml:space="preserve"> A company planning overseas expansion should assess local environmental regulations, workforce diversity expectations, and community relations.</w:t>
      </w:r>
    </w:p>
    <w:p w14:paraId="64854E74" w14:textId="77777777" w:rsidR="00C41BF9" w:rsidRPr="00C41BF9" w:rsidRDefault="00C41BF9" w:rsidP="00C41BF9">
      <w:pPr>
        <w:spacing w:line="259" w:lineRule="auto"/>
        <w:jc w:val="both"/>
        <w:rPr>
          <w:rFonts w:ascii="Gill Sans Nova" w:eastAsia="Calibri" w:hAnsi="Gill Sans Nova" w:cs="Arial"/>
          <w:szCs w:val="22"/>
        </w:rPr>
      </w:pPr>
      <w:r w:rsidRPr="00C41BF9">
        <w:rPr>
          <w:rFonts w:ascii="Gill Sans Nova" w:eastAsia="Calibri" w:hAnsi="Gill Sans Nova" w:cs="Arial"/>
          <w:b/>
          <w:bCs/>
          <w:szCs w:val="22"/>
        </w:rPr>
        <w:t>Pro Tip: Link ESG risk metrics to performance reviews</w:t>
      </w:r>
      <w:r w:rsidRPr="00C41BF9">
        <w:rPr>
          <w:rFonts w:ascii="Gill Sans Nova" w:eastAsia="Calibri" w:hAnsi="Gill Sans Nova" w:cs="Arial"/>
          <w:szCs w:val="22"/>
        </w:rPr>
        <w:t>—incorporating ESG targets into executive compensation can reinforce accountability across the organisation.</w:t>
      </w:r>
    </w:p>
    <w:p w14:paraId="691FA828" w14:textId="77777777" w:rsidR="00C41BF9" w:rsidRPr="00C41BF9" w:rsidRDefault="00C41BF9" w:rsidP="00C41BF9">
      <w:pPr>
        <w:spacing w:line="259" w:lineRule="auto"/>
        <w:jc w:val="both"/>
        <w:rPr>
          <w:rFonts w:ascii="Gill Sans Nova" w:eastAsia="Calibri" w:hAnsi="Gill Sans Nova" w:cs="Arial"/>
          <w:b/>
          <w:bCs/>
          <w:szCs w:val="22"/>
        </w:rPr>
      </w:pPr>
      <w:r w:rsidRPr="00C41BF9">
        <w:rPr>
          <w:rFonts w:ascii="Gill Sans Nova" w:eastAsia="Calibri" w:hAnsi="Gill Sans Nova" w:cs="Arial"/>
          <w:b/>
          <w:bCs/>
          <w:szCs w:val="22"/>
        </w:rPr>
        <w:t>Step 5: Monitor and Report on Risks</w:t>
      </w:r>
    </w:p>
    <w:p w14:paraId="7E82F592" w14:textId="77777777" w:rsidR="00C41BF9" w:rsidRPr="00C41BF9" w:rsidRDefault="00C41BF9" w:rsidP="00C41BF9">
      <w:pPr>
        <w:spacing w:line="259" w:lineRule="auto"/>
        <w:jc w:val="both"/>
        <w:rPr>
          <w:rFonts w:ascii="Gill Sans Nova" w:eastAsia="Calibri" w:hAnsi="Gill Sans Nova" w:cs="Arial"/>
          <w:szCs w:val="22"/>
        </w:rPr>
      </w:pPr>
      <w:r w:rsidRPr="00C41BF9">
        <w:rPr>
          <w:rFonts w:ascii="Gill Sans Nova" w:eastAsia="Calibri" w:hAnsi="Gill Sans Nova" w:cs="Arial"/>
          <w:szCs w:val="22"/>
        </w:rPr>
        <w:t>ESG risks are dynamic and evolve over time. A robust monitoring and reporting system ensures continued oversight.</w:t>
      </w:r>
    </w:p>
    <w:p w14:paraId="0113E997" w14:textId="77777777" w:rsidR="00C41BF9" w:rsidRPr="00C41BF9" w:rsidRDefault="00C41BF9" w:rsidP="00C41BF9">
      <w:pPr>
        <w:numPr>
          <w:ilvl w:val="0"/>
          <w:numId w:val="45"/>
        </w:numPr>
        <w:spacing w:line="259" w:lineRule="auto"/>
        <w:jc w:val="both"/>
        <w:rPr>
          <w:rFonts w:ascii="Gill Sans Nova" w:eastAsia="Calibri" w:hAnsi="Gill Sans Nova" w:cs="Arial"/>
          <w:szCs w:val="22"/>
        </w:rPr>
      </w:pPr>
      <w:r w:rsidRPr="00C41BF9">
        <w:rPr>
          <w:rFonts w:ascii="Gill Sans Nova" w:eastAsia="Calibri" w:hAnsi="Gill Sans Nova" w:cs="Arial"/>
          <w:b/>
          <w:bCs/>
          <w:szCs w:val="22"/>
        </w:rPr>
        <w:t>Continuous Monitoring:</w:t>
      </w:r>
      <w:r w:rsidRPr="00C41BF9">
        <w:rPr>
          <w:rFonts w:ascii="Gill Sans Nova" w:eastAsia="Calibri" w:hAnsi="Gill Sans Nova" w:cs="Arial"/>
          <w:szCs w:val="22"/>
        </w:rPr>
        <w:t xml:space="preserve"> Establish regular data collection and reviews. Quarterly ESG reviews and integration into financial dashboards are recommended.</w:t>
      </w:r>
    </w:p>
    <w:p w14:paraId="73F4E998" w14:textId="77777777" w:rsidR="00C41BF9" w:rsidRPr="00C41BF9" w:rsidRDefault="00C41BF9" w:rsidP="00C41BF9">
      <w:pPr>
        <w:numPr>
          <w:ilvl w:val="0"/>
          <w:numId w:val="45"/>
        </w:numPr>
        <w:spacing w:line="259" w:lineRule="auto"/>
        <w:jc w:val="both"/>
        <w:rPr>
          <w:rFonts w:ascii="Gill Sans Nova" w:eastAsia="Calibri" w:hAnsi="Gill Sans Nova" w:cs="Arial"/>
          <w:szCs w:val="22"/>
        </w:rPr>
      </w:pPr>
      <w:r w:rsidRPr="00C41BF9">
        <w:rPr>
          <w:rFonts w:ascii="Gill Sans Nova" w:eastAsia="Calibri" w:hAnsi="Gill Sans Nova" w:cs="Arial"/>
          <w:b/>
          <w:bCs/>
          <w:szCs w:val="22"/>
        </w:rPr>
        <w:t>External Reporting:</w:t>
      </w:r>
      <w:r w:rsidRPr="00C41BF9">
        <w:rPr>
          <w:rFonts w:ascii="Gill Sans Nova" w:eastAsia="Calibri" w:hAnsi="Gill Sans Nova" w:cs="Arial"/>
          <w:szCs w:val="22"/>
        </w:rPr>
        <w:t xml:space="preserve"> Transparency builds trust. Report ESG risk management progress to investors, customers, and employees.</w:t>
      </w:r>
    </w:p>
    <w:p w14:paraId="15B25EB7" w14:textId="77777777" w:rsidR="00C41BF9" w:rsidRPr="00C41BF9" w:rsidRDefault="00C41BF9" w:rsidP="00C41BF9">
      <w:pPr>
        <w:spacing w:line="259" w:lineRule="auto"/>
        <w:jc w:val="both"/>
        <w:rPr>
          <w:rFonts w:ascii="Gill Sans Nova" w:eastAsia="Calibri" w:hAnsi="Gill Sans Nova" w:cs="Arial"/>
          <w:szCs w:val="22"/>
        </w:rPr>
      </w:pPr>
      <w:r w:rsidRPr="00C41BF9">
        <w:rPr>
          <w:rFonts w:ascii="Gill Sans Nova" w:eastAsia="Calibri" w:hAnsi="Gill Sans Nova" w:cs="Arial"/>
          <w:b/>
          <w:bCs/>
          <w:szCs w:val="22"/>
        </w:rPr>
        <w:t>Tool Spotlight:</w:t>
      </w:r>
      <w:r w:rsidRPr="00C41BF9">
        <w:rPr>
          <w:rFonts w:ascii="Gill Sans Nova" w:eastAsia="Calibri" w:hAnsi="Gill Sans Nova" w:cs="Arial"/>
          <w:szCs w:val="22"/>
        </w:rPr>
        <w:t xml:space="preserve"> Scenario Analysis – Assess how future scenarios (e.g. tougher emissions laws) could affect operations. This anticipatory approach helps plan ahead.</w:t>
      </w:r>
    </w:p>
    <w:p w14:paraId="76E8401C" w14:textId="77777777" w:rsidR="00C41BF9" w:rsidRPr="00C41BF9" w:rsidRDefault="00C41BF9" w:rsidP="00C41BF9">
      <w:pPr>
        <w:spacing w:line="259" w:lineRule="auto"/>
        <w:jc w:val="both"/>
        <w:rPr>
          <w:rFonts w:ascii="Gill Sans Nova" w:eastAsia="Calibri" w:hAnsi="Gill Sans Nova" w:cs="Arial"/>
          <w:szCs w:val="22"/>
        </w:rPr>
      </w:pPr>
      <w:r w:rsidRPr="00C41BF9">
        <w:rPr>
          <w:rFonts w:ascii="Gill Sans Nova" w:eastAsia="Calibri" w:hAnsi="Gill Sans Nova" w:cs="Arial"/>
          <w:b/>
          <w:bCs/>
          <w:szCs w:val="22"/>
        </w:rPr>
        <w:t>Example:</w:t>
      </w:r>
      <w:r w:rsidRPr="00C41BF9">
        <w:rPr>
          <w:rFonts w:ascii="Gill Sans Nova" w:eastAsia="Calibri" w:hAnsi="Gill Sans Nova" w:cs="Arial"/>
          <w:szCs w:val="22"/>
        </w:rPr>
        <w:t xml:space="preserve"> A manufacturing firm used scenario analysis to explore the impact of switching to renewable energy. By acting early, they locked in contracts before costs rose, mitigating long-term financial risks.</w:t>
      </w:r>
    </w:p>
    <w:p w14:paraId="46F063C3" w14:textId="77777777" w:rsidR="00C41BF9" w:rsidRPr="00C41BF9" w:rsidRDefault="00C41BF9" w:rsidP="00C41BF9">
      <w:pPr>
        <w:spacing w:line="259" w:lineRule="auto"/>
        <w:jc w:val="both"/>
        <w:rPr>
          <w:rFonts w:ascii="Gill Sans Nova" w:eastAsia="Calibri" w:hAnsi="Gill Sans Nova" w:cs="Arial"/>
          <w:b/>
          <w:bCs/>
          <w:szCs w:val="22"/>
        </w:rPr>
      </w:pPr>
      <w:r w:rsidRPr="00C41BF9">
        <w:rPr>
          <w:rFonts w:ascii="Gill Sans Nova" w:eastAsia="Calibri" w:hAnsi="Gill Sans Nova" w:cs="Arial"/>
          <w:b/>
          <w:bCs/>
          <w:szCs w:val="22"/>
        </w:rPr>
        <w:lastRenderedPageBreak/>
        <w:t>Step 6: Adapt and Refine Mitigation Strategies</w:t>
      </w:r>
    </w:p>
    <w:p w14:paraId="0F3017C5" w14:textId="77777777" w:rsidR="00C41BF9" w:rsidRPr="00C41BF9" w:rsidRDefault="00C41BF9" w:rsidP="00C41BF9">
      <w:pPr>
        <w:numPr>
          <w:ilvl w:val="0"/>
          <w:numId w:val="46"/>
        </w:numPr>
        <w:spacing w:line="259" w:lineRule="auto"/>
        <w:jc w:val="both"/>
        <w:rPr>
          <w:rFonts w:ascii="Gill Sans Nova" w:eastAsia="Calibri" w:hAnsi="Gill Sans Nova" w:cs="Arial"/>
          <w:szCs w:val="22"/>
        </w:rPr>
      </w:pPr>
      <w:r w:rsidRPr="00C41BF9">
        <w:rPr>
          <w:rFonts w:ascii="Gill Sans Nova" w:eastAsia="Calibri" w:hAnsi="Gill Sans Nova" w:cs="Arial"/>
          <w:b/>
          <w:bCs/>
          <w:szCs w:val="22"/>
        </w:rPr>
        <w:t>Regular Updates:</w:t>
      </w:r>
      <w:r w:rsidRPr="00C41BF9">
        <w:rPr>
          <w:rFonts w:ascii="Gill Sans Nova" w:eastAsia="Calibri" w:hAnsi="Gill Sans Nova" w:cs="Arial"/>
          <w:szCs w:val="22"/>
        </w:rPr>
        <w:t xml:space="preserve"> Conduct annual reviews of your ESG risk landscape. Adjust strategies in response to new regulations, technologies, or stakeholder expectations.</w:t>
      </w:r>
    </w:p>
    <w:p w14:paraId="430C9192" w14:textId="77777777" w:rsidR="00C41BF9" w:rsidRPr="00C41BF9" w:rsidRDefault="00C41BF9" w:rsidP="00C41BF9">
      <w:pPr>
        <w:numPr>
          <w:ilvl w:val="0"/>
          <w:numId w:val="46"/>
        </w:numPr>
        <w:spacing w:line="259" w:lineRule="auto"/>
        <w:jc w:val="both"/>
        <w:rPr>
          <w:rFonts w:ascii="Gill Sans Nova" w:eastAsia="Calibri" w:hAnsi="Gill Sans Nova" w:cs="Arial"/>
          <w:szCs w:val="22"/>
        </w:rPr>
      </w:pPr>
      <w:r w:rsidRPr="00C41BF9">
        <w:rPr>
          <w:rFonts w:ascii="Gill Sans Nova" w:eastAsia="Calibri" w:hAnsi="Gill Sans Nova" w:cs="Arial"/>
          <w:b/>
          <w:bCs/>
          <w:szCs w:val="22"/>
        </w:rPr>
        <w:t>Feedback Integration:</w:t>
      </w:r>
      <w:r w:rsidRPr="00C41BF9">
        <w:rPr>
          <w:rFonts w:ascii="Gill Sans Nova" w:eastAsia="Calibri" w:hAnsi="Gill Sans Nova" w:cs="Arial"/>
          <w:szCs w:val="22"/>
        </w:rPr>
        <w:t xml:space="preserve"> Use internal audits, stakeholder feedback, and external trends to refine your approach.</w:t>
      </w:r>
    </w:p>
    <w:p w14:paraId="54395FEF" w14:textId="77777777" w:rsidR="00C41BF9" w:rsidRPr="00C41BF9" w:rsidRDefault="00C41BF9" w:rsidP="00C41BF9">
      <w:pPr>
        <w:spacing w:line="259" w:lineRule="auto"/>
        <w:jc w:val="both"/>
        <w:rPr>
          <w:rFonts w:ascii="Gill Sans Nova" w:eastAsia="Calibri" w:hAnsi="Gill Sans Nova" w:cs="Arial"/>
          <w:szCs w:val="22"/>
        </w:rPr>
      </w:pPr>
      <w:r w:rsidRPr="00C41BF9">
        <w:rPr>
          <w:rFonts w:ascii="Gill Sans Nova" w:eastAsia="Calibri" w:hAnsi="Gill Sans Nova" w:cs="Arial"/>
          <w:b/>
          <w:bCs/>
          <w:szCs w:val="22"/>
        </w:rPr>
        <w:t>Quick Win:</w:t>
      </w:r>
      <w:r w:rsidRPr="00C41BF9">
        <w:rPr>
          <w:rFonts w:ascii="Gill Sans Nova" w:eastAsia="Calibri" w:hAnsi="Gill Sans Nova" w:cs="Arial"/>
          <w:szCs w:val="22"/>
        </w:rPr>
        <w:t xml:space="preserve"> Pilot-test risk mitigation measures before full implementation. This allows time to evaluate their effectiveness and make improvements.</w:t>
      </w:r>
    </w:p>
    <w:p w14:paraId="3822421F" w14:textId="77777777" w:rsidR="00C41BF9" w:rsidRPr="00C41BF9" w:rsidRDefault="00C41BF9" w:rsidP="00C41BF9">
      <w:pPr>
        <w:keepNext/>
        <w:keepLines/>
        <w:spacing w:before="160" w:after="80" w:line="259" w:lineRule="auto"/>
        <w:jc w:val="both"/>
        <w:outlineLvl w:val="1"/>
        <w:rPr>
          <w:rFonts w:ascii="Gill Sans Nova" w:eastAsia="Times New Roman" w:hAnsi="Gill Sans Nova" w:cs="Times New Roman"/>
          <w:b/>
          <w:bCs/>
          <w:color w:val="2F5496"/>
          <w:sz w:val="28"/>
          <w:szCs w:val="32"/>
        </w:rPr>
      </w:pPr>
      <w:r w:rsidRPr="00C41BF9">
        <w:rPr>
          <w:rFonts w:ascii="Gill Sans Nova" w:eastAsia="Times New Roman" w:hAnsi="Gill Sans Nova" w:cs="Times New Roman"/>
          <w:b/>
          <w:bCs/>
          <w:color w:val="2F5496"/>
          <w:sz w:val="28"/>
          <w:szCs w:val="32"/>
        </w:rPr>
        <w:t>2.4 Common Challenges and Solutions</w:t>
      </w:r>
    </w:p>
    <w:p w14:paraId="154F6120" w14:textId="77777777" w:rsidR="00C41BF9" w:rsidRPr="00C41BF9" w:rsidRDefault="00C41BF9" w:rsidP="00C41BF9">
      <w:pPr>
        <w:spacing w:line="259" w:lineRule="auto"/>
        <w:jc w:val="both"/>
        <w:rPr>
          <w:rFonts w:ascii="Gill Sans Nova" w:eastAsia="Calibri" w:hAnsi="Gill Sans Nova" w:cs="Arial"/>
          <w:szCs w:val="22"/>
        </w:rPr>
      </w:pPr>
      <w:r w:rsidRPr="00C41BF9">
        <w:rPr>
          <w:rFonts w:ascii="Gill Sans Nova" w:eastAsia="Calibri" w:hAnsi="Gill Sans Nova" w:cs="Arial"/>
          <w:szCs w:val="22"/>
        </w:rPr>
        <w:t>Even with meticulous planning, conducting an ESG Risk Assessment can present several challenges. By anticipating these challenges and understanding potential solutions, organisations can navigate the complexities more effectively and ensure the success of their ESG initiatives.</w:t>
      </w:r>
    </w:p>
    <w:p w14:paraId="214DD581" w14:textId="77777777" w:rsidR="00C41BF9" w:rsidRPr="00C41BF9" w:rsidRDefault="00C41BF9" w:rsidP="00C41BF9">
      <w:pPr>
        <w:keepNext/>
        <w:keepLines/>
        <w:spacing w:before="160" w:after="80" w:line="259" w:lineRule="auto"/>
        <w:jc w:val="both"/>
        <w:outlineLvl w:val="2"/>
        <w:rPr>
          <w:rFonts w:ascii="Gill Sans Nova" w:eastAsia="Times New Roman" w:hAnsi="Gill Sans Nova" w:cs="Times New Roman"/>
          <w:color w:val="2F5496"/>
          <w:szCs w:val="28"/>
        </w:rPr>
      </w:pPr>
      <w:r w:rsidRPr="00C41BF9">
        <w:rPr>
          <w:rFonts w:ascii="Gill Sans Nova" w:eastAsia="Times New Roman" w:hAnsi="Gill Sans Nova" w:cs="Times New Roman"/>
          <w:color w:val="2F5496"/>
          <w:szCs w:val="28"/>
        </w:rPr>
        <w:t>2.4.1 Data Collection and Quality:</w:t>
      </w:r>
    </w:p>
    <w:p w14:paraId="42047747" w14:textId="77777777" w:rsidR="00C41BF9" w:rsidRPr="00C41BF9" w:rsidRDefault="00C41BF9" w:rsidP="00C41BF9">
      <w:pPr>
        <w:spacing w:line="259" w:lineRule="auto"/>
        <w:ind w:left="720"/>
        <w:jc w:val="both"/>
        <w:rPr>
          <w:rFonts w:ascii="Gill Sans Nova" w:eastAsia="Calibri" w:hAnsi="Gill Sans Nova" w:cs="Arial"/>
        </w:rPr>
      </w:pPr>
      <w:r w:rsidRPr="00C41BF9">
        <w:rPr>
          <w:rFonts w:ascii="Gill Sans Nova" w:eastAsia="Calibri" w:hAnsi="Gill Sans Nova" w:cs="Arial"/>
          <w:b/>
          <w:bCs/>
        </w:rPr>
        <w:t>Challenge:</w:t>
      </w:r>
      <w:r w:rsidRPr="00C41BF9">
        <w:rPr>
          <w:rFonts w:ascii="Gill Sans Nova" w:eastAsia="Calibri" w:hAnsi="Gill Sans Nova" w:cs="Arial"/>
        </w:rPr>
        <w:t xml:space="preserve"> Gathering accurate and complete ESG data, often spread across different departments or even external suppliers, can be a logistical nightmare. Data inconsistencies, outdated information, or a lack of standardised reporting can further complicate the process.</w:t>
      </w:r>
    </w:p>
    <w:p w14:paraId="4060A839" w14:textId="77777777" w:rsidR="00C41BF9" w:rsidRPr="00C41BF9" w:rsidRDefault="00C41BF9" w:rsidP="00C41BF9">
      <w:pPr>
        <w:numPr>
          <w:ilvl w:val="0"/>
          <w:numId w:val="27"/>
        </w:numPr>
        <w:spacing w:line="259" w:lineRule="auto"/>
        <w:jc w:val="both"/>
        <w:rPr>
          <w:rFonts w:ascii="Gill Sans Nova" w:eastAsia="Calibri" w:hAnsi="Gill Sans Nova" w:cs="Arial"/>
        </w:rPr>
      </w:pPr>
      <w:r w:rsidRPr="00C41BF9">
        <w:rPr>
          <w:rFonts w:ascii="Gill Sans Nova" w:eastAsia="Calibri" w:hAnsi="Gill Sans Nova" w:cs="Arial"/>
          <w:b/>
          <w:bCs/>
        </w:rPr>
        <w:t xml:space="preserve">Solutions: </w:t>
      </w:r>
      <w:r w:rsidRPr="00C41BF9">
        <w:rPr>
          <w:rFonts w:ascii="Gill Sans Nova" w:eastAsia="Calibri" w:hAnsi="Gill Sans Nova" w:cs="Arial"/>
        </w:rPr>
        <w:t>Implement a centralised data management system. Use ESG data platforms and sustainability reporting tools to automate processes. Establish clear supplier reporting guidelines and perform regular audits to maintain data integrity.</w:t>
      </w:r>
    </w:p>
    <w:p w14:paraId="57226CD8" w14:textId="77777777" w:rsidR="00C41BF9" w:rsidRPr="00C41BF9" w:rsidRDefault="00C41BF9" w:rsidP="00C41BF9">
      <w:pPr>
        <w:keepNext/>
        <w:keepLines/>
        <w:spacing w:before="160" w:after="80" w:line="259" w:lineRule="auto"/>
        <w:jc w:val="both"/>
        <w:outlineLvl w:val="2"/>
        <w:rPr>
          <w:rFonts w:ascii="Gill Sans Nova" w:eastAsia="Times New Roman" w:hAnsi="Gill Sans Nova" w:cs="Times New Roman"/>
          <w:color w:val="2F5496"/>
          <w:szCs w:val="28"/>
        </w:rPr>
      </w:pPr>
      <w:r w:rsidRPr="00C41BF9">
        <w:rPr>
          <w:rFonts w:ascii="Gill Sans Nova" w:eastAsia="Times New Roman" w:hAnsi="Gill Sans Nova" w:cs="Times New Roman"/>
          <w:color w:val="2F5496"/>
          <w:szCs w:val="28"/>
        </w:rPr>
        <w:t>2.4.2 Stakeholder Engagement:</w:t>
      </w:r>
    </w:p>
    <w:p w14:paraId="5EB68803" w14:textId="77777777" w:rsidR="00C41BF9" w:rsidRPr="00C41BF9" w:rsidRDefault="00C41BF9" w:rsidP="00C41BF9">
      <w:pPr>
        <w:numPr>
          <w:ilvl w:val="0"/>
          <w:numId w:val="28"/>
        </w:numPr>
        <w:spacing w:line="259" w:lineRule="auto"/>
        <w:jc w:val="both"/>
        <w:rPr>
          <w:rFonts w:ascii="Gill Sans Nova" w:eastAsia="Calibri" w:hAnsi="Gill Sans Nova" w:cs="Arial"/>
        </w:rPr>
      </w:pPr>
      <w:r w:rsidRPr="00C41BF9">
        <w:rPr>
          <w:rFonts w:ascii="Gill Sans Nova" w:eastAsia="Calibri" w:hAnsi="Gill Sans Nova" w:cs="Arial"/>
          <w:b/>
          <w:bCs/>
        </w:rPr>
        <w:t>Challenge:</w:t>
      </w:r>
      <w:r w:rsidRPr="00C41BF9">
        <w:rPr>
          <w:rFonts w:ascii="Gill Sans Nova" w:eastAsia="Calibri" w:hAnsi="Gill Sans Nova" w:cs="Arial"/>
        </w:rPr>
        <w:t xml:space="preserve"> Getting buy-in and active participation from a diverse range of stakeholders, including employees, investors, and communities, can be challenging. Different stakeholders may have varying levels of understanding and interest in ESG issues, and their priorities might not always align.</w:t>
      </w:r>
    </w:p>
    <w:p w14:paraId="1B8CCA5C" w14:textId="77777777" w:rsidR="00C41BF9" w:rsidRPr="00C41BF9" w:rsidRDefault="00C41BF9" w:rsidP="00C41BF9">
      <w:pPr>
        <w:numPr>
          <w:ilvl w:val="0"/>
          <w:numId w:val="28"/>
        </w:numPr>
        <w:spacing w:line="259" w:lineRule="auto"/>
        <w:jc w:val="both"/>
        <w:rPr>
          <w:rFonts w:ascii="Gill Sans Nova" w:eastAsia="Calibri" w:hAnsi="Gill Sans Nova" w:cs="Arial"/>
        </w:rPr>
      </w:pPr>
      <w:r w:rsidRPr="00C41BF9">
        <w:rPr>
          <w:rFonts w:ascii="Gill Sans Nova" w:eastAsia="Calibri" w:hAnsi="Gill Sans Nova" w:cs="Arial"/>
          <w:b/>
          <w:bCs/>
        </w:rPr>
        <w:t>Solutions:</w:t>
      </w:r>
      <w:r w:rsidRPr="00C41BF9">
        <w:rPr>
          <w:rFonts w:ascii="Gill Sans Nova" w:eastAsia="Calibri" w:hAnsi="Gill Sans Nova" w:cs="Arial"/>
        </w:rPr>
        <w:t xml:space="preserve"> Clear and transparent communication about the purpose and benefits of the assessment is crucial. Surveys, workshops, and other engagement tools can be utilised to actively involve stakeholders and gather their valuable input. Regularly updating stakeholders on the progress of the assessment and demonstrating how their feedback is being incorporated can foster a sense of ownership and collaboration.</w:t>
      </w:r>
    </w:p>
    <w:p w14:paraId="033BFB26" w14:textId="77777777" w:rsidR="00C41BF9" w:rsidRPr="00C41BF9" w:rsidRDefault="00C41BF9" w:rsidP="00C41BF9">
      <w:pPr>
        <w:keepNext/>
        <w:keepLines/>
        <w:spacing w:before="160" w:after="80" w:line="259" w:lineRule="auto"/>
        <w:jc w:val="both"/>
        <w:outlineLvl w:val="2"/>
        <w:rPr>
          <w:rFonts w:ascii="Gill Sans Nova" w:eastAsia="Times New Roman" w:hAnsi="Gill Sans Nova" w:cs="Times New Roman"/>
          <w:color w:val="2F5496"/>
          <w:szCs w:val="28"/>
        </w:rPr>
      </w:pPr>
      <w:r w:rsidRPr="00C41BF9">
        <w:rPr>
          <w:rFonts w:ascii="Gill Sans Nova" w:eastAsia="Times New Roman" w:hAnsi="Gill Sans Nova" w:cs="Times New Roman"/>
          <w:color w:val="2F5496"/>
          <w:szCs w:val="28"/>
        </w:rPr>
        <w:t>2.4.3 Bias and Subjectivity:</w:t>
      </w:r>
    </w:p>
    <w:p w14:paraId="2F1E9E79" w14:textId="77777777" w:rsidR="00C41BF9" w:rsidRPr="00C41BF9" w:rsidRDefault="00C41BF9" w:rsidP="00C41BF9">
      <w:pPr>
        <w:numPr>
          <w:ilvl w:val="0"/>
          <w:numId w:val="29"/>
        </w:numPr>
        <w:spacing w:line="259" w:lineRule="auto"/>
        <w:jc w:val="both"/>
        <w:rPr>
          <w:rFonts w:ascii="Gill Sans Nova" w:eastAsia="Calibri" w:hAnsi="Gill Sans Nova" w:cs="Arial"/>
        </w:rPr>
      </w:pPr>
      <w:r w:rsidRPr="00C41BF9">
        <w:rPr>
          <w:rFonts w:ascii="Gill Sans Nova" w:eastAsia="Calibri" w:hAnsi="Gill Sans Nova" w:cs="Arial"/>
          <w:b/>
          <w:bCs/>
        </w:rPr>
        <w:t>Challenge:</w:t>
      </w:r>
      <w:r w:rsidRPr="00C41BF9">
        <w:rPr>
          <w:rFonts w:ascii="Gill Sans Nova" w:eastAsia="Calibri" w:hAnsi="Gill Sans Nova" w:cs="Arial"/>
        </w:rPr>
        <w:t xml:space="preserve"> Risk assessments can be inadvertently influenced by personal biases or organisational blind spots. </w:t>
      </w:r>
    </w:p>
    <w:p w14:paraId="44B24E3E" w14:textId="77777777" w:rsidR="00C41BF9" w:rsidRPr="00C41BF9" w:rsidRDefault="00C41BF9" w:rsidP="00C41BF9">
      <w:pPr>
        <w:numPr>
          <w:ilvl w:val="0"/>
          <w:numId w:val="29"/>
        </w:numPr>
        <w:spacing w:line="259" w:lineRule="auto"/>
        <w:jc w:val="both"/>
        <w:rPr>
          <w:rFonts w:ascii="Gill Sans Nova" w:eastAsia="Calibri" w:hAnsi="Gill Sans Nova" w:cs="Arial"/>
        </w:rPr>
      </w:pPr>
      <w:r w:rsidRPr="00C41BF9">
        <w:rPr>
          <w:rFonts w:ascii="Gill Sans Nova" w:eastAsia="Calibri" w:hAnsi="Gill Sans Nova" w:cs="Arial"/>
          <w:b/>
          <w:bCs/>
        </w:rPr>
        <w:lastRenderedPageBreak/>
        <w:t>Solutions:</w:t>
      </w:r>
      <w:r w:rsidRPr="00C41BF9">
        <w:rPr>
          <w:rFonts w:ascii="Gill Sans Nova" w:eastAsia="Calibri" w:hAnsi="Gill Sans Nova" w:cs="Arial"/>
        </w:rPr>
        <w:t xml:space="preserve"> Assemble diverse teams for the assessment, including individuals from different backgrounds and departments. Engage external experts or consultants for an independent review and validation of the assessment findings. </w:t>
      </w:r>
    </w:p>
    <w:p w14:paraId="0770798B" w14:textId="77777777" w:rsidR="00C41BF9" w:rsidRPr="00C41BF9" w:rsidRDefault="00C41BF9" w:rsidP="00C41BF9">
      <w:pPr>
        <w:keepNext/>
        <w:keepLines/>
        <w:spacing w:before="160" w:after="80" w:line="259" w:lineRule="auto"/>
        <w:jc w:val="both"/>
        <w:outlineLvl w:val="2"/>
        <w:rPr>
          <w:rFonts w:ascii="Gill Sans Nova" w:eastAsia="Times New Roman" w:hAnsi="Gill Sans Nova" w:cs="Times New Roman"/>
          <w:color w:val="2F5496"/>
          <w:szCs w:val="28"/>
        </w:rPr>
      </w:pPr>
      <w:r w:rsidRPr="00C41BF9">
        <w:rPr>
          <w:rFonts w:ascii="Gill Sans Nova" w:eastAsia="Times New Roman" w:hAnsi="Gill Sans Nova" w:cs="Times New Roman"/>
          <w:color w:val="2F5496"/>
          <w:szCs w:val="28"/>
        </w:rPr>
        <w:t>2.4.4 Resource Constraints:</w:t>
      </w:r>
    </w:p>
    <w:p w14:paraId="00F374E2" w14:textId="77777777" w:rsidR="00C41BF9" w:rsidRPr="00C41BF9" w:rsidRDefault="00C41BF9" w:rsidP="00C41BF9">
      <w:pPr>
        <w:numPr>
          <w:ilvl w:val="0"/>
          <w:numId w:val="30"/>
        </w:numPr>
        <w:spacing w:line="259" w:lineRule="auto"/>
        <w:jc w:val="both"/>
        <w:rPr>
          <w:rFonts w:ascii="Gill Sans Nova" w:eastAsia="Calibri" w:hAnsi="Gill Sans Nova" w:cs="Arial"/>
        </w:rPr>
      </w:pPr>
      <w:r w:rsidRPr="00C41BF9">
        <w:rPr>
          <w:rFonts w:ascii="Gill Sans Nova" w:eastAsia="Calibri" w:hAnsi="Gill Sans Nova" w:cs="Arial"/>
          <w:b/>
          <w:bCs/>
        </w:rPr>
        <w:t>Challenge:</w:t>
      </w:r>
      <w:r w:rsidRPr="00C41BF9">
        <w:rPr>
          <w:rFonts w:ascii="Gill Sans Nova" w:eastAsia="Calibri" w:hAnsi="Gill Sans Nova" w:cs="Arial"/>
        </w:rPr>
        <w:t xml:space="preserve"> A comprehensive risk assessment requires dedicated time, personnel, and financial resources, which may be limited for some organisations.</w:t>
      </w:r>
    </w:p>
    <w:p w14:paraId="16D7BC19" w14:textId="77777777" w:rsidR="00C41BF9" w:rsidRPr="00C41BF9" w:rsidRDefault="00C41BF9" w:rsidP="00C41BF9">
      <w:pPr>
        <w:numPr>
          <w:ilvl w:val="0"/>
          <w:numId w:val="30"/>
        </w:numPr>
        <w:spacing w:line="259" w:lineRule="auto"/>
        <w:jc w:val="both"/>
        <w:rPr>
          <w:rFonts w:ascii="Gill Sans Nova" w:eastAsia="Calibri" w:hAnsi="Gill Sans Nova" w:cs="Arial"/>
        </w:rPr>
      </w:pPr>
      <w:r w:rsidRPr="00C41BF9">
        <w:rPr>
          <w:rFonts w:ascii="Gill Sans Nova" w:eastAsia="Calibri" w:hAnsi="Gill Sans Nova" w:cs="Arial"/>
          <w:b/>
          <w:bCs/>
        </w:rPr>
        <w:t>Solutions:</w:t>
      </w:r>
      <w:r w:rsidRPr="00C41BF9">
        <w:rPr>
          <w:rFonts w:ascii="Gill Sans Nova" w:eastAsia="Calibri" w:hAnsi="Gill Sans Nova" w:cs="Arial"/>
        </w:rPr>
        <w:t xml:space="preserve"> Prioritize key ESG areas based on materiality assessments to focus resources on the most significant risks and opportunities. Consider leveraging external consultants or specialised service providers to supplement internal capabilities. If necessary, phase the assessment process to manage resource constraints while still achieving comprehensive coverage over time.</w:t>
      </w:r>
    </w:p>
    <w:p w14:paraId="6D57D52F" w14:textId="77777777" w:rsidR="00C41BF9" w:rsidRPr="00C41BF9" w:rsidRDefault="00C41BF9" w:rsidP="00C41BF9">
      <w:pPr>
        <w:keepNext/>
        <w:keepLines/>
        <w:spacing w:before="160" w:after="80" w:line="259" w:lineRule="auto"/>
        <w:jc w:val="both"/>
        <w:outlineLvl w:val="2"/>
        <w:rPr>
          <w:rFonts w:ascii="Gill Sans Nova" w:eastAsia="Times New Roman" w:hAnsi="Gill Sans Nova" w:cs="Times New Roman"/>
          <w:color w:val="2F5496"/>
          <w:szCs w:val="28"/>
        </w:rPr>
      </w:pPr>
      <w:r w:rsidRPr="00C41BF9">
        <w:rPr>
          <w:rFonts w:ascii="Gill Sans Nova" w:eastAsia="Times New Roman" w:hAnsi="Gill Sans Nova" w:cs="Times New Roman"/>
          <w:color w:val="2F5496"/>
          <w:szCs w:val="28"/>
        </w:rPr>
        <w:t>2.4.5 Keeping Up with Change:</w:t>
      </w:r>
    </w:p>
    <w:p w14:paraId="5D9A6A11" w14:textId="77777777" w:rsidR="00C41BF9" w:rsidRPr="00C41BF9" w:rsidRDefault="00C41BF9" w:rsidP="00C41BF9">
      <w:pPr>
        <w:numPr>
          <w:ilvl w:val="0"/>
          <w:numId w:val="31"/>
        </w:numPr>
        <w:spacing w:line="259" w:lineRule="auto"/>
        <w:jc w:val="both"/>
        <w:rPr>
          <w:rFonts w:ascii="Gill Sans Nova" w:eastAsia="Calibri" w:hAnsi="Gill Sans Nova" w:cs="Arial"/>
        </w:rPr>
      </w:pPr>
      <w:r w:rsidRPr="00C41BF9">
        <w:rPr>
          <w:rFonts w:ascii="Gill Sans Nova" w:eastAsia="Calibri" w:hAnsi="Gill Sans Nova" w:cs="Arial"/>
          <w:b/>
          <w:bCs/>
        </w:rPr>
        <w:t>Challenge:</w:t>
      </w:r>
      <w:r w:rsidRPr="00C41BF9">
        <w:rPr>
          <w:rFonts w:ascii="Gill Sans Nova" w:eastAsia="Calibri" w:hAnsi="Gill Sans Nova" w:cs="Arial"/>
        </w:rPr>
        <w:t xml:space="preserve"> The ESG landscape is dynamic and constantly evolving. New regulations, emerging risks, and shifting stakeholder expectations require organisations to remain agile and adaptable in their approach to ESG management.</w:t>
      </w:r>
    </w:p>
    <w:p w14:paraId="07E3E552" w14:textId="77777777" w:rsidR="00C41BF9" w:rsidRPr="00C41BF9" w:rsidRDefault="00C41BF9" w:rsidP="00C41BF9">
      <w:pPr>
        <w:numPr>
          <w:ilvl w:val="0"/>
          <w:numId w:val="31"/>
        </w:numPr>
        <w:spacing w:line="259" w:lineRule="auto"/>
        <w:jc w:val="both"/>
        <w:rPr>
          <w:rFonts w:ascii="Gill Sans Nova" w:eastAsia="Calibri" w:hAnsi="Gill Sans Nova" w:cs="Arial"/>
        </w:rPr>
      </w:pPr>
      <w:r w:rsidRPr="00C41BF9">
        <w:rPr>
          <w:rFonts w:ascii="Gill Sans Nova" w:eastAsia="Calibri" w:hAnsi="Gill Sans Nova" w:cs="Arial"/>
          <w:b/>
          <w:bCs/>
        </w:rPr>
        <w:t>Solutions:</w:t>
      </w:r>
      <w:r w:rsidRPr="00C41BF9">
        <w:rPr>
          <w:rFonts w:ascii="Gill Sans Nova" w:eastAsia="Calibri" w:hAnsi="Gill Sans Nova" w:cs="Arial"/>
        </w:rPr>
        <w:t xml:space="preserve"> Establish ongoing monitoring and review processes to track changes in the ESG landscape and update the risk assessment accordingly. Stay informed about regulatory developments and industry trends through continuous learning and engagement with relevant networks. Foster a culture of adaptability within the organisation to embrace change and proactively address emerging ESG challenges.</w:t>
      </w:r>
    </w:p>
    <w:p w14:paraId="4CE137C8" w14:textId="77777777" w:rsidR="00C41BF9" w:rsidRPr="00C41BF9" w:rsidRDefault="00C41BF9" w:rsidP="00C41BF9">
      <w:pPr>
        <w:keepNext/>
        <w:keepLines/>
        <w:spacing w:before="160" w:after="80" w:line="259" w:lineRule="auto"/>
        <w:jc w:val="both"/>
        <w:outlineLvl w:val="2"/>
        <w:rPr>
          <w:rFonts w:ascii="Gill Sans Nova" w:eastAsia="Times New Roman" w:hAnsi="Gill Sans Nova" w:cs="Times New Roman"/>
          <w:color w:val="2F5496"/>
          <w:szCs w:val="28"/>
        </w:rPr>
      </w:pPr>
      <w:r w:rsidRPr="00C41BF9">
        <w:rPr>
          <w:rFonts w:ascii="Gill Sans Nova" w:eastAsia="Times New Roman" w:hAnsi="Gill Sans Nova" w:cs="Times New Roman"/>
          <w:color w:val="2F5496"/>
          <w:szCs w:val="28"/>
        </w:rPr>
        <w:t>Conclusion</w:t>
      </w:r>
    </w:p>
    <w:p w14:paraId="7725C7F3" w14:textId="77777777" w:rsidR="00C41BF9" w:rsidRPr="00C41BF9" w:rsidRDefault="00C41BF9" w:rsidP="00C41BF9">
      <w:pPr>
        <w:spacing w:line="259" w:lineRule="auto"/>
        <w:jc w:val="both"/>
        <w:rPr>
          <w:rFonts w:ascii="Gill Sans Nova" w:eastAsia="Calibri" w:hAnsi="Gill Sans Nova" w:cs="Arial"/>
        </w:rPr>
      </w:pPr>
      <w:r w:rsidRPr="00C41BF9">
        <w:rPr>
          <w:rFonts w:ascii="Gill Sans Nova" w:eastAsia="Calibri" w:hAnsi="Gill Sans Nova" w:cs="Arial"/>
        </w:rPr>
        <w:t xml:space="preserve">Conducting a </w:t>
      </w:r>
      <w:r w:rsidRPr="00C41BF9">
        <w:rPr>
          <w:rFonts w:ascii="Gill Sans Nova" w:eastAsia="Calibri" w:hAnsi="Gill Sans Nova" w:cs="Arial"/>
          <w:b/>
          <w:bCs/>
        </w:rPr>
        <w:t>Current State Assessment</w:t>
      </w:r>
      <w:r w:rsidRPr="00C41BF9">
        <w:rPr>
          <w:rFonts w:ascii="Gill Sans Nova" w:eastAsia="Calibri" w:hAnsi="Gill Sans Nova" w:cs="Arial"/>
        </w:rPr>
        <w:t xml:space="preserve"> and </w:t>
      </w:r>
      <w:r w:rsidRPr="00C41BF9">
        <w:rPr>
          <w:rFonts w:ascii="Gill Sans Nova" w:eastAsia="Calibri" w:hAnsi="Gill Sans Nova" w:cs="Arial"/>
          <w:b/>
          <w:bCs/>
        </w:rPr>
        <w:t>ESG Risk Assessment</w:t>
      </w:r>
      <w:r w:rsidRPr="00C41BF9">
        <w:rPr>
          <w:rFonts w:ascii="Gill Sans Nova" w:eastAsia="Calibri" w:hAnsi="Gill Sans Nova" w:cs="Arial"/>
        </w:rPr>
        <w:t xml:space="preserve"> equips your organisation with a clear understanding of current ESG performance and potential risks. These insights lay the foundation for a resilient, data-driven ESG strategy that supports long-term success.</w:t>
      </w:r>
    </w:p>
    <w:bookmarkEnd w:id="22"/>
    <w:p w14:paraId="7F749C60" w14:textId="77777777" w:rsidR="00C41BF9" w:rsidRPr="00C41BF9" w:rsidRDefault="00C41BF9" w:rsidP="00C41BF9">
      <w:pPr>
        <w:spacing w:line="259" w:lineRule="auto"/>
        <w:jc w:val="both"/>
        <w:rPr>
          <w:rFonts w:ascii="Gill Sans Nova" w:eastAsia="Calibri" w:hAnsi="Gill Sans Nova" w:cs="Arial"/>
        </w:rPr>
      </w:pPr>
    </w:p>
    <w:p w14:paraId="37A00CAE" w14:textId="77777777" w:rsidR="00C41BF9" w:rsidRPr="00C41BF9" w:rsidRDefault="00C41BF9" w:rsidP="00C41BF9">
      <w:pPr>
        <w:spacing w:line="259" w:lineRule="auto"/>
        <w:jc w:val="both"/>
        <w:rPr>
          <w:rFonts w:ascii="Gill Sans Nova" w:eastAsia="Calibri" w:hAnsi="Gill Sans Nova" w:cs="Arial"/>
          <w:i/>
          <w:iCs/>
        </w:rPr>
      </w:pPr>
      <w:r w:rsidRPr="00C41BF9">
        <w:rPr>
          <w:rFonts w:ascii="Gill Sans Nova" w:eastAsia="Calibri" w:hAnsi="Gill Sans Nova" w:cs="Arial"/>
          <w:i/>
          <w:iCs/>
        </w:rPr>
        <w:t>BONUS: For a practical guide and checklist to assist in conducting your own CSA and risk assessment, please refer to Appendix A</w:t>
      </w:r>
      <w:r w:rsidRPr="00C41BF9">
        <w:rPr>
          <w:rFonts w:ascii="Gill Sans Nova" w:eastAsia="Calibri" w:hAnsi="Gill Sans Nova" w:cs="Arial"/>
          <w:noProof/>
          <w:szCs w:val="22"/>
        </w:rPr>
        <w:drawing>
          <wp:anchor distT="0" distB="0" distL="114300" distR="114300" simplePos="0" relativeHeight="251686912" behindDoc="0" locked="0" layoutInCell="1" allowOverlap="1" wp14:anchorId="644CEB8A" wp14:editId="75F50ADC">
            <wp:simplePos x="0" y="0"/>
            <wp:positionH relativeFrom="column">
              <wp:posOffset>0</wp:posOffset>
            </wp:positionH>
            <wp:positionV relativeFrom="paragraph">
              <wp:posOffset>529590</wp:posOffset>
            </wp:positionV>
            <wp:extent cx="3559175" cy="1243330"/>
            <wp:effectExtent l="0" t="0" r="0" b="0"/>
            <wp:wrapSquare wrapText="bothSides"/>
            <wp:docPr id="6" name="Picture 6" descr="A pink sign with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nk sign with black border&#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59175" cy="12433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134827" w14:textId="77777777" w:rsidR="00C41BF9" w:rsidRPr="00C41BF9" w:rsidRDefault="00C41BF9" w:rsidP="00C41BF9">
      <w:pPr>
        <w:spacing w:line="259" w:lineRule="auto"/>
        <w:jc w:val="both"/>
        <w:rPr>
          <w:rFonts w:ascii="Gill Sans Nova" w:eastAsia="Calibri" w:hAnsi="Gill Sans Nova" w:cs="Arial"/>
          <w:noProof/>
          <w:szCs w:val="22"/>
        </w:rPr>
      </w:pPr>
    </w:p>
    <w:p w14:paraId="08C3CAF3" w14:textId="77777777" w:rsidR="00C41BF9" w:rsidRPr="00C41BF9" w:rsidRDefault="00C41BF9" w:rsidP="00C41BF9">
      <w:pPr>
        <w:spacing w:line="259" w:lineRule="auto"/>
        <w:jc w:val="both"/>
        <w:rPr>
          <w:rFonts w:ascii="Gill Sans Nova" w:eastAsia="Calibri" w:hAnsi="Gill Sans Nova" w:cs="Arial"/>
          <w:noProof/>
          <w:szCs w:val="22"/>
        </w:rPr>
      </w:pPr>
    </w:p>
    <w:p w14:paraId="5A4D8A64" w14:textId="77777777" w:rsidR="00C41BF9" w:rsidRPr="00C41BF9" w:rsidRDefault="00C41BF9" w:rsidP="00C41BF9">
      <w:pPr>
        <w:spacing w:line="259" w:lineRule="auto"/>
        <w:jc w:val="both"/>
        <w:rPr>
          <w:rFonts w:ascii="Gill Sans Nova" w:eastAsia="Calibri" w:hAnsi="Gill Sans Nova" w:cs="Arial"/>
          <w:i/>
          <w:iCs/>
        </w:rPr>
      </w:pPr>
    </w:p>
    <w:p w14:paraId="6BC30E6B" w14:textId="77777777" w:rsidR="00C41BF9" w:rsidRPr="00C41BF9" w:rsidRDefault="00C41BF9" w:rsidP="00C41BF9">
      <w:pPr>
        <w:spacing w:line="259" w:lineRule="auto"/>
        <w:jc w:val="both"/>
        <w:rPr>
          <w:rFonts w:ascii="Gill Sans Nova" w:eastAsia="Calibri" w:hAnsi="Gill Sans Nova" w:cs="Arial"/>
          <w:i/>
          <w:iCs/>
        </w:rPr>
      </w:pPr>
    </w:p>
    <w:p w14:paraId="6A92B8C3" w14:textId="77777777" w:rsidR="00C41BF9" w:rsidRDefault="00C41BF9" w:rsidP="00C41BF9">
      <w:pPr>
        <w:spacing w:line="259" w:lineRule="auto"/>
        <w:rPr>
          <w:rFonts w:ascii="Gill Sans Nova" w:eastAsia="Calibri" w:hAnsi="Gill Sans Nova" w:cs="Arial"/>
          <w:i/>
          <w:iCs/>
        </w:rPr>
      </w:pPr>
    </w:p>
    <w:p w14:paraId="29D1A296" w14:textId="77777777" w:rsidR="00C41BF9" w:rsidRDefault="00C41BF9" w:rsidP="00C41BF9">
      <w:pPr>
        <w:spacing w:line="259" w:lineRule="auto"/>
        <w:rPr>
          <w:rFonts w:ascii="Gill Sans Nova" w:eastAsia="Calibri" w:hAnsi="Gill Sans Nova" w:cs="Arial"/>
          <w:i/>
          <w:iCs/>
        </w:rPr>
      </w:pPr>
    </w:p>
    <w:p w14:paraId="0025F083" w14:textId="77777777" w:rsidR="00C41BF9" w:rsidRPr="00C41BF9" w:rsidRDefault="00C41BF9" w:rsidP="00C41BF9">
      <w:pPr>
        <w:keepNext/>
        <w:keepLines/>
        <w:spacing w:before="360" w:after="80" w:line="259" w:lineRule="auto"/>
        <w:jc w:val="center"/>
        <w:outlineLvl w:val="0"/>
        <w:rPr>
          <w:rFonts w:ascii="Gill Sans Nova" w:eastAsia="Times New Roman" w:hAnsi="Gill Sans Nova" w:cs="Times New Roman"/>
          <w:color w:val="2F5496"/>
          <w:sz w:val="40"/>
          <w:szCs w:val="40"/>
        </w:rPr>
      </w:pPr>
      <w:r w:rsidRPr="00C41BF9">
        <w:rPr>
          <w:rFonts w:ascii="Gill Sans Nova" w:eastAsia="Times New Roman" w:hAnsi="Gill Sans Nova" w:cs="Times New Roman"/>
          <w:color w:val="2F5496"/>
          <w:sz w:val="40"/>
          <w:szCs w:val="40"/>
        </w:rPr>
        <w:t>Chapter 3: Establishing the ESG Framework and Reporting Strategy</w:t>
      </w:r>
    </w:p>
    <w:p w14:paraId="4A8893D3" w14:textId="77777777" w:rsidR="00C41BF9" w:rsidRPr="00C41BF9" w:rsidRDefault="00C41BF9" w:rsidP="00C41BF9">
      <w:pPr>
        <w:spacing w:line="259" w:lineRule="auto"/>
        <w:rPr>
          <w:rFonts w:ascii="Gill Sans Nova" w:eastAsia="Calibri" w:hAnsi="Gill Sans Nova" w:cs="Arial"/>
          <w:b/>
          <w:bCs/>
          <w:sz w:val="22"/>
          <w:szCs w:val="22"/>
        </w:rPr>
      </w:pPr>
    </w:p>
    <w:p w14:paraId="749BF55E" w14:textId="77777777" w:rsidR="00C41BF9" w:rsidRPr="00C41BF9" w:rsidRDefault="00C41BF9" w:rsidP="00C41BF9">
      <w:pPr>
        <w:spacing w:line="259" w:lineRule="auto"/>
        <w:jc w:val="both"/>
        <w:rPr>
          <w:rFonts w:ascii="Gill Sans Nova" w:eastAsia="Calibri" w:hAnsi="Gill Sans Nova" w:cs="Arial"/>
        </w:rPr>
      </w:pPr>
      <w:bookmarkStart w:id="23" w:name="_Hlk200548214"/>
      <w:r w:rsidRPr="00C41BF9">
        <w:rPr>
          <w:rFonts w:ascii="Gill Sans Nova" w:eastAsia="Calibri" w:hAnsi="Gill Sans Nova" w:cs="Arial"/>
          <w:noProof/>
          <w:sz w:val="22"/>
          <w:szCs w:val="22"/>
        </w:rPr>
        <w:drawing>
          <wp:anchor distT="0" distB="0" distL="114300" distR="114300" simplePos="0" relativeHeight="251688960" behindDoc="0" locked="0" layoutInCell="1" allowOverlap="1" wp14:anchorId="155B9882" wp14:editId="75F68100">
            <wp:simplePos x="0" y="0"/>
            <wp:positionH relativeFrom="column">
              <wp:posOffset>4576990</wp:posOffset>
            </wp:positionH>
            <wp:positionV relativeFrom="paragraph">
              <wp:posOffset>1017270</wp:posOffset>
            </wp:positionV>
            <wp:extent cx="1431290" cy="150304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31290" cy="1503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41BF9">
        <w:rPr>
          <w:rFonts w:ascii="Gill Sans Nova" w:eastAsia="Calibri" w:hAnsi="Gill Sans Nova" w:cs="Arial"/>
          <w:noProof/>
          <w:sz w:val="22"/>
          <w:szCs w:val="22"/>
        </w:rPr>
        <w:t>In 2023, over $650 billion was directed into ESG-focused investments worldwide. This significant movement underscores the growing influence of environmental, social, and governance (ESG) considerations in shaping the future business landscape. This chapter will guide you in developing a robust ESG reporting approach, transforming these considerations from potential obstacles into opportunities for growth and value creation</w:t>
      </w:r>
      <w:r w:rsidRPr="00C41BF9">
        <w:rPr>
          <w:rFonts w:ascii="Gill Sans Nova" w:eastAsia="Calibri" w:hAnsi="Gill Sans Nova" w:cs="Arial"/>
        </w:rPr>
        <w:t>.</w:t>
      </w:r>
    </w:p>
    <w:p w14:paraId="1E211F12" w14:textId="77777777" w:rsidR="00C41BF9" w:rsidRPr="00C41BF9" w:rsidRDefault="00C41BF9" w:rsidP="00C41BF9">
      <w:pPr>
        <w:keepNext/>
        <w:keepLines/>
        <w:spacing w:before="160" w:after="80" w:line="259" w:lineRule="auto"/>
        <w:outlineLvl w:val="1"/>
        <w:rPr>
          <w:rFonts w:ascii="Gill Sans Nova" w:eastAsia="Times New Roman" w:hAnsi="Gill Sans Nova" w:cs="Times New Roman"/>
          <w:color w:val="2F5496"/>
          <w:sz w:val="28"/>
          <w:szCs w:val="32"/>
        </w:rPr>
      </w:pPr>
      <w:r w:rsidRPr="00C41BF9">
        <w:rPr>
          <w:rFonts w:ascii="Gill Sans Nova" w:eastAsia="Times New Roman" w:hAnsi="Gill Sans Nova" w:cs="Times New Roman"/>
          <w:color w:val="2F5496"/>
          <w:sz w:val="28"/>
          <w:szCs w:val="32"/>
        </w:rPr>
        <w:t>Section 3.1: Selecting ESG Reporting Frameworks</w:t>
      </w:r>
    </w:p>
    <w:p w14:paraId="77B1BC32" w14:textId="1C971C96" w:rsidR="00C41BF9" w:rsidRPr="00C41BF9" w:rsidRDefault="00E64EAC" w:rsidP="00C41BF9">
      <w:pPr>
        <w:spacing w:before="100" w:beforeAutospacing="1" w:after="100" w:afterAutospacing="1" w:line="240" w:lineRule="auto"/>
        <w:jc w:val="both"/>
        <w:rPr>
          <w:rFonts w:ascii="Gill Sans Nova" w:eastAsia="Times New Roman" w:hAnsi="Gill Sans Nova" w:cs="Times New Roman"/>
          <w:kern w:val="0"/>
          <w14:ligatures w14:val="none"/>
        </w:rPr>
      </w:pPr>
      <w:r w:rsidRPr="004D3A22">
        <w:rPr>
          <w:rFonts w:ascii="Gill Sans Nova" w:eastAsia="Calibri" w:hAnsi="Gill Sans Nova" w:cs="Quire Sans"/>
        </w:rPr>
        <w:drawing>
          <wp:anchor distT="0" distB="0" distL="114300" distR="114300" simplePos="0" relativeHeight="251746304" behindDoc="0" locked="0" layoutInCell="1" allowOverlap="1" wp14:anchorId="6EF27D9D" wp14:editId="3BF554A7">
            <wp:simplePos x="0" y="0"/>
            <wp:positionH relativeFrom="margin">
              <wp:posOffset>-439388</wp:posOffset>
            </wp:positionH>
            <wp:positionV relativeFrom="paragraph">
              <wp:posOffset>823892</wp:posOffset>
            </wp:positionV>
            <wp:extent cx="559435" cy="559435"/>
            <wp:effectExtent l="57150" t="19050" r="69215" b="0"/>
            <wp:wrapThrough wrapText="bothSides">
              <wp:wrapPolygon edited="0">
                <wp:start x="23681" y="6571"/>
                <wp:lineTo x="23626" y="506"/>
                <wp:lineTo x="15044" y="-1557"/>
                <wp:lineTo x="10464" y="4907"/>
                <wp:lineTo x="7603" y="4219"/>
                <wp:lineTo x="-126" y="17491"/>
                <wp:lineTo x="-985" y="21067"/>
                <wp:lineTo x="1160" y="21583"/>
                <wp:lineTo x="7026" y="19210"/>
                <wp:lineTo x="12032" y="20413"/>
                <wp:lineTo x="19129" y="16067"/>
                <wp:lineTo x="22821" y="10147"/>
                <wp:lineTo x="23681" y="6571"/>
              </wp:wrapPolygon>
            </wp:wrapThrough>
            <wp:docPr id="723539205" name="Picture 1" descr="A red push pin with blue t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57746" name="Picture 1" descr="A red push pin with blue tip&#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rot="15389037">
                      <a:off x="0" y="0"/>
                      <a:ext cx="559435" cy="559435"/>
                    </a:xfrm>
                    <a:prstGeom prst="rect">
                      <a:avLst/>
                    </a:prstGeom>
                  </pic:spPr>
                </pic:pic>
              </a:graphicData>
            </a:graphic>
            <wp14:sizeRelH relativeFrom="margin">
              <wp14:pctWidth>0</wp14:pctWidth>
            </wp14:sizeRelH>
            <wp14:sizeRelV relativeFrom="margin">
              <wp14:pctHeight>0</wp14:pctHeight>
            </wp14:sizeRelV>
          </wp:anchor>
        </w:drawing>
      </w:r>
      <w:r w:rsidR="00C41BF9" w:rsidRPr="00C41BF9">
        <w:rPr>
          <w:rFonts w:ascii="Gill Sans Nova" w:eastAsia="Times New Roman" w:hAnsi="Gill Sans Nova" w:cs="Times New Roman"/>
          <w:noProof/>
          <w:kern w:val="0"/>
          <w14:ligatures w14:val="none"/>
        </w:rPr>
        <mc:AlternateContent>
          <mc:Choice Requires="wps">
            <w:drawing>
              <wp:anchor distT="0" distB="0" distL="114300" distR="114300" simplePos="0" relativeHeight="251689984" behindDoc="0" locked="0" layoutInCell="1" allowOverlap="1" wp14:anchorId="0CBFCBAC" wp14:editId="47945182">
                <wp:simplePos x="0" y="0"/>
                <wp:positionH relativeFrom="column">
                  <wp:posOffset>-65405</wp:posOffset>
                </wp:positionH>
                <wp:positionV relativeFrom="paragraph">
                  <wp:posOffset>1110978</wp:posOffset>
                </wp:positionV>
                <wp:extent cx="6073775" cy="1828800"/>
                <wp:effectExtent l="0" t="0" r="22225" b="23495"/>
                <wp:wrapSquare wrapText="bothSides"/>
                <wp:docPr id="2093898244" name="Text Box 1"/>
                <wp:cNvGraphicFramePr/>
                <a:graphic xmlns:a="http://schemas.openxmlformats.org/drawingml/2006/main">
                  <a:graphicData uri="http://schemas.microsoft.com/office/word/2010/wordprocessingShape">
                    <wps:wsp>
                      <wps:cNvSpPr txBox="1"/>
                      <wps:spPr>
                        <a:xfrm>
                          <a:off x="0" y="0"/>
                          <a:ext cx="6073775" cy="1828800"/>
                        </a:xfrm>
                        <a:prstGeom prst="rect">
                          <a:avLst/>
                        </a:prstGeom>
                        <a:solidFill>
                          <a:srgbClr val="FFF9DB"/>
                        </a:solidFill>
                        <a:ln w="6350">
                          <a:solidFill>
                            <a:prstClr val="black"/>
                          </a:solidFill>
                        </a:ln>
                      </wps:spPr>
                      <wps:txbx>
                        <w:txbxContent>
                          <w:p w14:paraId="5CDEA5C8" w14:textId="77777777" w:rsidR="00C41BF9" w:rsidRDefault="00C41BF9" w:rsidP="00E64EAC">
                            <w:pPr>
                              <w:jc w:val="center"/>
                              <w:rPr>
                                <w:rFonts w:ascii="Gill Sans Nova" w:hAnsi="Gill Sans Nova"/>
                                <w:b/>
                                <w:bCs/>
                              </w:rPr>
                            </w:pPr>
                            <w:r w:rsidRPr="00E36C1F">
                              <w:rPr>
                                <w:rFonts w:ascii="Gill Sans Nova" w:hAnsi="Gill Sans Nova"/>
                                <w:b/>
                                <w:bCs/>
                              </w:rPr>
                              <w:t>Key Factors to Consider When Selecting a Framework</w:t>
                            </w:r>
                          </w:p>
                          <w:p w14:paraId="648AE104" w14:textId="77777777" w:rsidR="00C41BF9" w:rsidRPr="00236858" w:rsidRDefault="00C41BF9" w:rsidP="00C41BF9">
                            <w:pPr>
                              <w:jc w:val="both"/>
                              <w:rPr>
                                <w:rFonts w:ascii="Gill Sans Nova" w:hAnsi="Gill Sans Nova"/>
                              </w:rPr>
                            </w:pPr>
                            <w:r w:rsidRPr="00236858">
                              <w:rPr>
                                <w:rFonts w:ascii="Gill Sans Nova" w:hAnsi="Gill Sans Nova"/>
                              </w:rPr>
                              <w:t>Fit with Your Industry: Different sectors have different priorities—choose a framework that speaks to your business.</w:t>
                            </w:r>
                          </w:p>
                          <w:p w14:paraId="3EE73DDB" w14:textId="77777777" w:rsidR="00C41BF9" w:rsidRPr="00236858" w:rsidRDefault="00C41BF9" w:rsidP="00C41BF9">
                            <w:pPr>
                              <w:jc w:val="both"/>
                              <w:rPr>
                                <w:rFonts w:ascii="Gill Sans Nova" w:hAnsi="Gill Sans Nova"/>
                              </w:rPr>
                            </w:pPr>
                            <w:r w:rsidRPr="00236858">
                              <w:rPr>
                                <w:rFonts w:ascii="Gill Sans Nova" w:hAnsi="Gill Sans Nova"/>
                              </w:rPr>
                              <w:t>Stakeholder Expectations: Investors, employees, customers—know what matters to them.</w:t>
                            </w:r>
                          </w:p>
                          <w:p w14:paraId="483CC783" w14:textId="77777777" w:rsidR="00C41BF9" w:rsidRPr="00236858" w:rsidRDefault="00C41BF9" w:rsidP="00C41BF9">
                            <w:pPr>
                              <w:jc w:val="both"/>
                              <w:rPr>
                                <w:rFonts w:ascii="Gill Sans Nova" w:hAnsi="Gill Sans Nova"/>
                              </w:rPr>
                            </w:pPr>
                            <w:r w:rsidRPr="00236858">
                              <w:rPr>
                                <w:rFonts w:ascii="Gill Sans Nova" w:hAnsi="Gill Sans Nova"/>
                              </w:rPr>
                              <w:t>Company Goals: Align the framework with your mission and sustainability objectives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CBFCBAC" id="Text Box 1" o:spid="_x0000_s1049" type="#_x0000_t202" style="position:absolute;left:0;text-align:left;margin-left:-5.15pt;margin-top:87.5pt;width:478.25pt;height:2in;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" fillcolor="#fff9db" strokeweight=".5pt">
                <v:textbox style="mso-fit-shape-to-text:t">
                  <w:txbxContent>
                    <w:p w14:paraId="5CDEA5C8" w14:textId="77777777" w:rsidR="00C41BF9" w:rsidRDefault="00C41BF9" w:rsidP="00E64EAC">
                      <w:pPr>
                        <w:jc w:val="center"/>
                        <w:rPr>
                          <w:rFonts w:ascii="Gill Sans Nova" w:hAnsi="Gill Sans Nova"/>
                          <w:b/>
                          <w:bCs/>
                        </w:rPr>
                      </w:pPr>
                      <w:r w:rsidRPr="00E36C1F">
                        <w:rPr>
                          <w:rFonts w:ascii="Gill Sans Nova" w:hAnsi="Gill Sans Nova"/>
                          <w:b/>
                          <w:bCs/>
                        </w:rPr>
                        <w:t>Key Factors to Consider When Selecting a Framework</w:t>
                      </w:r>
                    </w:p>
                    <w:p w14:paraId="648AE104" w14:textId="77777777" w:rsidR="00C41BF9" w:rsidRPr="00236858" w:rsidRDefault="00C41BF9" w:rsidP="00C41BF9">
                      <w:pPr>
                        <w:jc w:val="both"/>
                        <w:rPr>
                          <w:rFonts w:ascii="Gill Sans Nova" w:hAnsi="Gill Sans Nova"/>
                        </w:rPr>
                      </w:pPr>
                      <w:r w:rsidRPr="00236858">
                        <w:rPr>
                          <w:rFonts w:ascii="Gill Sans Nova" w:hAnsi="Gill Sans Nova"/>
                        </w:rPr>
                        <w:t>Fit with Your Industry: Different sectors have different priorities—choose a framework that speaks to your business.</w:t>
                      </w:r>
                    </w:p>
                    <w:p w14:paraId="3EE73DDB" w14:textId="77777777" w:rsidR="00C41BF9" w:rsidRPr="00236858" w:rsidRDefault="00C41BF9" w:rsidP="00C41BF9">
                      <w:pPr>
                        <w:jc w:val="both"/>
                        <w:rPr>
                          <w:rFonts w:ascii="Gill Sans Nova" w:hAnsi="Gill Sans Nova"/>
                        </w:rPr>
                      </w:pPr>
                      <w:r w:rsidRPr="00236858">
                        <w:rPr>
                          <w:rFonts w:ascii="Gill Sans Nova" w:hAnsi="Gill Sans Nova"/>
                        </w:rPr>
                        <w:t>Stakeholder Expectations: Investors, employees, customers—know what matters to them.</w:t>
                      </w:r>
                    </w:p>
                    <w:p w14:paraId="483CC783" w14:textId="77777777" w:rsidR="00C41BF9" w:rsidRPr="00236858" w:rsidRDefault="00C41BF9" w:rsidP="00C41BF9">
                      <w:pPr>
                        <w:jc w:val="both"/>
                        <w:rPr>
                          <w:rFonts w:ascii="Gill Sans Nova" w:hAnsi="Gill Sans Nova"/>
                        </w:rPr>
                      </w:pPr>
                      <w:r w:rsidRPr="00236858">
                        <w:rPr>
                          <w:rFonts w:ascii="Gill Sans Nova" w:hAnsi="Gill Sans Nova"/>
                        </w:rPr>
                        <w:t>Company Goals: Align the framework with your mission and sustainability objectives</w:t>
                      </w:r>
                    </w:p>
                  </w:txbxContent>
                </v:textbox>
                <w10:wrap type="square"/>
              </v:shape>
            </w:pict>
          </mc:Fallback>
        </mc:AlternateContent>
      </w:r>
      <w:r w:rsidR="00C41BF9" w:rsidRPr="00C41BF9">
        <w:rPr>
          <w:rFonts w:ascii="Gill Sans Nova" w:eastAsia="Times New Roman" w:hAnsi="Gill Sans Nova" w:cs="Times New Roman"/>
          <w:noProof/>
          <w:kern w:val="0"/>
          <w14:ligatures w14:val="none"/>
        </w:rPr>
        <w:t>Selecting the right ESG reporting framework is akin to laying the foundation for a skyscraper. Your choice will determine how well everything else holds together—your key performance indicators, your narrative to stakeholders, and the way your company measures success</w:t>
      </w:r>
      <w:r w:rsidR="00C41BF9" w:rsidRPr="00C41BF9">
        <w:rPr>
          <w:rFonts w:ascii="Gill Sans Nova" w:eastAsia="Times New Roman" w:hAnsi="Gill Sans Nova" w:cs="Times New Roman"/>
          <w:kern w:val="0"/>
          <w14:ligatures w14:val="none"/>
        </w:rPr>
        <w:t>.</w:t>
      </w:r>
    </w:p>
    <w:p w14:paraId="788DAF04" w14:textId="77777777" w:rsidR="00C41BF9" w:rsidRPr="00C41BF9" w:rsidRDefault="00C41BF9" w:rsidP="00C41BF9">
      <w:pPr>
        <w:spacing w:before="100" w:beforeAutospacing="1" w:after="100" w:afterAutospacing="1" w:line="240" w:lineRule="auto"/>
        <w:jc w:val="both"/>
        <w:rPr>
          <w:rFonts w:ascii="Gill Sans Nova" w:eastAsia="Times New Roman" w:hAnsi="Gill Sans Nova" w:cs="Times New Roman"/>
          <w:kern w:val="0"/>
          <w14:ligatures w14:val="none"/>
        </w:rPr>
      </w:pPr>
      <w:r w:rsidRPr="00C41BF9">
        <w:rPr>
          <w:rFonts w:ascii="Gill Sans Nova" w:eastAsia="Times New Roman" w:hAnsi="Gill Sans Nova" w:cs="Times New Roman"/>
          <w:kern w:val="0"/>
          <w14:ligatures w14:val="none"/>
        </w:rPr>
        <w:t>In this section, we will help you navigate the leading ESG frameworks, enabling you to select one that best suits your industry, meets stakeholder expectations, and aligns with your strategic business goals.</w:t>
      </w:r>
    </w:p>
    <w:p w14:paraId="6E80192C" w14:textId="77777777" w:rsidR="00C41BF9" w:rsidRPr="00C41BF9" w:rsidRDefault="00C41BF9" w:rsidP="00C41BF9">
      <w:pPr>
        <w:keepNext/>
        <w:keepLines/>
        <w:spacing w:before="160" w:after="80" w:line="259" w:lineRule="auto"/>
        <w:outlineLvl w:val="1"/>
        <w:rPr>
          <w:rFonts w:ascii="Gill Sans Nova" w:eastAsia="Times New Roman" w:hAnsi="Gill Sans Nova" w:cs="Times New Roman"/>
          <w:color w:val="2F5496"/>
          <w:sz w:val="28"/>
          <w:szCs w:val="32"/>
        </w:rPr>
      </w:pPr>
      <w:r w:rsidRPr="00C41BF9">
        <w:rPr>
          <w:rFonts w:ascii="Gill Sans Nova" w:eastAsia="Times New Roman" w:hAnsi="Gill Sans Nova" w:cs="Times New Roman"/>
          <w:color w:val="2F5496"/>
          <w:sz w:val="28"/>
          <w:szCs w:val="32"/>
        </w:rPr>
        <w:t>3.2 Why ESG Reporting Matters</w:t>
      </w:r>
    </w:p>
    <w:p w14:paraId="43529C67" w14:textId="77777777" w:rsidR="00C41BF9" w:rsidRPr="00C41BF9" w:rsidRDefault="00C41BF9" w:rsidP="00C41BF9">
      <w:pPr>
        <w:spacing w:line="259" w:lineRule="auto"/>
        <w:jc w:val="both"/>
        <w:rPr>
          <w:rFonts w:ascii="Gill Sans Nova" w:eastAsia="Calibri" w:hAnsi="Gill Sans Nova" w:cs="Arial"/>
          <w:sz w:val="22"/>
          <w:szCs w:val="22"/>
        </w:rPr>
      </w:pPr>
      <w:r w:rsidRPr="00C41BF9">
        <w:rPr>
          <w:rFonts w:ascii="Gill Sans Nova" w:eastAsia="Calibri" w:hAnsi="Gill Sans Nova" w:cs="Arial"/>
          <w:b/>
          <w:bCs/>
          <w:sz w:val="22"/>
          <w:szCs w:val="22"/>
        </w:rPr>
        <w:t>More Than Compliance: Why ESG Reporting is Transformative</w:t>
      </w:r>
    </w:p>
    <w:p w14:paraId="5346F927" w14:textId="77777777" w:rsidR="00C41BF9" w:rsidRPr="00C41BF9" w:rsidRDefault="00C41BF9" w:rsidP="00C41BF9">
      <w:pPr>
        <w:spacing w:before="100" w:beforeAutospacing="1" w:after="100" w:afterAutospacing="1" w:line="240" w:lineRule="auto"/>
        <w:rPr>
          <w:rFonts w:ascii="Gill Sans Nova" w:eastAsia="Times New Roman" w:hAnsi="Gill Sans Nova" w:cs="Times New Roman"/>
          <w:kern w:val="0"/>
          <w14:ligatures w14:val="none"/>
        </w:rPr>
      </w:pPr>
      <w:r w:rsidRPr="00C41BF9">
        <w:rPr>
          <w:rFonts w:ascii="Gill Sans Nova" w:eastAsia="Times New Roman" w:hAnsi="Gill Sans Nova" w:cs="Times New Roman"/>
          <w:kern w:val="0"/>
          <w14:ligatures w14:val="none"/>
        </w:rPr>
        <w:t>ESG reporting goes beyond simply meeting regulatory requirements. It is about creating value, building credibility, and mitigating risk. When executed effectively, it becomes a growth tool that distinguishes your organisation from its competitors.</w:t>
      </w:r>
    </w:p>
    <w:p w14:paraId="64D12FEC" w14:textId="1015F16E" w:rsidR="00C41BF9" w:rsidRPr="00C41BF9" w:rsidRDefault="00540C83" w:rsidP="00C41BF9">
      <w:pPr>
        <w:numPr>
          <w:ilvl w:val="0"/>
          <w:numId w:val="49"/>
        </w:numPr>
        <w:spacing w:before="100" w:beforeAutospacing="1" w:after="100" w:afterAutospacing="1" w:line="240" w:lineRule="auto"/>
        <w:rPr>
          <w:rFonts w:ascii="Gill Sans Nova" w:eastAsia="Times New Roman" w:hAnsi="Gill Sans Nova" w:cs="Times New Roman"/>
          <w:kern w:val="0"/>
          <w14:ligatures w14:val="none"/>
        </w:rPr>
      </w:pPr>
      <w:r w:rsidRPr="0062403E">
        <w:rPr>
          <w:rFonts w:ascii="Gill Sans Nova" w:eastAsia="Calibri" w:hAnsi="Gill Sans Nova" w:cs="Quire Sans"/>
        </w:rPr>
        <w:lastRenderedPageBreak/>
        <w:drawing>
          <wp:anchor distT="0" distB="0" distL="114300" distR="114300" simplePos="0" relativeHeight="251744256" behindDoc="0" locked="0" layoutInCell="1" allowOverlap="1" wp14:anchorId="69E0B923" wp14:editId="65FF01DE">
            <wp:simplePos x="0" y="0"/>
            <wp:positionH relativeFrom="leftMargin">
              <wp:posOffset>296883</wp:posOffset>
            </wp:positionH>
            <wp:positionV relativeFrom="paragraph">
              <wp:posOffset>1081603</wp:posOffset>
            </wp:positionV>
            <wp:extent cx="826770" cy="826770"/>
            <wp:effectExtent l="0" t="0" r="0" b="0"/>
            <wp:wrapThrough wrapText="bothSides">
              <wp:wrapPolygon edited="0">
                <wp:start x="2986" y="0"/>
                <wp:lineTo x="995" y="7465"/>
                <wp:lineTo x="995" y="17917"/>
                <wp:lineTo x="12442" y="19908"/>
                <wp:lineTo x="16424" y="20903"/>
                <wp:lineTo x="18912" y="20903"/>
                <wp:lineTo x="19410" y="16922"/>
                <wp:lineTo x="16922" y="8959"/>
                <wp:lineTo x="18912" y="7963"/>
                <wp:lineTo x="17917" y="5972"/>
                <wp:lineTo x="12940" y="0"/>
                <wp:lineTo x="2986" y="0"/>
              </wp:wrapPolygon>
            </wp:wrapThrough>
            <wp:docPr id="207277115"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73496" name="Picture 1" descr="A black background with a black squa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6770" cy="826770"/>
                    </a:xfrm>
                    <a:prstGeom prst="rect">
                      <a:avLst/>
                    </a:prstGeom>
                  </pic:spPr>
                </pic:pic>
              </a:graphicData>
            </a:graphic>
          </wp:anchor>
        </w:drawing>
      </w:r>
      <w:r w:rsidRPr="00C41BF9">
        <w:rPr>
          <w:rFonts w:ascii="Times New Roman" w:eastAsia="Times New Roman" w:hAnsi="Times New Roman" w:cs="Times New Roman"/>
          <w:noProof/>
          <w:kern w:val="0"/>
          <w14:ligatures w14:val="none"/>
        </w:rPr>
        <mc:AlternateContent>
          <mc:Choice Requires="wps">
            <w:drawing>
              <wp:anchor distT="0" distB="0" distL="114300" distR="114300" simplePos="0" relativeHeight="251691008" behindDoc="0" locked="0" layoutInCell="1" allowOverlap="1" wp14:anchorId="403AB428" wp14:editId="590C2C86">
                <wp:simplePos x="0" y="0"/>
                <wp:positionH relativeFrom="column">
                  <wp:posOffset>163195</wp:posOffset>
                </wp:positionH>
                <wp:positionV relativeFrom="paragraph">
                  <wp:posOffset>856821</wp:posOffset>
                </wp:positionV>
                <wp:extent cx="1828800" cy="1458595"/>
                <wp:effectExtent l="0" t="0" r="12700" b="27305"/>
                <wp:wrapSquare wrapText="bothSides"/>
                <wp:docPr id="166878045" name="Text Box 1"/>
                <wp:cNvGraphicFramePr/>
                <a:graphic xmlns:a="http://schemas.openxmlformats.org/drawingml/2006/main">
                  <a:graphicData uri="http://schemas.microsoft.com/office/word/2010/wordprocessingShape">
                    <wps:wsp>
                      <wps:cNvSpPr txBox="1"/>
                      <wps:spPr>
                        <a:xfrm>
                          <a:off x="0" y="0"/>
                          <a:ext cx="1828800" cy="1458595"/>
                        </a:xfrm>
                        <a:prstGeom prst="rect">
                          <a:avLst/>
                        </a:prstGeom>
                        <a:solidFill>
                          <a:srgbClr val="F0FDF4"/>
                        </a:solidFill>
                        <a:ln w="6350">
                          <a:solidFill>
                            <a:prstClr val="black"/>
                          </a:solidFill>
                        </a:ln>
                      </wps:spPr>
                      <wps:txbx>
                        <w:txbxContent>
                          <w:p w14:paraId="553179C4" w14:textId="77777777" w:rsidR="00C41BF9" w:rsidRPr="002164B2" w:rsidRDefault="00C41BF9" w:rsidP="00C41BF9">
                            <w:pPr>
                              <w:pStyle w:val="NormalWeb"/>
                              <w:rPr>
                                <w:rFonts w:ascii="Gill Sans Nova" w:hAnsi="Gill Sans Nova"/>
                                <w:b/>
                                <w:bCs/>
                              </w:rPr>
                            </w:pPr>
                            <w:r w:rsidRPr="002164B2">
                              <w:rPr>
                                <w:rFonts w:ascii="Gill Sans Nova" w:hAnsi="Gill Sans Nova"/>
                                <w:b/>
                                <w:bCs/>
                              </w:rPr>
                              <w:t>For example, in 2023, companies like Unilever reported increased brand trust and employee engagement after enhancing their ESG disclosures through GRI and CDP reporting.</w:t>
                            </w:r>
                          </w:p>
                          <w:p w14:paraId="66192EB7" w14:textId="77777777" w:rsidR="00C41BF9" w:rsidRPr="002164B2" w:rsidRDefault="00C41BF9" w:rsidP="00C41BF9">
                            <w:pPr>
                              <w:pStyle w:val="NormalWeb"/>
                              <w:rPr>
                                <w:rFonts w:ascii="Gill Sans Nova" w:hAnsi="Gill Sans Nova"/>
                                <w:b/>
                                <w:bCs/>
                              </w:rPr>
                            </w:pPr>
                            <w:r w:rsidRPr="002164B2">
                              <w:rPr>
                                <w:rFonts w:ascii="Gill Sans Nova" w:hAnsi="Gill Sans Nova"/>
                                <w:b/>
                                <w:bCs/>
                              </w:rPr>
                              <w:t>A 2023 survey by Bloomberg found that 70% of global investors are more likely to invest in companies with transparent ESG practices.</w:t>
                            </w:r>
                          </w:p>
                          <w:p w14:paraId="6F220C80" w14:textId="77777777" w:rsidR="00C41BF9" w:rsidRPr="00326D00" w:rsidRDefault="00C41BF9" w:rsidP="00C41BF9">
                            <w:pPr>
                              <w:pStyle w:val="NormalWeb"/>
                              <w:rPr>
                                <w:rFonts w:ascii="Gill Sans Nova" w:hAnsi="Gill Sans Nova"/>
                              </w:rPr>
                            </w:pPr>
                            <w:r w:rsidRPr="00235D41">
                              <w:rPr>
                                <w:rFonts w:ascii="Gill Sans Nova" w:hAnsi="Gill Sans Nova"/>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AB428" id="_x0000_s1050" type="#_x0000_t202" style="position:absolute;left:0;text-align:left;margin-left:12.85pt;margin-top:67.45pt;width:2in;height:114.85pt;z-index:2516910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" fillcolor="#f0fdf4" strokeweight=".5pt">
                <v:textbox>
                  <w:txbxContent>
                    <w:p w14:paraId="553179C4" w14:textId="77777777" w:rsidR="00C41BF9" w:rsidRPr="002164B2" w:rsidRDefault="00C41BF9" w:rsidP="00C41BF9">
                      <w:pPr>
                        <w:pStyle w:val="NormalWeb"/>
                        <w:rPr>
                          <w:rFonts w:ascii="Gill Sans Nova" w:hAnsi="Gill Sans Nova"/>
                          <w:b/>
                          <w:bCs/>
                        </w:rPr>
                      </w:pPr>
                      <w:r w:rsidRPr="002164B2">
                        <w:rPr>
                          <w:rFonts w:ascii="Gill Sans Nova" w:hAnsi="Gill Sans Nova"/>
                          <w:b/>
                          <w:bCs/>
                        </w:rPr>
                        <w:t>For example, in 2023, companies like Unilever reported increased brand trust and employee engagement after enhancing their ESG disclosures through GRI and CDP reporting.</w:t>
                      </w:r>
                    </w:p>
                    <w:p w14:paraId="66192EB7" w14:textId="77777777" w:rsidR="00C41BF9" w:rsidRPr="002164B2" w:rsidRDefault="00C41BF9" w:rsidP="00C41BF9">
                      <w:pPr>
                        <w:pStyle w:val="NormalWeb"/>
                        <w:rPr>
                          <w:rFonts w:ascii="Gill Sans Nova" w:hAnsi="Gill Sans Nova"/>
                          <w:b/>
                          <w:bCs/>
                        </w:rPr>
                      </w:pPr>
                      <w:r w:rsidRPr="002164B2">
                        <w:rPr>
                          <w:rFonts w:ascii="Gill Sans Nova" w:hAnsi="Gill Sans Nova"/>
                          <w:b/>
                          <w:bCs/>
                        </w:rPr>
                        <w:t>A 2023 survey by Bloomberg found that 70% of global investors are more likely to invest in companies with transparent ESG practices.</w:t>
                      </w:r>
                    </w:p>
                    <w:p w14:paraId="6F220C80" w14:textId="77777777" w:rsidR="00C41BF9" w:rsidRPr="00326D00" w:rsidRDefault="00C41BF9" w:rsidP="00C41BF9">
                      <w:pPr>
                        <w:pStyle w:val="NormalWeb"/>
                        <w:rPr>
                          <w:rFonts w:ascii="Gill Sans Nova" w:hAnsi="Gill Sans Nova"/>
                        </w:rPr>
                      </w:pPr>
                      <w:r w:rsidRPr="00235D41">
                        <w:rPr>
                          <w:rFonts w:ascii="Gill Sans Nova" w:hAnsi="Gill Sans Nova"/>
                        </w:rPr>
                        <w:t>.</w:t>
                      </w:r>
                    </w:p>
                  </w:txbxContent>
                </v:textbox>
                <w10:wrap type="square"/>
              </v:shape>
            </w:pict>
          </mc:Fallback>
        </mc:AlternateContent>
      </w:r>
      <w:r w:rsidR="00C41BF9" w:rsidRPr="00C41BF9">
        <w:rPr>
          <w:rFonts w:ascii="Gill Sans Nova" w:eastAsia="Times New Roman" w:hAnsi="Gill Sans Nova" w:cs="Times New Roman"/>
          <w:b/>
          <w:bCs/>
          <w:kern w:val="0"/>
          <w14:ligatures w14:val="none"/>
        </w:rPr>
        <w:t xml:space="preserve">Transparency and Trust: </w:t>
      </w:r>
      <w:r w:rsidR="00C41BF9" w:rsidRPr="00C41BF9">
        <w:rPr>
          <w:rFonts w:ascii="Gill Sans Nova" w:eastAsia="Times New Roman" w:hAnsi="Gill Sans Nova" w:cs="Times New Roman"/>
          <w:kern w:val="0"/>
          <w14:ligatures w14:val="none"/>
        </w:rPr>
        <w:t>ESG reports give stakeholders—investors, employees, and the public—a clear view of how your company addresses critical ESG issues. This transparency builds credibility, strengthens brand trustworthiness, and attracts investors while helping recruit and retain top talent.</w:t>
      </w:r>
    </w:p>
    <w:p w14:paraId="48285A02" w14:textId="77777777" w:rsidR="00C41BF9" w:rsidRPr="00C41BF9" w:rsidRDefault="00C41BF9" w:rsidP="00C41BF9">
      <w:pPr>
        <w:spacing w:before="100" w:beforeAutospacing="1" w:after="100" w:afterAutospacing="1" w:line="240" w:lineRule="auto"/>
        <w:rPr>
          <w:rFonts w:ascii="Gill Sans Nova" w:eastAsia="Times New Roman" w:hAnsi="Gill Sans Nova" w:cs="Times New Roman"/>
          <w:kern w:val="0"/>
          <w14:ligatures w14:val="none"/>
        </w:rPr>
      </w:pPr>
    </w:p>
    <w:p w14:paraId="4F11E06F" w14:textId="77777777" w:rsidR="00C41BF9" w:rsidRPr="00C41BF9" w:rsidRDefault="00C41BF9" w:rsidP="00C41BF9">
      <w:pPr>
        <w:numPr>
          <w:ilvl w:val="0"/>
          <w:numId w:val="49"/>
        </w:numPr>
        <w:spacing w:before="100" w:beforeAutospacing="1" w:after="100" w:afterAutospacing="1" w:line="240" w:lineRule="auto"/>
        <w:rPr>
          <w:rFonts w:ascii="Gill Sans Nova" w:eastAsia="Times New Roman" w:hAnsi="Gill Sans Nova" w:cs="Times New Roman"/>
          <w:kern w:val="0"/>
          <w14:ligatures w14:val="none"/>
        </w:rPr>
      </w:pPr>
      <w:r w:rsidRPr="00C41BF9">
        <w:rPr>
          <w:rFonts w:ascii="Gill Sans Nova" w:eastAsia="Times New Roman" w:hAnsi="Gill Sans Nova" w:cs="Times New Roman"/>
          <w:b/>
          <w:bCs/>
          <w:kern w:val="0"/>
          <w14:ligatures w14:val="none"/>
        </w:rPr>
        <w:t>Spotting Risks and Opportunities:</w:t>
      </w:r>
      <w:r w:rsidRPr="00C41BF9">
        <w:rPr>
          <w:rFonts w:ascii="Gill Sans Nova" w:eastAsia="Times New Roman" w:hAnsi="Gill Sans Nova" w:cs="Times New Roman"/>
          <w:kern w:val="0"/>
          <w14:ligatures w14:val="none"/>
        </w:rPr>
        <w:t xml:space="preserve"> ESG data helps to identify risks—such as potential regulatory breaches—before they escalate. It also uncovers opportunities, such as entry into emerging sustainability markets. Engaging stakeholders through qualitative methods, such as interviews and focus groups, can reveal ESG risks that may not be immediately apparent through quantitative data alone, such as reputational risks linked to community relations.</w:t>
      </w:r>
    </w:p>
    <w:p w14:paraId="7BDBD6C4" w14:textId="77777777" w:rsidR="00C41BF9" w:rsidRPr="00C41BF9" w:rsidRDefault="00C41BF9" w:rsidP="00C41BF9">
      <w:pPr>
        <w:numPr>
          <w:ilvl w:val="0"/>
          <w:numId w:val="49"/>
        </w:numPr>
        <w:spacing w:before="100" w:beforeAutospacing="1" w:after="100" w:afterAutospacing="1" w:line="240" w:lineRule="auto"/>
        <w:rPr>
          <w:rFonts w:ascii="Gill Sans Nova" w:eastAsia="Times New Roman" w:hAnsi="Gill Sans Nova" w:cs="Times New Roman"/>
          <w:kern w:val="0"/>
          <w14:ligatures w14:val="none"/>
        </w:rPr>
      </w:pPr>
      <w:r w:rsidRPr="00C41BF9">
        <w:rPr>
          <w:rFonts w:ascii="Gill Sans Nova" w:eastAsia="Times New Roman" w:hAnsi="Gill Sans Nova" w:cs="Times New Roman"/>
          <w:b/>
          <w:bCs/>
          <w:kern w:val="0"/>
          <w14:ligatures w14:val="none"/>
        </w:rPr>
        <w:t>Attracting Investors:</w:t>
      </w:r>
      <w:r w:rsidRPr="00C41BF9">
        <w:rPr>
          <w:rFonts w:ascii="Gill Sans Nova" w:eastAsia="Times New Roman" w:hAnsi="Gill Sans Nova" w:cs="Times New Roman"/>
          <w:kern w:val="0"/>
          <w14:ligatures w14:val="none"/>
        </w:rPr>
        <w:t xml:space="preserve"> Increasingly, investors are seeking to support companies that prioritise their social and environmental impact. ESG reporting demonstrates your commitment to sustainability, making your business a more compelling investment prospect.</w:t>
      </w:r>
    </w:p>
    <w:bookmarkEnd w:id="23"/>
    <w:p w14:paraId="3BCB123E" w14:textId="77777777" w:rsidR="00C41BF9" w:rsidRPr="00C41BF9" w:rsidRDefault="00C41BF9" w:rsidP="00C41BF9">
      <w:pPr>
        <w:spacing w:line="259" w:lineRule="auto"/>
        <w:rPr>
          <w:rFonts w:ascii="Calibri" w:eastAsia="Calibri" w:hAnsi="Calibri" w:cs="Arial"/>
          <w:sz w:val="22"/>
          <w:szCs w:val="22"/>
        </w:rPr>
      </w:pPr>
    </w:p>
    <w:p w14:paraId="7887A3DF" w14:textId="77777777" w:rsidR="00C41BF9" w:rsidRPr="00C41BF9" w:rsidRDefault="00C41BF9" w:rsidP="00C41BF9">
      <w:pPr>
        <w:spacing w:line="259" w:lineRule="auto"/>
        <w:rPr>
          <w:rFonts w:ascii="Calibri" w:eastAsia="Calibri" w:hAnsi="Calibri" w:cs="Arial"/>
          <w:sz w:val="22"/>
          <w:szCs w:val="22"/>
        </w:rPr>
      </w:pPr>
    </w:p>
    <w:p w14:paraId="06A68991" w14:textId="77777777" w:rsidR="00C41BF9" w:rsidRPr="00C41BF9" w:rsidRDefault="00C41BF9" w:rsidP="00C41BF9">
      <w:pPr>
        <w:spacing w:line="259" w:lineRule="auto"/>
        <w:rPr>
          <w:rFonts w:ascii="Calibri" w:eastAsia="Calibri" w:hAnsi="Calibri" w:cs="Arial"/>
          <w:sz w:val="22"/>
          <w:szCs w:val="22"/>
        </w:rPr>
      </w:pPr>
    </w:p>
    <w:p w14:paraId="3DF8345A" w14:textId="77777777" w:rsidR="00C41BF9" w:rsidRPr="00C41BF9" w:rsidRDefault="00C41BF9" w:rsidP="00C41BF9">
      <w:pPr>
        <w:spacing w:line="259" w:lineRule="auto"/>
        <w:rPr>
          <w:rFonts w:ascii="Calibri" w:eastAsia="Calibri" w:hAnsi="Calibri" w:cs="Arial"/>
          <w:sz w:val="22"/>
          <w:szCs w:val="22"/>
        </w:rPr>
      </w:pPr>
    </w:p>
    <w:p w14:paraId="75FD2EC5" w14:textId="77777777" w:rsidR="00C41BF9" w:rsidRPr="00C41BF9" w:rsidRDefault="00C41BF9" w:rsidP="00C41BF9">
      <w:pPr>
        <w:spacing w:line="259" w:lineRule="auto"/>
        <w:rPr>
          <w:rFonts w:ascii="Calibri" w:eastAsia="Calibri" w:hAnsi="Calibri" w:cs="Arial"/>
          <w:sz w:val="22"/>
          <w:szCs w:val="22"/>
        </w:rPr>
      </w:pPr>
    </w:p>
    <w:p w14:paraId="0CF81FC0" w14:textId="77777777" w:rsidR="00C41BF9" w:rsidRPr="00C41BF9" w:rsidRDefault="00C41BF9" w:rsidP="00C41BF9">
      <w:pPr>
        <w:spacing w:line="259" w:lineRule="auto"/>
        <w:rPr>
          <w:rFonts w:ascii="Calibri" w:eastAsia="Calibri" w:hAnsi="Calibri" w:cs="Arial"/>
          <w:sz w:val="22"/>
          <w:szCs w:val="22"/>
        </w:rPr>
      </w:pPr>
    </w:p>
    <w:p w14:paraId="25E6B6AF" w14:textId="77777777" w:rsidR="00C41BF9" w:rsidRPr="00C41BF9" w:rsidRDefault="00C41BF9" w:rsidP="00C41BF9">
      <w:pPr>
        <w:spacing w:line="259" w:lineRule="auto"/>
        <w:rPr>
          <w:rFonts w:ascii="Calibri" w:eastAsia="Calibri" w:hAnsi="Calibri" w:cs="Arial"/>
          <w:sz w:val="22"/>
          <w:szCs w:val="22"/>
        </w:rPr>
      </w:pPr>
    </w:p>
    <w:p w14:paraId="1EFB1851" w14:textId="77777777" w:rsidR="00C41BF9" w:rsidRPr="00C41BF9" w:rsidRDefault="00C41BF9" w:rsidP="00C41BF9">
      <w:pPr>
        <w:spacing w:line="259" w:lineRule="auto"/>
        <w:rPr>
          <w:rFonts w:ascii="Calibri" w:eastAsia="Calibri" w:hAnsi="Calibri" w:cs="Arial"/>
          <w:sz w:val="22"/>
          <w:szCs w:val="22"/>
        </w:rPr>
      </w:pPr>
    </w:p>
    <w:p w14:paraId="21E08C82" w14:textId="77777777" w:rsidR="00C41BF9" w:rsidRPr="00C41BF9" w:rsidRDefault="00C41BF9" w:rsidP="00C41BF9">
      <w:pPr>
        <w:spacing w:line="259" w:lineRule="auto"/>
        <w:rPr>
          <w:rFonts w:ascii="Calibri" w:eastAsia="Calibri" w:hAnsi="Calibri" w:cs="Arial"/>
          <w:sz w:val="22"/>
          <w:szCs w:val="22"/>
        </w:rPr>
      </w:pPr>
    </w:p>
    <w:p w14:paraId="3E7B09BB" w14:textId="77777777" w:rsidR="00C41BF9" w:rsidRPr="00C41BF9" w:rsidRDefault="00C41BF9" w:rsidP="00C41BF9">
      <w:pPr>
        <w:keepNext/>
        <w:keepLines/>
        <w:spacing w:before="160" w:after="80" w:line="259" w:lineRule="auto"/>
        <w:outlineLvl w:val="1"/>
        <w:rPr>
          <w:rFonts w:ascii="Gill Sans Nova" w:eastAsia="Times New Roman" w:hAnsi="Gill Sans Nova" w:cs="Times New Roman"/>
          <w:color w:val="2F5496"/>
          <w:sz w:val="28"/>
          <w:szCs w:val="32"/>
        </w:rPr>
      </w:pPr>
    </w:p>
    <w:p w14:paraId="11310EBF" w14:textId="77777777" w:rsidR="00C41BF9" w:rsidRPr="00C41BF9" w:rsidRDefault="00C41BF9" w:rsidP="00C41BF9">
      <w:pPr>
        <w:spacing w:line="259" w:lineRule="auto"/>
        <w:rPr>
          <w:rFonts w:ascii="Calibri" w:eastAsia="Calibri" w:hAnsi="Calibri" w:cs="Arial"/>
          <w:sz w:val="22"/>
          <w:szCs w:val="22"/>
        </w:rPr>
      </w:pPr>
    </w:p>
    <w:p w14:paraId="220F77A0" w14:textId="77777777" w:rsidR="00C41BF9" w:rsidRPr="00C41BF9" w:rsidRDefault="00C41BF9" w:rsidP="00C41BF9">
      <w:pPr>
        <w:keepNext/>
        <w:keepLines/>
        <w:spacing w:before="160" w:after="80" w:line="259" w:lineRule="auto"/>
        <w:outlineLvl w:val="1"/>
        <w:rPr>
          <w:rFonts w:ascii="Gill Sans Nova" w:eastAsia="Times New Roman" w:hAnsi="Gill Sans Nova" w:cs="Times New Roman"/>
          <w:color w:val="2F5496"/>
          <w:sz w:val="28"/>
          <w:szCs w:val="32"/>
        </w:rPr>
      </w:pPr>
      <w:r w:rsidRPr="00C41BF9">
        <w:rPr>
          <w:rFonts w:ascii="Gill Sans Nova" w:eastAsia="Times New Roman" w:hAnsi="Gill Sans Nova" w:cs="Times New Roman"/>
          <w:color w:val="2F5496"/>
          <w:sz w:val="28"/>
          <w:szCs w:val="32"/>
        </w:rPr>
        <w:lastRenderedPageBreak/>
        <w:t>3</w:t>
      </w:r>
      <w:bookmarkStart w:id="24" w:name="_Hlk200548810"/>
      <w:r w:rsidRPr="00C41BF9">
        <w:rPr>
          <w:rFonts w:ascii="Gill Sans Nova" w:eastAsia="Times New Roman" w:hAnsi="Gill Sans Nova" w:cs="Times New Roman"/>
          <w:color w:val="2F5496"/>
          <w:sz w:val="28"/>
          <w:szCs w:val="32"/>
        </w:rPr>
        <w:t>.3 Overview of Major ESG Reporting Frameworks</w:t>
      </w:r>
    </w:p>
    <w:p w14:paraId="466CFE7B" w14:textId="77777777" w:rsidR="00C41BF9" w:rsidRPr="00C41BF9" w:rsidRDefault="00C41BF9" w:rsidP="00C41BF9">
      <w:pPr>
        <w:spacing w:line="259" w:lineRule="auto"/>
        <w:rPr>
          <w:rFonts w:ascii="Gill Sans Nova" w:eastAsia="Calibri" w:hAnsi="Gill Sans Nova" w:cs="Arial"/>
          <w:sz w:val="22"/>
          <w:szCs w:val="22"/>
        </w:rPr>
      </w:pPr>
      <w:r w:rsidRPr="00C41BF9">
        <w:rPr>
          <w:rFonts w:ascii="Gill Sans Nova" w:eastAsia="Calibri" w:hAnsi="Gill Sans Nova" w:cs="Arial"/>
          <w:sz w:val="22"/>
          <w:szCs w:val="22"/>
        </w:rPr>
        <w:t>There is no single ESG framework that suits every organisation—each has its own strengths, tailored to different needs. Below, we explore some of the most widely used frameworks and how they might benefit your company.</w:t>
      </w:r>
    </w:p>
    <w:p w14:paraId="5E6B87DA" w14:textId="77777777" w:rsidR="00C41BF9" w:rsidRPr="00C41BF9" w:rsidRDefault="00C41BF9" w:rsidP="00C41BF9">
      <w:pPr>
        <w:spacing w:line="259" w:lineRule="auto"/>
        <w:rPr>
          <w:rFonts w:ascii="Gill Sans Nova" w:eastAsia="Calibri" w:hAnsi="Gill Sans Nova" w:cs="Arial"/>
          <w:sz w:val="22"/>
          <w:szCs w:val="22"/>
        </w:rPr>
      </w:pPr>
      <w:r w:rsidRPr="00C41BF9">
        <w:rPr>
          <w:rFonts w:ascii="Gill Sans Nova" w:eastAsia="Calibri" w:hAnsi="Gill Sans Nova" w:cs="Arial"/>
          <w:b/>
          <w:bCs/>
          <w:sz w:val="22"/>
          <w:szCs w:val="22"/>
        </w:rPr>
        <w:t xml:space="preserve">1. Global Reporting Initiative (GRI): The Big Picture Approach </w:t>
      </w:r>
    </w:p>
    <w:p w14:paraId="5E47A7DC" w14:textId="77777777" w:rsidR="00C41BF9" w:rsidRPr="00C41BF9" w:rsidRDefault="00C41BF9" w:rsidP="00C41BF9">
      <w:pPr>
        <w:spacing w:line="259" w:lineRule="auto"/>
        <w:rPr>
          <w:rFonts w:ascii="Gill Sans Nova" w:eastAsia="Calibri" w:hAnsi="Gill Sans Nova" w:cs="Arial"/>
          <w:sz w:val="22"/>
          <w:szCs w:val="22"/>
        </w:rPr>
      </w:pPr>
      <w:r w:rsidRPr="00C41BF9">
        <w:rPr>
          <w:rFonts w:ascii="Gill Sans Nova" w:eastAsia="Calibri" w:hAnsi="Gill Sans Nova" w:cs="Arial"/>
          <w:b/>
          <w:bCs/>
          <w:sz w:val="22"/>
          <w:szCs w:val="22"/>
        </w:rPr>
        <w:t>What It’s About</w:t>
      </w:r>
      <w:r w:rsidRPr="00C41BF9">
        <w:rPr>
          <w:rFonts w:ascii="Gill Sans Nova" w:eastAsia="Calibri" w:hAnsi="Gill Sans Nova" w:cs="Arial"/>
          <w:sz w:val="22"/>
          <w:szCs w:val="22"/>
        </w:rPr>
        <w:t>: The GRI framework enables companies to report on a broad range of topics—economic, environmental, and social. It is designed to help organisations tell the full story of their impact.</w:t>
      </w:r>
    </w:p>
    <w:p w14:paraId="7DFF91D0" w14:textId="77777777" w:rsidR="00C41BF9" w:rsidRPr="00C41BF9" w:rsidRDefault="00C41BF9" w:rsidP="00C41BF9">
      <w:pPr>
        <w:spacing w:line="259" w:lineRule="auto"/>
        <w:rPr>
          <w:rFonts w:ascii="Gill Sans Nova" w:eastAsia="Calibri" w:hAnsi="Gill Sans Nova" w:cs="Arial"/>
          <w:sz w:val="22"/>
          <w:szCs w:val="22"/>
        </w:rPr>
      </w:pPr>
      <w:r w:rsidRPr="00C41BF9">
        <w:rPr>
          <w:rFonts w:ascii="Gill Sans Nova" w:eastAsia="Calibri" w:hAnsi="Gill Sans Nova" w:cs="Arial"/>
          <w:b/>
          <w:bCs/>
          <w:sz w:val="22"/>
          <w:szCs w:val="22"/>
        </w:rPr>
        <w:t>Why It’s Great</w:t>
      </w:r>
      <w:r w:rsidRPr="00C41BF9">
        <w:rPr>
          <w:rFonts w:ascii="Gill Sans Nova" w:eastAsia="Calibri" w:hAnsi="Gill Sans Nova" w:cs="Arial"/>
          <w:sz w:val="22"/>
          <w:szCs w:val="22"/>
        </w:rPr>
        <w:t>:</w:t>
      </w:r>
    </w:p>
    <w:p w14:paraId="5089D22C" w14:textId="77777777" w:rsidR="00C41BF9" w:rsidRPr="00C41BF9" w:rsidRDefault="00C41BF9" w:rsidP="00C41BF9">
      <w:pPr>
        <w:spacing w:line="259" w:lineRule="auto"/>
        <w:ind w:left="360"/>
        <w:jc w:val="both"/>
        <w:rPr>
          <w:rFonts w:ascii="Gill Sans Nova" w:eastAsia="Calibri" w:hAnsi="Gill Sans Nova" w:cs="Arial"/>
          <w:sz w:val="22"/>
          <w:szCs w:val="22"/>
        </w:rPr>
      </w:pPr>
      <w:r w:rsidRPr="00C41BF9">
        <w:rPr>
          <w:rFonts w:ascii="Gill Sans Nova" w:eastAsia="Calibri" w:hAnsi="Gill Sans Nova" w:cs="Arial"/>
          <w:b/>
          <w:bCs/>
          <w:sz w:val="22"/>
          <w:szCs w:val="22"/>
        </w:rPr>
        <w:t>Materiality Focus</w:t>
      </w:r>
      <w:r w:rsidRPr="00C41BF9">
        <w:rPr>
          <w:rFonts w:ascii="Gill Sans Nova" w:eastAsia="Calibri" w:hAnsi="Gill Sans Nova" w:cs="Arial"/>
          <w:sz w:val="22"/>
          <w:szCs w:val="22"/>
        </w:rPr>
        <w:t>: Helps identify the most significant issues for both your company and its stakeholders, ensuring reporting is relevant and meaningful.</w:t>
      </w:r>
    </w:p>
    <w:p w14:paraId="5250B454" w14:textId="77777777" w:rsidR="00C41BF9" w:rsidRPr="00C41BF9" w:rsidRDefault="00C41BF9" w:rsidP="00C41BF9">
      <w:pPr>
        <w:spacing w:line="259" w:lineRule="auto"/>
        <w:ind w:left="360"/>
        <w:jc w:val="both"/>
        <w:rPr>
          <w:rFonts w:ascii="Gill Sans Nova" w:eastAsia="Calibri" w:hAnsi="Gill Sans Nova" w:cs="Arial"/>
          <w:sz w:val="22"/>
          <w:szCs w:val="22"/>
        </w:rPr>
      </w:pPr>
      <w:r w:rsidRPr="00C41BF9">
        <w:rPr>
          <w:rFonts w:ascii="Gill Sans Nova" w:eastAsia="Calibri" w:hAnsi="Gill Sans Nova" w:cs="Arial"/>
          <w:b/>
          <w:bCs/>
          <w:sz w:val="22"/>
          <w:szCs w:val="22"/>
        </w:rPr>
        <w:t>Comprehensive Scope</w:t>
      </w:r>
      <w:r w:rsidRPr="00C41BF9">
        <w:rPr>
          <w:rFonts w:ascii="Gill Sans Nova" w:eastAsia="Calibri" w:hAnsi="Gill Sans Nova" w:cs="Arial"/>
          <w:sz w:val="22"/>
          <w:szCs w:val="22"/>
        </w:rPr>
        <w:t>: Covers a wide array of sustainability issues, offering a detailed and standardised method for disclosing performance.</w:t>
      </w:r>
    </w:p>
    <w:p w14:paraId="7D22EC41" w14:textId="77777777" w:rsidR="00C41BF9" w:rsidRPr="00C41BF9" w:rsidRDefault="00C41BF9" w:rsidP="00C41BF9">
      <w:pPr>
        <w:spacing w:line="259" w:lineRule="auto"/>
        <w:ind w:left="360"/>
        <w:jc w:val="both"/>
        <w:rPr>
          <w:rFonts w:ascii="Gill Sans Nova" w:eastAsia="Calibri" w:hAnsi="Gill Sans Nova" w:cs="Arial"/>
          <w:sz w:val="22"/>
          <w:szCs w:val="22"/>
        </w:rPr>
      </w:pPr>
      <w:r w:rsidRPr="00C41BF9">
        <w:rPr>
          <w:rFonts w:ascii="Gill Sans Nova" w:eastAsia="Calibri" w:hAnsi="Gill Sans Nova" w:cs="Arial"/>
          <w:b/>
          <w:bCs/>
          <w:sz w:val="22"/>
          <w:szCs w:val="22"/>
        </w:rPr>
        <w:t>External Assurance</w:t>
      </w:r>
      <w:r w:rsidRPr="00C41BF9">
        <w:rPr>
          <w:rFonts w:ascii="Gill Sans Nova" w:eastAsia="Calibri" w:hAnsi="Gill Sans Nova" w:cs="Arial"/>
          <w:sz w:val="22"/>
          <w:szCs w:val="22"/>
        </w:rPr>
        <w:t>: Supports third-party verification of reports, enhancing credibility and transparency—particularly valuable for investors and regulators.</w:t>
      </w:r>
    </w:p>
    <w:p w14:paraId="3FCE6F7A" w14:textId="77777777" w:rsidR="00C41BF9" w:rsidRPr="00C41BF9" w:rsidRDefault="00C41BF9" w:rsidP="00C41BF9">
      <w:pPr>
        <w:spacing w:line="259" w:lineRule="auto"/>
        <w:rPr>
          <w:rFonts w:ascii="Gill Sans Nova" w:eastAsia="Calibri" w:hAnsi="Gill Sans Nova" w:cs="Arial"/>
          <w:sz w:val="22"/>
          <w:szCs w:val="22"/>
        </w:rPr>
      </w:pPr>
      <w:r w:rsidRPr="00C41BF9">
        <w:rPr>
          <w:rFonts w:ascii="Gill Sans Nova" w:eastAsia="Calibri" w:hAnsi="Gill Sans Nova" w:cs="Arial"/>
          <w:b/>
          <w:bCs/>
          <w:sz w:val="22"/>
          <w:szCs w:val="22"/>
        </w:rPr>
        <w:t>Quick Start Guide- GRI Reporting Steps:</w:t>
      </w:r>
    </w:p>
    <w:p w14:paraId="6D976A84" w14:textId="77777777" w:rsidR="00C41BF9" w:rsidRPr="00C41BF9" w:rsidRDefault="00C41BF9" w:rsidP="00C41BF9">
      <w:pPr>
        <w:numPr>
          <w:ilvl w:val="0"/>
          <w:numId w:val="65"/>
        </w:numPr>
        <w:spacing w:line="259" w:lineRule="auto"/>
        <w:rPr>
          <w:rFonts w:ascii="Gill Sans Nova" w:eastAsia="Calibri" w:hAnsi="Gill Sans Nova" w:cs="Arial"/>
          <w:sz w:val="22"/>
          <w:szCs w:val="22"/>
        </w:rPr>
      </w:pPr>
      <w:r w:rsidRPr="00C41BF9">
        <w:rPr>
          <w:rFonts w:ascii="Gill Sans Nova" w:eastAsia="Calibri" w:hAnsi="Gill Sans Nova" w:cs="Arial"/>
          <w:b/>
          <w:bCs/>
          <w:sz w:val="22"/>
          <w:szCs w:val="22"/>
        </w:rPr>
        <w:t>Conduct a Materiality Assessment:</w:t>
      </w:r>
      <w:r w:rsidRPr="00C41BF9">
        <w:rPr>
          <w:rFonts w:ascii="Gill Sans Nova" w:eastAsia="Calibri" w:hAnsi="Gill Sans Nova" w:cs="Arial"/>
          <w:sz w:val="22"/>
          <w:szCs w:val="22"/>
        </w:rPr>
        <w:t xml:space="preserve"> Use GRI’s guidelines to determine which topics (e.g. labour practices, environmental impacts) are most material, based on stakeholder engagement.</w:t>
      </w:r>
    </w:p>
    <w:p w14:paraId="64DE49EE" w14:textId="77777777" w:rsidR="00C41BF9" w:rsidRPr="00C41BF9" w:rsidRDefault="00C41BF9" w:rsidP="00C41BF9">
      <w:pPr>
        <w:numPr>
          <w:ilvl w:val="0"/>
          <w:numId w:val="65"/>
        </w:numPr>
        <w:spacing w:line="259" w:lineRule="auto"/>
        <w:rPr>
          <w:rFonts w:ascii="Gill Sans Nova" w:eastAsia="Calibri" w:hAnsi="Gill Sans Nova" w:cs="Arial"/>
          <w:sz w:val="22"/>
          <w:szCs w:val="22"/>
        </w:rPr>
      </w:pPr>
      <w:r w:rsidRPr="00C41BF9">
        <w:rPr>
          <w:rFonts w:ascii="Gill Sans Nova" w:eastAsia="Calibri" w:hAnsi="Gill Sans Nova" w:cs="Arial"/>
          <w:b/>
          <w:bCs/>
          <w:sz w:val="22"/>
          <w:szCs w:val="22"/>
        </w:rPr>
        <w:t>Set Up Data Collection Systems:</w:t>
      </w:r>
      <w:r w:rsidRPr="00C41BF9">
        <w:rPr>
          <w:rFonts w:ascii="Gill Sans Nova" w:eastAsia="Calibri" w:hAnsi="Gill Sans Nova" w:cs="Arial"/>
          <w:sz w:val="22"/>
          <w:szCs w:val="22"/>
        </w:rPr>
        <w:t xml:space="preserve"> Establish systems for gathering data aligned with GRI indicators across departments.</w:t>
      </w:r>
    </w:p>
    <w:p w14:paraId="3EC71297" w14:textId="77777777" w:rsidR="00C41BF9" w:rsidRPr="00C41BF9" w:rsidRDefault="00C41BF9" w:rsidP="00C41BF9">
      <w:pPr>
        <w:numPr>
          <w:ilvl w:val="0"/>
          <w:numId w:val="65"/>
        </w:numPr>
        <w:spacing w:line="259" w:lineRule="auto"/>
        <w:rPr>
          <w:rFonts w:ascii="Gill Sans Nova" w:eastAsia="Calibri" w:hAnsi="Gill Sans Nova" w:cs="Arial"/>
          <w:sz w:val="22"/>
          <w:szCs w:val="22"/>
        </w:rPr>
      </w:pPr>
      <w:r w:rsidRPr="00C41BF9">
        <w:rPr>
          <w:rFonts w:ascii="Gill Sans Nova" w:eastAsia="Calibri" w:hAnsi="Gill Sans Nova" w:cs="Arial"/>
          <w:b/>
          <w:bCs/>
          <w:sz w:val="22"/>
          <w:szCs w:val="22"/>
        </w:rPr>
        <w:t>Modular Reporting:</w:t>
      </w:r>
      <w:r w:rsidRPr="00C41BF9">
        <w:rPr>
          <w:rFonts w:ascii="Gill Sans Nova" w:eastAsia="Calibri" w:hAnsi="Gill Sans Nova" w:cs="Arial"/>
          <w:sz w:val="22"/>
          <w:szCs w:val="22"/>
        </w:rPr>
        <w:t xml:space="preserve"> Begin with a small number of material topics to minimise workload, and gradually expand as your sustainability strategy develops.</w:t>
      </w:r>
    </w:p>
    <w:p w14:paraId="7621109B" w14:textId="77777777" w:rsidR="00C41BF9" w:rsidRPr="00C41BF9" w:rsidRDefault="00C41BF9" w:rsidP="00C41BF9">
      <w:pPr>
        <w:numPr>
          <w:ilvl w:val="0"/>
          <w:numId w:val="65"/>
        </w:numPr>
        <w:spacing w:line="259" w:lineRule="auto"/>
        <w:rPr>
          <w:rFonts w:ascii="Gill Sans Nova" w:eastAsia="Calibri" w:hAnsi="Gill Sans Nova" w:cs="Arial"/>
        </w:rPr>
      </w:pPr>
      <w:r w:rsidRPr="00C41BF9">
        <w:rPr>
          <w:rFonts w:ascii="Gill Sans Nova" w:eastAsia="Calibri" w:hAnsi="Gill Sans Nova" w:cs="Arial"/>
          <w:b/>
          <w:bCs/>
          <w:sz w:val="22"/>
          <w:szCs w:val="22"/>
        </w:rPr>
        <w:t>Industry Example:</w:t>
      </w:r>
      <w:r w:rsidRPr="00C41BF9">
        <w:rPr>
          <w:rFonts w:ascii="Gill Sans Nova" w:eastAsia="Calibri" w:hAnsi="Gill Sans Nova" w:cs="Arial"/>
          <w:sz w:val="22"/>
          <w:szCs w:val="22"/>
        </w:rPr>
        <w:t xml:space="preserve"> A manufacturing company might begin by reporting on emissions and waste management to address its most pressing material issues. Nestlé, for instance, initially encountered challenges due to the extensive data required for GRI reporting, but ultimately succeeded in producing a detailed and impactful sustainability report</w:t>
      </w:r>
      <w:r w:rsidRPr="00C41BF9">
        <w:rPr>
          <w:rFonts w:ascii="Gill Sans Nova" w:eastAsia="Calibri" w:hAnsi="Gill Sans Nova" w:cs="Arial"/>
        </w:rPr>
        <w:t>.</w:t>
      </w:r>
    </w:p>
    <w:bookmarkEnd w:id="24"/>
    <w:p w14:paraId="6D86FDC5" w14:textId="6CE76BCC" w:rsidR="00C41BF9" w:rsidRPr="00C41BF9" w:rsidRDefault="00E64EAC" w:rsidP="00C41BF9">
      <w:pPr>
        <w:spacing w:line="259" w:lineRule="auto"/>
        <w:rPr>
          <w:rFonts w:ascii="Gill Sans Nova" w:eastAsia="Calibri" w:hAnsi="Gill Sans Nova" w:cs="Arial"/>
          <w:b/>
          <w:bCs/>
        </w:rPr>
      </w:pPr>
      <w:r w:rsidRPr="0062403E">
        <w:rPr>
          <w:rFonts w:ascii="Gill Sans Nova" w:eastAsia="Calibri" w:hAnsi="Gill Sans Nova" w:cs="Quire Sans"/>
        </w:rPr>
        <w:lastRenderedPageBreak/>
        <w:drawing>
          <wp:anchor distT="0" distB="0" distL="114300" distR="114300" simplePos="0" relativeHeight="251748352" behindDoc="0" locked="0" layoutInCell="1" allowOverlap="1" wp14:anchorId="051F5A64" wp14:editId="4A7C4A37">
            <wp:simplePos x="0" y="0"/>
            <wp:positionH relativeFrom="leftMargin">
              <wp:align>right</wp:align>
            </wp:positionH>
            <wp:positionV relativeFrom="paragraph">
              <wp:posOffset>1139512</wp:posOffset>
            </wp:positionV>
            <wp:extent cx="826770" cy="826770"/>
            <wp:effectExtent l="0" t="0" r="0" b="0"/>
            <wp:wrapThrough wrapText="bothSides">
              <wp:wrapPolygon edited="0">
                <wp:start x="2986" y="0"/>
                <wp:lineTo x="995" y="7465"/>
                <wp:lineTo x="995" y="17917"/>
                <wp:lineTo x="12442" y="19908"/>
                <wp:lineTo x="16424" y="20903"/>
                <wp:lineTo x="18912" y="20903"/>
                <wp:lineTo x="19410" y="16922"/>
                <wp:lineTo x="16922" y="8959"/>
                <wp:lineTo x="18912" y="7963"/>
                <wp:lineTo x="17917" y="5972"/>
                <wp:lineTo x="12940" y="0"/>
                <wp:lineTo x="2986" y="0"/>
              </wp:wrapPolygon>
            </wp:wrapThrough>
            <wp:docPr id="186339831"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73496" name="Picture 1" descr="A black background with a black squa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6770" cy="826770"/>
                    </a:xfrm>
                    <a:prstGeom prst="rect">
                      <a:avLst/>
                    </a:prstGeom>
                  </pic:spPr>
                </pic:pic>
              </a:graphicData>
            </a:graphic>
          </wp:anchor>
        </w:drawing>
      </w:r>
      <w:r w:rsidR="00C41BF9" w:rsidRPr="00C41BF9">
        <w:rPr>
          <w:rFonts w:ascii="Calibri" w:eastAsia="Calibri" w:hAnsi="Calibri" w:cs="Arial"/>
          <w:noProof/>
        </w:rPr>
        <mc:AlternateContent>
          <mc:Choice Requires="wps">
            <w:drawing>
              <wp:anchor distT="0" distB="0" distL="114300" distR="114300" simplePos="0" relativeHeight="251692032" behindDoc="0" locked="0" layoutInCell="1" allowOverlap="1" wp14:anchorId="4FBF4602" wp14:editId="7C3EB950">
                <wp:simplePos x="0" y="0"/>
                <wp:positionH relativeFrom="column">
                  <wp:posOffset>-43180</wp:posOffset>
                </wp:positionH>
                <wp:positionV relativeFrom="paragraph">
                  <wp:posOffset>170452</wp:posOffset>
                </wp:positionV>
                <wp:extent cx="1828800" cy="1828800"/>
                <wp:effectExtent l="0" t="0" r="12700" b="15875"/>
                <wp:wrapSquare wrapText="bothSides"/>
                <wp:docPr id="17095297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rgbClr val="E6F4EA"/>
                        </a:solidFill>
                        <a:ln w="6350">
                          <a:solidFill>
                            <a:prstClr val="black"/>
                          </a:solidFill>
                        </a:ln>
                      </wps:spPr>
                      <wps:txbx>
                        <w:txbxContent>
                          <w:p w14:paraId="15638BCB" w14:textId="77777777" w:rsidR="00C41BF9" w:rsidRPr="00BC66BC" w:rsidRDefault="00C41BF9" w:rsidP="00C41BF9">
                            <w:pPr>
                              <w:rPr>
                                <w:rFonts w:ascii="Gill Sans Nova" w:hAnsi="Gill Sans Nova"/>
                              </w:rPr>
                            </w:pPr>
                            <w:r w:rsidRPr="00BC66BC">
                              <w:rPr>
                                <w:rFonts w:ascii="Gill Sans Nova" w:hAnsi="Gill Sans Nova"/>
                                <w:b/>
                                <w:bCs/>
                              </w:rPr>
                              <w:t>Company Spotlight: Ford Motor Company &amp; GRI</w:t>
                            </w:r>
                          </w:p>
                          <w:p w14:paraId="26F6A4BE" w14:textId="77777777" w:rsidR="00C41BF9" w:rsidRPr="00BC66BC" w:rsidRDefault="00C41BF9" w:rsidP="00C41BF9">
                            <w:pPr>
                              <w:rPr>
                                <w:rFonts w:ascii="Gill Sans Nova" w:hAnsi="Gill Sans Nova"/>
                              </w:rPr>
                            </w:pPr>
                            <w:r w:rsidRPr="00BC66BC">
                              <w:rPr>
                                <w:rFonts w:ascii="Gill Sans Nova" w:hAnsi="Gill Sans Nova"/>
                              </w:rPr>
                              <w:t>Ford uses GRI to report on the progress of its climate change, human rights, and product responsibility. By adopting GRI, Ford has:</w:t>
                            </w:r>
                          </w:p>
                          <w:p w14:paraId="5F1AD720" w14:textId="77777777" w:rsidR="00C41BF9" w:rsidRPr="00BC66BC" w:rsidRDefault="00C41BF9" w:rsidP="00C41BF9">
                            <w:pPr>
                              <w:numPr>
                                <w:ilvl w:val="0"/>
                                <w:numId w:val="58"/>
                              </w:numPr>
                              <w:spacing w:line="259" w:lineRule="auto"/>
                              <w:rPr>
                                <w:rFonts w:ascii="Gill Sans Nova" w:hAnsi="Gill Sans Nova"/>
                              </w:rPr>
                            </w:pPr>
                            <w:r w:rsidRPr="00BC66BC">
                              <w:rPr>
                                <w:rFonts w:ascii="Gill Sans Nova" w:hAnsi="Gill Sans Nova"/>
                                <w:b/>
                                <w:bCs/>
                              </w:rPr>
                              <w:t>Improved transparency:</w:t>
                            </w:r>
                            <w:r w:rsidRPr="00BC66BC">
                              <w:rPr>
                                <w:rFonts w:ascii="Gill Sans Nova" w:hAnsi="Gill Sans Nova"/>
                              </w:rPr>
                              <w:t xml:space="preserve"> Provides stakeholders with a clear picture of its sustainability performance.</w:t>
                            </w:r>
                          </w:p>
                          <w:p w14:paraId="23BBD91E" w14:textId="77777777" w:rsidR="00C41BF9" w:rsidRPr="00BC66BC" w:rsidRDefault="00C41BF9" w:rsidP="00C41BF9">
                            <w:pPr>
                              <w:numPr>
                                <w:ilvl w:val="0"/>
                                <w:numId w:val="58"/>
                              </w:numPr>
                              <w:spacing w:line="259" w:lineRule="auto"/>
                              <w:rPr>
                                <w:rFonts w:ascii="Gill Sans Nova" w:hAnsi="Gill Sans Nova"/>
                              </w:rPr>
                            </w:pPr>
                            <w:r w:rsidRPr="00BC66BC">
                              <w:rPr>
                                <w:rFonts w:ascii="Gill Sans Nova" w:hAnsi="Gill Sans Nova"/>
                                <w:b/>
                                <w:bCs/>
                              </w:rPr>
                              <w:t>Enhanced stakeholder engagement:</w:t>
                            </w:r>
                            <w:r w:rsidRPr="00BC66BC">
                              <w:rPr>
                                <w:rFonts w:ascii="Gill Sans Nova" w:hAnsi="Gill Sans Nova"/>
                              </w:rPr>
                              <w:t xml:space="preserve"> Fostered dialogue with investors, NGOs, and communities.</w:t>
                            </w:r>
                          </w:p>
                          <w:p w14:paraId="78851C5A" w14:textId="77777777" w:rsidR="00C41BF9" w:rsidRPr="00864FF4" w:rsidRDefault="00C41BF9" w:rsidP="00C41BF9">
                            <w:pPr>
                              <w:numPr>
                                <w:ilvl w:val="0"/>
                                <w:numId w:val="58"/>
                              </w:numPr>
                              <w:spacing w:line="259" w:lineRule="auto"/>
                              <w:rPr>
                                <w:rFonts w:ascii="Gill Sans Nova" w:hAnsi="Gill Sans Nova"/>
                                <w:b/>
                                <w:bCs/>
                              </w:rPr>
                            </w:pPr>
                            <w:r w:rsidRPr="00BC66BC">
                              <w:rPr>
                                <w:rFonts w:ascii="Gill Sans Nova" w:hAnsi="Gill Sans Nova"/>
                                <w:b/>
                                <w:bCs/>
                              </w:rPr>
                              <w:t>Strengthened its reputation:</w:t>
                            </w:r>
                            <w:r w:rsidRPr="00BC66BC">
                              <w:rPr>
                                <w:rFonts w:ascii="Gill Sans Nova" w:hAnsi="Gill Sans Nova"/>
                              </w:rPr>
                              <w:t xml:space="preserve"> Positioned itself as a leader in sustainable mobility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FBF4602" id="_x0000_s1051" type="#_x0000_t202" style="position:absolute;margin-left:-3.4pt;margin-top:13.4pt;width:2in;height:2in;z-index:2516920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" fillcolor="#e6f4ea" strokeweight=".5pt">
                <v:textbox style="mso-fit-shape-to-text:t">
                  <w:txbxContent>
                    <w:p w14:paraId="15638BCB" w14:textId="77777777" w:rsidR="00C41BF9" w:rsidRPr="00BC66BC" w:rsidRDefault="00C41BF9" w:rsidP="00C41BF9">
                      <w:pPr>
                        <w:rPr>
                          <w:rFonts w:ascii="Gill Sans Nova" w:hAnsi="Gill Sans Nova"/>
                        </w:rPr>
                      </w:pPr>
                      <w:r w:rsidRPr="00BC66BC">
                        <w:rPr>
                          <w:rFonts w:ascii="Gill Sans Nova" w:hAnsi="Gill Sans Nova"/>
                          <w:b/>
                          <w:bCs/>
                        </w:rPr>
                        <w:t>Company Spotlight: Ford Motor Company &amp; GRI</w:t>
                      </w:r>
                    </w:p>
                    <w:p w14:paraId="26F6A4BE" w14:textId="77777777" w:rsidR="00C41BF9" w:rsidRPr="00BC66BC" w:rsidRDefault="00C41BF9" w:rsidP="00C41BF9">
                      <w:pPr>
                        <w:rPr>
                          <w:rFonts w:ascii="Gill Sans Nova" w:hAnsi="Gill Sans Nova"/>
                        </w:rPr>
                      </w:pPr>
                      <w:r w:rsidRPr="00BC66BC">
                        <w:rPr>
                          <w:rFonts w:ascii="Gill Sans Nova" w:hAnsi="Gill Sans Nova"/>
                        </w:rPr>
                        <w:t>Ford uses GRI to report on the progress of its climate change, human rights, and product responsibility. By adopting GRI, Ford has:</w:t>
                      </w:r>
                    </w:p>
                    <w:p w14:paraId="5F1AD720" w14:textId="77777777" w:rsidR="00C41BF9" w:rsidRPr="00BC66BC" w:rsidRDefault="00C41BF9" w:rsidP="00C41BF9">
                      <w:pPr>
                        <w:numPr>
                          <w:ilvl w:val="0"/>
                          <w:numId w:val="58"/>
                        </w:numPr>
                        <w:spacing w:line="259" w:lineRule="auto"/>
                        <w:rPr>
                          <w:rFonts w:ascii="Gill Sans Nova" w:hAnsi="Gill Sans Nova"/>
                        </w:rPr>
                      </w:pPr>
                      <w:r w:rsidRPr="00BC66BC">
                        <w:rPr>
                          <w:rFonts w:ascii="Gill Sans Nova" w:hAnsi="Gill Sans Nova"/>
                          <w:b/>
                          <w:bCs/>
                        </w:rPr>
                        <w:t>Improved transparency:</w:t>
                      </w:r>
                      <w:r w:rsidRPr="00BC66BC">
                        <w:rPr>
                          <w:rFonts w:ascii="Gill Sans Nova" w:hAnsi="Gill Sans Nova"/>
                        </w:rPr>
                        <w:t xml:space="preserve"> Provides stakeholders with a clear picture of its sustainability performance.</w:t>
                      </w:r>
                    </w:p>
                    <w:p w14:paraId="23BBD91E" w14:textId="77777777" w:rsidR="00C41BF9" w:rsidRPr="00BC66BC" w:rsidRDefault="00C41BF9" w:rsidP="00C41BF9">
                      <w:pPr>
                        <w:numPr>
                          <w:ilvl w:val="0"/>
                          <w:numId w:val="58"/>
                        </w:numPr>
                        <w:spacing w:line="259" w:lineRule="auto"/>
                        <w:rPr>
                          <w:rFonts w:ascii="Gill Sans Nova" w:hAnsi="Gill Sans Nova"/>
                        </w:rPr>
                      </w:pPr>
                      <w:r w:rsidRPr="00BC66BC">
                        <w:rPr>
                          <w:rFonts w:ascii="Gill Sans Nova" w:hAnsi="Gill Sans Nova"/>
                          <w:b/>
                          <w:bCs/>
                        </w:rPr>
                        <w:t>Enhanced stakeholder engagement:</w:t>
                      </w:r>
                      <w:r w:rsidRPr="00BC66BC">
                        <w:rPr>
                          <w:rFonts w:ascii="Gill Sans Nova" w:hAnsi="Gill Sans Nova"/>
                        </w:rPr>
                        <w:t xml:space="preserve"> Fostered dialogue with investors, NGOs, and communities.</w:t>
                      </w:r>
                    </w:p>
                    <w:p w14:paraId="78851C5A" w14:textId="77777777" w:rsidR="00C41BF9" w:rsidRPr="00864FF4" w:rsidRDefault="00C41BF9" w:rsidP="00C41BF9">
                      <w:pPr>
                        <w:numPr>
                          <w:ilvl w:val="0"/>
                          <w:numId w:val="58"/>
                        </w:numPr>
                        <w:spacing w:line="259" w:lineRule="auto"/>
                        <w:rPr>
                          <w:rFonts w:ascii="Gill Sans Nova" w:hAnsi="Gill Sans Nova"/>
                          <w:b/>
                          <w:bCs/>
                        </w:rPr>
                      </w:pPr>
                      <w:r w:rsidRPr="00BC66BC">
                        <w:rPr>
                          <w:rFonts w:ascii="Gill Sans Nova" w:hAnsi="Gill Sans Nova"/>
                          <w:b/>
                          <w:bCs/>
                        </w:rPr>
                        <w:t>Strengthened its reputation:</w:t>
                      </w:r>
                      <w:r w:rsidRPr="00BC66BC">
                        <w:rPr>
                          <w:rFonts w:ascii="Gill Sans Nova" w:hAnsi="Gill Sans Nova"/>
                        </w:rPr>
                        <w:t xml:space="preserve"> Positioned itself as a leader in sustainable mobility</w:t>
                      </w:r>
                    </w:p>
                  </w:txbxContent>
                </v:textbox>
                <w10:wrap type="square"/>
              </v:shape>
            </w:pict>
          </mc:Fallback>
        </mc:AlternateContent>
      </w:r>
    </w:p>
    <w:p w14:paraId="6EC26B52" w14:textId="77777777" w:rsidR="00C41BF9" w:rsidRPr="00C41BF9" w:rsidRDefault="00C41BF9" w:rsidP="00C41BF9">
      <w:pPr>
        <w:spacing w:line="259" w:lineRule="auto"/>
        <w:rPr>
          <w:rFonts w:ascii="Gill Sans Nova" w:eastAsia="Calibri" w:hAnsi="Gill Sans Nova" w:cs="Arial"/>
        </w:rPr>
      </w:pPr>
      <w:bookmarkStart w:id="25" w:name="_Hlk200549088"/>
      <w:r w:rsidRPr="00C41BF9">
        <w:rPr>
          <w:rFonts w:ascii="Gill Sans Nova" w:eastAsia="Calibri" w:hAnsi="Gill Sans Nova" w:cs="Arial"/>
          <w:b/>
          <w:bCs/>
        </w:rPr>
        <w:t>2. Sustainability Accounting Standards Board (SASB): Connecting ESG to Financial Performance</w:t>
      </w:r>
    </w:p>
    <w:p w14:paraId="339C1343"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b/>
          <w:bCs/>
        </w:rPr>
        <w:t>What Its about:</w:t>
      </w:r>
      <w:r w:rsidRPr="00C41BF9">
        <w:rPr>
          <w:rFonts w:ascii="Gill Sans Nova" w:eastAsia="Calibri" w:hAnsi="Gill Sans Nova" w:cs="Arial"/>
        </w:rPr>
        <w:t xml:space="preserve">  The SASB addresses the financial impact of sustainability issues. Its frameworks are designed to help companies disclose financially material information that influences investor decision-making.</w:t>
      </w:r>
    </w:p>
    <w:p w14:paraId="059BCF87"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b/>
          <w:bCs/>
        </w:rPr>
        <w:t>Why its great:</w:t>
      </w:r>
    </w:p>
    <w:p w14:paraId="45752DE2" w14:textId="77777777" w:rsidR="00C41BF9" w:rsidRPr="00C41BF9" w:rsidRDefault="00C41BF9" w:rsidP="00C41BF9">
      <w:pPr>
        <w:numPr>
          <w:ilvl w:val="1"/>
          <w:numId w:val="50"/>
        </w:numPr>
        <w:spacing w:line="259" w:lineRule="auto"/>
        <w:rPr>
          <w:rFonts w:ascii="Gill Sans Nova" w:eastAsia="Calibri" w:hAnsi="Gill Sans Nova" w:cs="Arial"/>
        </w:rPr>
      </w:pPr>
      <w:r w:rsidRPr="00C41BF9">
        <w:rPr>
          <w:rFonts w:ascii="Gill Sans Nova" w:eastAsia="Calibri" w:hAnsi="Gill Sans Nova" w:cs="Arial"/>
          <w:b/>
          <w:bCs/>
        </w:rPr>
        <w:t>Industry-Specific Standards:</w:t>
      </w:r>
      <w:r w:rsidRPr="00C41BF9">
        <w:rPr>
          <w:rFonts w:ascii="Gill Sans Nova" w:eastAsia="Calibri" w:hAnsi="Gill Sans Nova" w:cs="Arial"/>
        </w:rPr>
        <w:t xml:space="preserve"> Provides standards tailored to 77 industries, recognising that materiality is not a one-size-fits-all concept.</w:t>
      </w:r>
    </w:p>
    <w:p w14:paraId="3B6E07A6" w14:textId="77777777" w:rsidR="00C41BF9" w:rsidRPr="00C41BF9" w:rsidRDefault="00C41BF9" w:rsidP="00C41BF9">
      <w:pPr>
        <w:numPr>
          <w:ilvl w:val="1"/>
          <w:numId w:val="50"/>
        </w:numPr>
        <w:spacing w:line="259" w:lineRule="auto"/>
        <w:rPr>
          <w:rFonts w:ascii="Gill Sans Nova" w:eastAsia="Calibri" w:hAnsi="Gill Sans Nova" w:cs="Arial"/>
        </w:rPr>
      </w:pPr>
      <w:r w:rsidRPr="00C41BF9">
        <w:rPr>
          <w:rFonts w:ascii="Gill Sans Nova" w:eastAsia="Calibri" w:hAnsi="Gill Sans Nova" w:cs="Arial"/>
          <w:b/>
          <w:bCs/>
        </w:rPr>
        <w:t>Financial Relevance:</w:t>
      </w:r>
      <w:r w:rsidRPr="00C41BF9">
        <w:rPr>
          <w:rFonts w:ascii="Gill Sans Nova" w:eastAsia="Calibri" w:hAnsi="Gill Sans Nova" w:cs="Arial"/>
        </w:rPr>
        <w:t xml:space="preserve"> Demonstrates how ESG factors affect a company’s financial performance.</w:t>
      </w:r>
    </w:p>
    <w:p w14:paraId="07284F43" w14:textId="77777777" w:rsidR="00C41BF9" w:rsidRPr="00C41BF9" w:rsidRDefault="00C41BF9" w:rsidP="00C41BF9">
      <w:pPr>
        <w:numPr>
          <w:ilvl w:val="1"/>
          <w:numId w:val="50"/>
        </w:numPr>
        <w:spacing w:line="259" w:lineRule="auto"/>
        <w:rPr>
          <w:rFonts w:ascii="Gill Sans Nova" w:eastAsia="Calibri" w:hAnsi="Gill Sans Nova" w:cs="Arial"/>
        </w:rPr>
      </w:pPr>
      <w:r w:rsidRPr="00C41BF9">
        <w:rPr>
          <w:rFonts w:ascii="Gill Sans Nova" w:eastAsia="Calibri" w:hAnsi="Gill Sans Nova" w:cs="Arial"/>
          <w:b/>
          <w:bCs/>
        </w:rPr>
        <w:t>Complementary Reporting:</w:t>
      </w:r>
      <w:r w:rsidRPr="00C41BF9">
        <w:rPr>
          <w:rFonts w:ascii="Gill Sans Nova" w:eastAsia="Calibri" w:hAnsi="Gill Sans Nova" w:cs="Arial"/>
        </w:rPr>
        <w:t xml:space="preserve"> Works alongside other frameworks, such as the GRI, for companies seeking to report both financial implications and broader ESG metrics. SASB’s financial metrics can be integrated seamlessly with GRI’s wider sustainability disclosures, making it suitable for companies aiming to present a holistic view of sustainability impact and financial performance.</w:t>
      </w:r>
    </w:p>
    <w:p w14:paraId="30757CA8"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b/>
          <w:bCs/>
        </w:rPr>
        <w:t>Suitable Industries:</w:t>
      </w:r>
      <w:r w:rsidRPr="00C41BF9">
        <w:rPr>
          <w:rFonts w:ascii="Gill Sans Nova" w:eastAsia="Calibri" w:hAnsi="Gill Sans Nova" w:cs="Arial"/>
        </w:rPr>
        <w:t xml:space="preserve"> Ideal for sectors where financial materiality is critical, such as financial services, real estate, technology, and healthcare.</w:t>
      </w:r>
    </w:p>
    <w:p w14:paraId="263BFF2B"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Quick Start Guide- SASB Reporting Steps:</w:t>
      </w:r>
    </w:p>
    <w:p w14:paraId="66B8C8B2" w14:textId="77777777" w:rsidR="00C41BF9" w:rsidRPr="00C41BF9" w:rsidRDefault="00C41BF9" w:rsidP="00C41BF9">
      <w:pPr>
        <w:numPr>
          <w:ilvl w:val="0"/>
          <w:numId w:val="66"/>
        </w:numPr>
        <w:spacing w:line="259" w:lineRule="auto"/>
        <w:rPr>
          <w:rFonts w:ascii="Gill Sans Nova" w:eastAsia="Calibri" w:hAnsi="Gill Sans Nova" w:cs="Arial"/>
        </w:rPr>
      </w:pPr>
      <w:r w:rsidRPr="00C41BF9">
        <w:rPr>
          <w:rFonts w:ascii="Gill Sans Nova" w:eastAsia="Calibri" w:hAnsi="Gill Sans Nova" w:cs="Arial"/>
          <w:b/>
          <w:bCs/>
        </w:rPr>
        <w:t>Download Industry-Specific Standards:</w:t>
      </w:r>
      <w:r w:rsidRPr="00C41BF9">
        <w:rPr>
          <w:rFonts w:ascii="Gill Sans Nova" w:eastAsia="Calibri" w:hAnsi="Gill Sans Nova" w:cs="Arial"/>
        </w:rPr>
        <w:t xml:space="preserve"> SASB provides industry-specific metrics—focus on the standards relevant to your industry and review how they relate to your operations.</w:t>
      </w:r>
    </w:p>
    <w:p w14:paraId="59F837B8" w14:textId="77777777" w:rsidR="00C41BF9" w:rsidRPr="00C41BF9" w:rsidRDefault="00C41BF9" w:rsidP="00C41BF9">
      <w:pPr>
        <w:numPr>
          <w:ilvl w:val="0"/>
          <w:numId w:val="66"/>
        </w:numPr>
        <w:spacing w:line="259" w:lineRule="auto"/>
        <w:rPr>
          <w:rFonts w:ascii="Gill Sans Nova" w:eastAsia="Calibri" w:hAnsi="Gill Sans Nova" w:cs="Arial"/>
        </w:rPr>
      </w:pPr>
      <w:r w:rsidRPr="00C41BF9">
        <w:rPr>
          <w:rFonts w:ascii="Gill Sans Nova" w:eastAsia="Calibri" w:hAnsi="Gill Sans Nova" w:cs="Arial"/>
          <w:b/>
          <w:bCs/>
        </w:rPr>
        <w:lastRenderedPageBreak/>
        <w:t>Engage Financial Teams:</w:t>
      </w:r>
      <w:r w:rsidRPr="00C41BF9">
        <w:rPr>
          <w:rFonts w:ascii="Gill Sans Nova" w:eastAsia="Calibri" w:hAnsi="Gill Sans Nova" w:cs="Arial"/>
        </w:rPr>
        <w:t xml:space="preserve"> Collaborate with your finance department to evaluate how each identified ESG factor impacts financial statements and investor concerns.</w:t>
      </w:r>
    </w:p>
    <w:p w14:paraId="227E6CA1" w14:textId="77777777" w:rsidR="00C41BF9" w:rsidRPr="00C41BF9" w:rsidRDefault="00C41BF9" w:rsidP="00C41BF9">
      <w:pPr>
        <w:numPr>
          <w:ilvl w:val="0"/>
          <w:numId w:val="66"/>
        </w:numPr>
        <w:spacing w:line="259" w:lineRule="auto"/>
        <w:rPr>
          <w:rFonts w:ascii="Gill Sans Nova" w:eastAsia="Calibri" w:hAnsi="Gill Sans Nova" w:cs="Arial"/>
        </w:rPr>
      </w:pPr>
      <w:r w:rsidRPr="00C41BF9">
        <w:rPr>
          <w:rFonts w:ascii="Gill Sans Nova" w:eastAsia="Calibri" w:hAnsi="Gill Sans Nova" w:cs="Arial"/>
          <w:b/>
          <w:bCs/>
        </w:rPr>
        <w:t>Integrated Reporting:</w:t>
      </w:r>
      <w:r w:rsidRPr="00C41BF9">
        <w:rPr>
          <w:rFonts w:ascii="Gill Sans Nova" w:eastAsia="Calibri" w:hAnsi="Gill Sans Nova" w:cs="Arial"/>
        </w:rPr>
        <w:t xml:space="preserve"> Incorporate SASB disclosures into your financial reports to clearly connect ESG issues with financial performance.</w:t>
      </w:r>
    </w:p>
    <w:p w14:paraId="671A2DB5" w14:textId="48D94EFF" w:rsidR="00C41BF9" w:rsidRPr="00C41BF9" w:rsidRDefault="00E64EAC" w:rsidP="00C41BF9">
      <w:pPr>
        <w:numPr>
          <w:ilvl w:val="0"/>
          <w:numId w:val="66"/>
        </w:numPr>
        <w:spacing w:line="259" w:lineRule="auto"/>
        <w:rPr>
          <w:rFonts w:ascii="Gill Sans Nova" w:eastAsia="Calibri" w:hAnsi="Gill Sans Nova" w:cs="Arial"/>
        </w:rPr>
      </w:pPr>
      <w:r>
        <w:rPr>
          <w:noProof/>
        </w:rPr>
        <w:drawing>
          <wp:anchor distT="0" distB="0" distL="114300" distR="114300" simplePos="0" relativeHeight="251749376" behindDoc="0" locked="0" layoutInCell="1" allowOverlap="1" wp14:anchorId="184FF228" wp14:editId="0DB1936D">
            <wp:simplePos x="0" y="0"/>
            <wp:positionH relativeFrom="column">
              <wp:posOffset>-784241</wp:posOffset>
            </wp:positionH>
            <wp:positionV relativeFrom="paragraph">
              <wp:posOffset>1599762</wp:posOffset>
            </wp:positionV>
            <wp:extent cx="826770" cy="826770"/>
            <wp:effectExtent l="0" t="0" r="0" b="0"/>
            <wp:wrapThrough wrapText="bothSides">
              <wp:wrapPolygon edited="0">
                <wp:start x="2986" y="0"/>
                <wp:lineTo x="995" y="7465"/>
                <wp:lineTo x="995" y="17917"/>
                <wp:lineTo x="12442" y="19908"/>
                <wp:lineTo x="16424" y="20903"/>
                <wp:lineTo x="18912" y="20903"/>
                <wp:lineTo x="19410" y="16922"/>
                <wp:lineTo x="16922" y="8959"/>
                <wp:lineTo x="18912" y="7963"/>
                <wp:lineTo x="17917" y="5972"/>
                <wp:lineTo x="12940" y="0"/>
                <wp:lineTo x="2986" y="0"/>
              </wp:wrapPolygon>
            </wp:wrapThrough>
            <wp:docPr id="369764935"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9831" name="Picture 1" descr="A black background with a black square&#10;&#10;AI-generated content may be incorrect."/>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6770" cy="826770"/>
                    </a:xfrm>
                    <a:prstGeom prst="rect">
                      <a:avLst/>
                    </a:prstGeom>
                  </pic:spPr>
                </pic:pic>
              </a:graphicData>
            </a:graphic>
          </wp:anchor>
        </w:drawing>
      </w:r>
      <w:r w:rsidR="00C41BF9" w:rsidRPr="00C41BF9">
        <w:rPr>
          <w:rFonts w:ascii="Gill Sans Nova" w:eastAsia="Calibri" w:hAnsi="Gill Sans Nova" w:cs="Arial"/>
          <w:b/>
          <w:bCs/>
        </w:rPr>
        <w:t>Industry Example:</w:t>
      </w:r>
      <w:r w:rsidR="00C41BF9" w:rsidRPr="00C41BF9">
        <w:rPr>
          <w:rFonts w:ascii="Gill Sans Nova" w:eastAsia="Calibri" w:hAnsi="Gill Sans Nova" w:cs="Arial"/>
        </w:rPr>
        <w:t xml:space="preserve"> A technology company might highlight data privacy as a key ESG risk, linking it directly to financial risk in order to address investor concerns.</w:t>
      </w:r>
      <w:r w:rsidR="00C41BF9" w:rsidRPr="00C41BF9">
        <w:rPr>
          <w:rFonts w:ascii="Calibri" w:eastAsia="Calibri" w:hAnsi="Calibri" w:cs="Arial"/>
          <w:noProof/>
        </w:rPr>
        <mc:AlternateContent>
          <mc:Choice Requires="wps">
            <w:drawing>
              <wp:anchor distT="0" distB="0" distL="114300" distR="114300" simplePos="0" relativeHeight="251693056" behindDoc="0" locked="0" layoutInCell="1" allowOverlap="1" wp14:anchorId="71BC8116" wp14:editId="01B69DA7">
                <wp:simplePos x="0" y="0"/>
                <wp:positionH relativeFrom="column">
                  <wp:posOffset>20955</wp:posOffset>
                </wp:positionH>
                <wp:positionV relativeFrom="paragraph">
                  <wp:posOffset>711200</wp:posOffset>
                </wp:positionV>
                <wp:extent cx="1828800" cy="1828800"/>
                <wp:effectExtent l="0" t="0" r="12700" b="10795"/>
                <wp:wrapTopAndBottom/>
                <wp:docPr id="30405068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rgbClr val="F0FDF4"/>
                        </a:solidFill>
                        <a:ln w="6350">
                          <a:solidFill>
                            <a:prstClr val="black"/>
                          </a:solidFill>
                        </a:ln>
                      </wps:spPr>
                      <wps:txbx>
                        <w:txbxContent>
                          <w:p w14:paraId="2A5D08C9" w14:textId="77777777" w:rsidR="00C41BF9" w:rsidRPr="00BC66BC" w:rsidRDefault="00C41BF9" w:rsidP="00C41BF9">
                            <w:pPr>
                              <w:rPr>
                                <w:rFonts w:ascii="Gill Sans Nova" w:hAnsi="Gill Sans Nova"/>
                              </w:rPr>
                            </w:pPr>
                            <w:r w:rsidRPr="00BC66BC">
                              <w:rPr>
                                <w:rFonts w:ascii="Gill Sans Nova" w:hAnsi="Gill Sans Nova"/>
                                <w:b/>
                                <w:bCs/>
                              </w:rPr>
                              <w:t>Company Spotlight: JPMorgan Chase &amp; SASB</w:t>
                            </w:r>
                          </w:p>
                          <w:p w14:paraId="4E26D8FE" w14:textId="07BA01E5" w:rsidR="00C41BF9" w:rsidRPr="00BC66BC" w:rsidRDefault="00C41BF9" w:rsidP="00C41BF9">
                            <w:pPr>
                              <w:rPr>
                                <w:rFonts w:ascii="Gill Sans Nova" w:hAnsi="Gill Sans Nova"/>
                              </w:rPr>
                            </w:pPr>
                            <w:r w:rsidRPr="00BC66BC">
                              <w:rPr>
                                <w:rFonts w:ascii="Gill Sans Nova" w:hAnsi="Gill Sans Nova"/>
                              </w:rPr>
                              <w:t>JPMorgan Chase uses SASB standards to disclose its performance on climate risk, financial inclusion, and data security. By adopting SASB, JPMorgan Chase has:</w:t>
                            </w:r>
                          </w:p>
                          <w:p w14:paraId="435F572C" w14:textId="77777777" w:rsidR="00C41BF9" w:rsidRPr="00BC66BC" w:rsidRDefault="00C41BF9" w:rsidP="00C41BF9">
                            <w:pPr>
                              <w:numPr>
                                <w:ilvl w:val="0"/>
                                <w:numId w:val="59"/>
                              </w:numPr>
                              <w:spacing w:line="259" w:lineRule="auto"/>
                              <w:rPr>
                                <w:rFonts w:ascii="Gill Sans Nova" w:hAnsi="Gill Sans Nova"/>
                              </w:rPr>
                            </w:pPr>
                            <w:r w:rsidRPr="00BC66BC">
                              <w:rPr>
                                <w:rFonts w:ascii="Gill Sans Nova" w:hAnsi="Gill Sans Nova"/>
                                <w:b/>
                                <w:bCs/>
                              </w:rPr>
                              <w:t>Improved investor communication:</w:t>
                            </w:r>
                            <w:r w:rsidRPr="00BC66BC">
                              <w:rPr>
                                <w:rFonts w:ascii="Gill Sans Nova" w:hAnsi="Gill Sans Nova"/>
                              </w:rPr>
                              <w:t xml:space="preserve"> Provided investors with decision-useful ESG information.</w:t>
                            </w:r>
                          </w:p>
                          <w:p w14:paraId="3BA01717" w14:textId="77777777" w:rsidR="00C41BF9" w:rsidRPr="00BC66BC" w:rsidRDefault="00C41BF9" w:rsidP="00C41BF9">
                            <w:pPr>
                              <w:numPr>
                                <w:ilvl w:val="0"/>
                                <w:numId w:val="59"/>
                              </w:numPr>
                              <w:spacing w:line="259" w:lineRule="auto"/>
                              <w:rPr>
                                <w:rFonts w:ascii="Gill Sans Nova" w:hAnsi="Gill Sans Nova"/>
                              </w:rPr>
                            </w:pPr>
                            <w:r w:rsidRPr="00BC66BC">
                              <w:rPr>
                                <w:rFonts w:ascii="Gill Sans Nova" w:hAnsi="Gill Sans Nova"/>
                                <w:b/>
                                <w:bCs/>
                              </w:rPr>
                              <w:t>Enhanced risk management:</w:t>
                            </w:r>
                            <w:r w:rsidRPr="00BC66BC">
                              <w:rPr>
                                <w:rFonts w:ascii="Gill Sans Nova" w:hAnsi="Gill Sans Nova"/>
                              </w:rPr>
                              <w:t xml:space="preserve"> Strengthened its understanding of ESG-related financial risks.</w:t>
                            </w:r>
                          </w:p>
                          <w:p w14:paraId="07A29A9C" w14:textId="77777777" w:rsidR="00C41BF9" w:rsidRPr="00A66487" w:rsidRDefault="00C41BF9" w:rsidP="00C41BF9">
                            <w:pPr>
                              <w:numPr>
                                <w:ilvl w:val="0"/>
                                <w:numId w:val="59"/>
                              </w:numPr>
                              <w:spacing w:line="259" w:lineRule="auto"/>
                              <w:rPr>
                                <w:rFonts w:ascii="Gill Sans Nova" w:hAnsi="Gill Sans Nova"/>
                                <w:b/>
                                <w:bCs/>
                              </w:rPr>
                            </w:pPr>
                            <w:r w:rsidRPr="00BC66BC">
                              <w:rPr>
                                <w:rFonts w:ascii="Gill Sans Nova" w:hAnsi="Gill Sans Nova"/>
                                <w:b/>
                                <w:bCs/>
                              </w:rPr>
                              <w:t>Aligned with investor expectations:</w:t>
                            </w:r>
                            <w:r w:rsidRPr="00BC66BC">
                              <w:rPr>
                                <w:rFonts w:ascii="Gill Sans Nova" w:hAnsi="Gill Sans Nova"/>
                              </w:rPr>
                              <w:t xml:space="preserve"> Met the growing demand for industry-specific ESG disclosures.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1BC8116" id="_x0000_s1052" type="#_x0000_t202" style="position:absolute;left:0;text-align:left;margin-left:1.65pt;margin-top:56pt;width:2in;height:2in;z-index:2516930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" fillcolor="#f0fdf4" strokeweight=".5pt">
                <v:textbox style="mso-fit-shape-to-text:t">
                  <w:txbxContent>
                    <w:p w14:paraId="2A5D08C9" w14:textId="77777777" w:rsidR="00C41BF9" w:rsidRPr="00BC66BC" w:rsidRDefault="00C41BF9" w:rsidP="00C41BF9">
                      <w:pPr>
                        <w:rPr>
                          <w:rFonts w:ascii="Gill Sans Nova" w:hAnsi="Gill Sans Nova"/>
                        </w:rPr>
                      </w:pPr>
                      <w:r w:rsidRPr="00BC66BC">
                        <w:rPr>
                          <w:rFonts w:ascii="Gill Sans Nova" w:hAnsi="Gill Sans Nova"/>
                          <w:b/>
                          <w:bCs/>
                        </w:rPr>
                        <w:t>Company Spotlight: JPMorgan Chase &amp; SASB</w:t>
                      </w:r>
                    </w:p>
                    <w:p w14:paraId="4E26D8FE" w14:textId="07BA01E5" w:rsidR="00C41BF9" w:rsidRPr="00BC66BC" w:rsidRDefault="00C41BF9" w:rsidP="00C41BF9">
                      <w:pPr>
                        <w:rPr>
                          <w:rFonts w:ascii="Gill Sans Nova" w:hAnsi="Gill Sans Nova"/>
                        </w:rPr>
                      </w:pPr>
                      <w:r w:rsidRPr="00BC66BC">
                        <w:rPr>
                          <w:rFonts w:ascii="Gill Sans Nova" w:hAnsi="Gill Sans Nova"/>
                        </w:rPr>
                        <w:t>JPMorgan Chase uses SASB standards to disclose its performance on climate risk, financial inclusion, and data security. By adopting SASB, JPMorgan Chase has:</w:t>
                      </w:r>
                    </w:p>
                    <w:p w14:paraId="435F572C" w14:textId="77777777" w:rsidR="00C41BF9" w:rsidRPr="00BC66BC" w:rsidRDefault="00C41BF9" w:rsidP="00C41BF9">
                      <w:pPr>
                        <w:numPr>
                          <w:ilvl w:val="0"/>
                          <w:numId w:val="59"/>
                        </w:numPr>
                        <w:spacing w:line="259" w:lineRule="auto"/>
                        <w:rPr>
                          <w:rFonts w:ascii="Gill Sans Nova" w:hAnsi="Gill Sans Nova"/>
                        </w:rPr>
                      </w:pPr>
                      <w:r w:rsidRPr="00BC66BC">
                        <w:rPr>
                          <w:rFonts w:ascii="Gill Sans Nova" w:hAnsi="Gill Sans Nova"/>
                          <w:b/>
                          <w:bCs/>
                        </w:rPr>
                        <w:t>Improved investor communication:</w:t>
                      </w:r>
                      <w:r w:rsidRPr="00BC66BC">
                        <w:rPr>
                          <w:rFonts w:ascii="Gill Sans Nova" w:hAnsi="Gill Sans Nova"/>
                        </w:rPr>
                        <w:t xml:space="preserve"> Provided investors with decision-useful ESG information.</w:t>
                      </w:r>
                    </w:p>
                    <w:p w14:paraId="3BA01717" w14:textId="77777777" w:rsidR="00C41BF9" w:rsidRPr="00BC66BC" w:rsidRDefault="00C41BF9" w:rsidP="00C41BF9">
                      <w:pPr>
                        <w:numPr>
                          <w:ilvl w:val="0"/>
                          <w:numId w:val="59"/>
                        </w:numPr>
                        <w:spacing w:line="259" w:lineRule="auto"/>
                        <w:rPr>
                          <w:rFonts w:ascii="Gill Sans Nova" w:hAnsi="Gill Sans Nova"/>
                        </w:rPr>
                      </w:pPr>
                      <w:r w:rsidRPr="00BC66BC">
                        <w:rPr>
                          <w:rFonts w:ascii="Gill Sans Nova" w:hAnsi="Gill Sans Nova"/>
                          <w:b/>
                          <w:bCs/>
                        </w:rPr>
                        <w:t>Enhanced risk management:</w:t>
                      </w:r>
                      <w:r w:rsidRPr="00BC66BC">
                        <w:rPr>
                          <w:rFonts w:ascii="Gill Sans Nova" w:hAnsi="Gill Sans Nova"/>
                        </w:rPr>
                        <w:t xml:space="preserve"> Strengthened its understanding of ESG-related financial risks.</w:t>
                      </w:r>
                    </w:p>
                    <w:p w14:paraId="07A29A9C" w14:textId="77777777" w:rsidR="00C41BF9" w:rsidRPr="00A66487" w:rsidRDefault="00C41BF9" w:rsidP="00C41BF9">
                      <w:pPr>
                        <w:numPr>
                          <w:ilvl w:val="0"/>
                          <w:numId w:val="59"/>
                        </w:numPr>
                        <w:spacing w:line="259" w:lineRule="auto"/>
                        <w:rPr>
                          <w:rFonts w:ascii="Gill Sans Nova" w:hAnsi="Gill Sans Nova"/>
                          <w:b/>
                          <w:bCs/>
                        </w:rPr>
                      </w:pPr>
                      <w:r w:rsidRPr="00BC66BC">
                        <w:rPr>
                          <w:rFonts w:ascii="Gill Sans Nova" w:hAnsi="Gill Sans Nova"/>
                          <w:b/>
                          <w:bCs/>
                        </w:rPr>
                        <w:t>Aligned with investor expectations:</w:t>
                      </w:r>
                      <w:r w:rsidRPr="00BC66BC">
                        <w:rPr>
                          <w:rFonts w:ascii="Gill Sans Nova" w:hAnsi="Gill Sans Nova"/>
                        </w:rPr>
                        <w:t xml:space="preserve"> Met the growing demand for industry-specific ESG disclosures.</w:t>
                      </w:r>
                    </w:p>
                  </w:txbxContent>
                </v:textbox>
                <w10:wrap type="topAndBottom"/>
              </v:shape>
            </w:pict>
          </mc:Fallback>
        </mc:AlternateContent>
      </w:r>
    </w:p>
    <w:bookmarkEnd w:id="25"/>
    <w:p w14:paraId="7258750F" w14:textId="77777777" w:rsidR="00C41BF9" w:rsidRPr="00C41BF9" w:rsidRDefault="00C41BF9" w:rsidP="00C41BF9">
      <w:pPr>
        <w:spacing w:line="259" w:lineRule="auto"/>
        <w:rPr>
          <w:rFonts w:ascii="Gill Sans Nova" w:eastAsia="Calibri" w:hAnsi="Gill Sans Nova" w:cs="Arial"/>
          <w:b/>
          <w:bCs/>
        </w:rPr>
      </w:pPr>
    </w:p>
    <w:p w14:paraId="468FA767" w14:textId="77777777" w:rsidR="00C41BF9" w:rsidRPr="00C41BF9" w:rsidRDefault="00C41BF9" w:rsidP="00C41BF9">
      <w:pPr>
        <w:spacing w:line="259" w:lineRule="auto"/>
        <w:rPr>
          <w:rFonts w:ascii="Gill Sans Nova" w:eastAsia="Calibri" w:hAnsi="Gill Sans Nova" w:cs="Arial"/>
          <w:b/>
          <w:bCs/>
        </w:rPr>
      </w:pPr>
      <w:bookmarkStart w:id="26" w:name="_Hlk200549501"/>
      <w:r w:rsidRPr="00C41BF9">
        <w:rPr>
          <w:rFonts w:ascii="Gill Sans Nova" w:eastAsia="Calibri" w:hAnsi="Gill Sans Nova" w:cs="Arial"/>
          <w:b/>
          <w:bCs/>
        </w:rPr>
        <w:t>3. Task Force on Climate-related Financial Disclosures (TCFD): Navigating the Climate Challenge</w:t>
      </w:r>
    </w:p>
    <w:p w14:paraId="1015E413"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b/>
          <w:bCs/>
        </w:rPr>
        <w:t>What it's about:</w:t>
      </w:r>
      <w:r w:rsidRPr="00C41BF9">
        <w:rPr>
          <w:rFonts w:ascii="Gill Sans Nova" w:eastAsia="Calibri" w:hAnsi="Gill Sans Nova" w:cs="Arial"/>
        </w:rPr>
        <w:t xml:space="preserve"> The TCFD provides a consistent framework for organisations to disclose climate-related risks and opportunities. It emphasises the financial implications of climate change and aims to enhance market resilience.</w:t>
      </w:r>
    </w:p>
    <w:p w14:paraId="32DB7595" w14:textId="77777777" w:rsidR="00C41BF9" w:rsidRPr="00C41BF9" w:rsidRDefault="00C41BF9" w:rsidP="00C41BF9">
      <w:pPr>
        <w:numPr>
          <w:ilvl w:val="0"/>
          <w:numId w:val="51"/>
        </w:numPr>
        <w:spacing w:line="259" w:lineRule="auto"/>
        <w:contextualSpacing/>
        <w:rPr>
          <w:rFonts w:ascii="Gill Sans Nova" w:eastAsia="Calibri" w:hAnsi="Gill Sans Nova" w:cs="Arial"/>
        </w:rPr>
      </w:pPr>
      <w:r w:rsidRPr="00C41BF9">
        <w:rPr>
          <w:rFonts w:ascii="Gill Sans Nova" w:eastAsia="Calibri" w:hAnsi="Gill Sans Nova" w:cs="Arial"/>
          <w:b/>
          <w:bCs/>
        </w:rPr>
        <w:t>Why its great:</w:t>
      </w:r>
    </w:p>
    <w:p w14:paraId="283AB650" w14:textId="77777777" w:rsidR="00C41BF9" w:rsidRPr="00C41BF9" w:rsidRDefault="00C41BF9" w:rsidP="00C41BF9">
      <w:pPr>
        <w:numPr>
          <w:ilvl w:val="1"/>
          <w:numId w:val="51"/>
        </w:numPr>
        <w:spacing w:line="259" w:lineRule="auto"/>
        <w:rPr>
          <w:rFonts w:ascii="Gill Sans Nova" w:eastAsia="Calibri" w:hAnsi="Gill Sans Nova" w:cs="Arial"/>
        </w:rPr>
      </w:pPr>
      <w:r w:rsidRPr="00C41BF9">
        <w:rPr>
          <w:rFonts w:ascii="Gill Sans Nova" w:eastAsia="Calibri" w:hAnsi="Gill Sans Nova" w:cs="Arial"/>
          <w:b/>
          <w:bCs/>
        </w:rPr>
        <w:t xml:space="preserve">Financial Stability: </w:t>
      </w:r>
      <w:r w:rsidRPr="00C41BF9">
        <w:rPr>
          <w:rFonts w:ascii="Gill Sans Nova" w:eastAsia="Calibri" w:hAnsi="Gill Sans Nova" w:cs="Arial"/>
        </w:rPr>
        <w:t>Encourages companies to consider climate risks in financial terms.</w:t>
      </w:r>
    </w:p>
    <w:p w14:paraId="6F70E517" w14:textId="77777777" w:rsidR="00C41BF9" w:rsidRPr="00C41BF9" w:rsidRDefault="00C41BF9" w:rsidP="00C41BF9">
      <w:pPr>
        <w:numPr>
          <w:ilvl w:val="1"/>
          <w:numId w:val="51"/>
        </w:numPr>
        <w:spacing w:line="259" w:lineRule="auto"/>
        <w:rPr>
          <w:rFonts w:ascii="Gill Sans Nova" w:eastAsia="Calibri" w:hAnsi="Gill Sans Nova" w:cs="Arial"/>
        </w:rPr>
      </w:pPr>
      <w:r w:rsidRPr="00C41BF9">
        <w:rPr>
          <w:rFonts w:ascii="Gill Sans Nova" w:eastAsia="Calibri" w:hAnsi="Gill Sans Nova" w:cs="Arial"/>
          <w:b/>
          <w:bCs/>
        </w:rPr>
        <w:t xml:space="preserve">Risk and Opportunity Analysis: </w:t>
      </w:r>
      <w:r w:rsidRPr="00C41BF9">
        <w:rPr>
          <w:rFonts w:ascii="Gill Sans Nova" w:eastAsia="Calibri" w:hAnsi="Gill Sans Nova" w:cs="Arial"/>
        </w:rPr>
        <w:t>Covers both transition risks (e.g. policy changes) and physical risks (e.g. extreme weather events).</w:t>
      </w:r>
    </w:p>
    <w:p w14:paraId="59118EE0" w14:textId="77777777" w:rsidR="00C41BF9" w:rsidRPr="00C41BF9" w:rsidRDefault="00C41BF9" w:rsidP="00C41BF9">
      <w:pPr>
        <w:numPr>
          <w:ilvl w:val="1"/>
          <w:numId w:val="51"/>
        </w:numPr>
        <w:spacing w:line="259" w:lineRule="auto"/>
        <w:rPr>
          <w:rFonts w:ascii="Gill Sans Nova" w:eastAsia="Calibri" w:hAnsi="Gill Sans Nova" w:cs="Arial"/>
        </w:rPr>
      </w:pPr>
      <w:r w:rsidRPr="00C41BF9">
        <w:rPr>
          <w:rFonts w:ascii="Gill Sans Nova" w:eastAsia="Calibri" w:hAnsi="Gill Sans Nova" w:cs="Arial"/>
          <w:b/>
          <w:bCs/>
        </w:rPr>
        <w:t xml:space="preserve">Integrated Reporting: </w:t>
      </w:r>
      <w:r w:rsidRPr="00C41BF9">
        <w:rPr>
          <w:rFonts w:ascii="Gill Sans Nova" w:eastAsia="Calibri" w:hAnsi="Gill Sans Nova" w:cs="Arial"/>
        </w:rPr>
        <w:t>Aligns well with other frameworks such as GRI and SASB.</w:t>
      </w:r>
    </w:p>
    <w:p w14:paraId="11A31A65" w14:textId="77777777" w:rsidR="00C41BF9" w:rsidRPr="00C41BF9" w:rsidRDefault="00C41BF9" w:rsidP="00C41BF9">
      <w:pPr>
        <w:numPr>
          <w:ilvl w:val="0"/>
          <w:numId w:val="51"/>
        </w:numPr>
        <w:spacing w:line="259" w:lineRule="auto"/>
        <w:rPr>
          <w:rFonts w:ascii="Gill Sans Nova" w:eastAsia="Calibri" w:hAnsi="Gill Sans Nova" w:cs="Arial"/>
        </w:rPr>
      </w:pPr>
      <w:r w:rsidRPr="00C41BF9">
        <w:rPr>
          <w:rFonts w:ascii="Gill Sans Nova" w:eastAsia="Calibri" w:hAnsi="Gill Sans Nova" w:cs="Arial"/>
          <w:b/>
          <w:bCs/>
        </w:rPr>
        <w:t>Suitable Industries:</w:t>
      </w:r>
      <w:r w:rsidRPr="00C41BF9">
        <w:rPr>
          <w:rFonts w:ascii="Gill Sans Nova" w:eastAsia="Calibri" w:hAnsi="Gill Sans Nova" w:cs="Arial"/>
        </w:rPr>
        <w:t xml:space="preserve"> Particularly relevant for sectors that are sensitive to climate risks, such as energy, agriculture, transport, and utilities.</w:t>
      </w:r>
    </w:p>
    <w:p w14:paraId="39384133" w14:textId="77777777" w:rsidR="00C41BF9" w:rsidRPr="00C41BF9" w:rsidRDefault="00C41BF9" w:rsidP="00C41BF9">
      <w:pPr>
        <w:numPr>
          <w:ilvl w:val="0"/>
          <w:numId w:val="51"/>
        </w:numPr>
        <w:spacing w:line="259" w:lineRule="auto"/>
        <w:rPr>
          <w:rFonts w:ascii="Gill Sans Nova" w:eastAsia="Calibri" w:hAnsi="Gill Sans Nova" w:cs="Arial"/>
        </w:rPr>
      </w:pPr>
      <w:r w:rsidRPr="00C41BF9">
        <w:rPr>
          <w:rFonts w:ascii="Gill Sans Nova" w:eastAsia="Calibri" w:hAnsi="Gill Sans Nova" w:cs="Arial"/>
          <w:b/>
          <w:bCs/>
        </w:rPr>
        <w:lastRenderedPageBreak/>
        <w:t>What's Not Widely Shared:</w:t>
      </w:r>
      <w:r w:rsidRPr="00C41BF9">
        <w:rPr>
          <w:rFonts w:ascii="Gill Sans Nova" w:eastAsia="Calibri" w:hAnsi="Gill Sans Nova" w:cs="Arial"/>
        </w:rPr>
        <w:t xml:space="preserve"> The TCFD recommendations can be adopted progressively. Companies may start by disclosing qualitative information (such as governance and strategy) before moving towards quantitative disclosures—making the reporting process more accessible for those beginning their journey.</w:t>
      </w:r>
    </w:p>
    <w:p w14:paraId="3E2A1752"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b/>
          <w:bCs/>
        </w:rPr>
        <w:t>Quick Start Guide -TCFD Reporting Steps:</w:t>
      </w:r>
    </w:p>
    <w:p w14:paraId="6FCD7DCD"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Task Force on Climate-related Financial Disclosures (TCFD)</w:t>
      </w:r>
    </w:p>
    <w:p w14:paraId="39601995" w14:textId="77777777" w:rsidR="00C41BF9" w:rsidRPr="00C41BF9" w:rsidRDefault="00C41BF9" w:rsidP="00C41BF9">
      <w:pPr>
        <w:numPr>
          <w:ilvl w:val="0"/>
          <w:numId w:val="67"/>
        </w:numPr>
        <w:spacing w:line="259" w:lineRule="auto"/>
        <w:rPr>
          <w:rFonts w:ascii="Gill Sans Nova" w:eastAsia="Calibri" w:hAnsi="Gill Sans Nova" w:cs="Arial"/>
          <w:b/>
          <w:bCs/>
        </w:rPr>
      </w:pPr>
      <w:r w:rsidRPr="00C41BF9">
        <w:rPr>
          <w:rFonts w:ascii="Gill Sans Nova" w:eastAsia="Calibri" w:hAnsi="Gill Sans Nova" w:cs="Arial"/>
          <w:b/>
          <w:bCs/>
        </w:rPr>
        <w:t xml:space="preserve">Assess Climate-Related Risks and Opportunities: </w:t>
      </w:r>
      <w:r w:rsidRPr="00C41BF9">
        <w:rPr>
          <w:rFonts w:ascii="Gill Sans Nova" w:eastAsia="Calibri" w:hAnsi="Gill Sans Nova" w:cs="Arial"/>
        </w:rPr>
        <w:t>Identify transition risks</w:t>
      </w:r>
      <w:r w:rsidRPr="00C41BF9">
        <w:rPr>
          <w:rFonts w:ascii="Gill Sans Nova" w:eastAsia="Calibri" w:hAnsi="Gill Sans Nova" w:cs="Arial"/>
          <w:b/>
          <w:bCs/>
        </w:rPr>
        <w:t xml:space="preserve"> </w:t>
      </w:r>
      <w:r w:rsidRPr="00C41BF9">
        <w:rPr>
          <w:rFonts w:ascii="Gill Sans Nova" w:eastAsia="Calibri" w:hAnsi="Gill Sans Nova" w:cs="Arial"/>
        </w:rPr>
        <w:t>(e.g. regulatory changes) and physical risks (e.g. natural disasters).</w:t>
      </w:r>
    </w:p>
    <w:p w14:paraId="36C24990" w14:textId="77777777" w:rsidR="00C41BF9" w:rsidRPr="00C41BF9" w:rsidRDefault="00C41BF9" w:rsidP="00C41BF9">
      <w:pPr>
        <w:numPr>
          <w:ilvl w:val="0"/>
          <w:numId w:val="67"/>
        </w:numPr>
        <w:spacing w:line="259" w:lineRule="auto"/>
        <w:rPr>
          <w:rFonts w:ascii="Gill Sans Nova" w:eastAsia="Calibri" w:hAnsi="Gill Sans Nova" w:cs="Arial"/>
          <w:b/>
          <w:bCs/>
        </w:rPr>
      </w:pPr>
      <w:r w:rsidRPr="00C41BF9">
        <w:rPr>
          <w:rFonts w:ascii="Gill Sans Nova" w:eastAsia="Calibri" w:hAnsi="Gill Sans Nova" w:cs="Arial"/>
          <w:b/>
          <w:bCs/>
        </w:rPr>
        <w:t xml:space="preserve">Conduct Scenario Analysis: </w:t>
      </w:r>
      <w:r w:rsidRPr="00C41BF9">
        <w:rPr>
          <w:rFonts w:ascii="Gill Sans Nova" w:eastAsia="Calibri" w:hAnsi="Gill Sans Nova" w:cs="Arial"/>
        </w:rPr>
        <w:t>Use scenario analysis to explore how different climate pathways may impact your business model.</w:t>
      </w:r>
    </w:p>
    <w:p w14:paraId="568CEA62" w14:textId="19446BC8" w:rsidR="00C41BF9" w:rsidRPr="00C41BF9" w:rsidRDefault="00C41BF9" w:rsidP="00C41BF9">
      <w:pPr>
        <w:numPr>
          <w:ilvl w:val="0"/>
          <w:numId w:val="67"/>
        </w:numPr>
        <w:spacing w:line="259" w:lineRule="auto"/>
        <w:rPr>
          <w:rFonts w:ascii="Gill Sans Nova" w:eastAsia="Calibri" w:hAnsi="Gill Sans Nova" w:cs="Arial"/>
          <w:b/>
          <w:bCs/>
        </w:rPr>
      </w:pPr>
      <w:r w:rsidRPr="00C41BF9">
        <w:rPr>
          <w:rFonts w:ascii="Gill Sans Nova" w:eastAsia="Calibri" w:hAnsi="Gill Sans Nova" w:cs="Arial"/>
          <w:b/>
          <w:bCs/>
        </w:rPr>
        <w:t xml:space="preserve">Integrate into Strategic Reports: </w:t>
      </w:r>
      <w:r w:rsidRPr="00C41BF9">
        <w:rPr>
          <w:rFonts w:ascii="Gill Sans Nova" w:eastAsia="Calibri" w:hAnsi="Gill Sans Nova" w:cs="Arial"/>
        </w:rPr>
        <w:t>Embed climate risk disclosures within corporate risk management reports to ensure alignment with wider business strategies.</w:t>
      </w:r>
    </w:p>
    <w:p w14:paraId="77089FF8" w14:textId="70E7A475" w:rsidR="00C41BF9" w:rsidRPr="00C41BF9" w:rsidRDefault="00E64EAC" w:rsidP="00C41BF9">
      <w:pPr>
        <w:numPr>
          <w:ilvl w:val="0"/>
          <w:numId w:val="67"/>
        </w:numPr>
        <w:spacing w:line="259" w:lineRule="auto"/>
        <w:rPr>
          <w:rFonts w:ascii="Gill Sans Nova" w:eastAsia="Calibri" w:hAnsi="Gill Sans Nova" w:cs="Arial"/>
          <w:b/>
          <w:bCs/>
        </w:rPr>
      </w:pPr>
      <w:r>
        <w:rPr>
          <w:noProof/>
        </w:rPr>
        <w:drawing>
          <wp:anchor distT="0" distB="0" distL="114300" distR="114300" simplePos="0" relativeHeight="251750400" behindDoc="0" locked="0" layoutInCell="1" allowOverlap="1" wp14:anchorId="1C17B2D4" wp14:editId="2E4825DF">
            <wp:simplePos x="0" y="0"/>
            <wp:positionH relativeFrom="column">
              <wp:posOffset>-784225</wp:posOffset>
            </wp:positionH>
            <wp:positionV relativeFrom="paragraph">
              <wp:posOffset>1583186</wp:posOffset>
            </wp:positionV>
            <wp:extent cx="826770" cy="826770"/>
            <wp:effectExtent l="0" t="0" r="0" b="0"/>
            <wp:wrapThrough wrapText="bothSides">
              <wp:wrapPolygon edited="0">
                <wp:start x="2986" y="0"/>
                <wp:lineTo x="995" y="7465"/>
                <wp:lineTo x="995" y="17917"/>
                <wp:lineTo x="12442" y="19908"/>
                <wp:lineTo x="16424" y="20903"/>
                <wp:lineTo x="18912" y="20903"/>
                <wp:lineTo x="19410" y="16922"/>
                <wp:lineTo x="16922" y="8959"/>
                <wp:lineTo x="18912" y="7963"/>
                <wp:lineTo x="17917" y="5972"/>
                <wp:lineTo x="12940" y="0"/>
                <wp:lineTo x="2986" y="0"/>
              </wp:wrapPolygon>
            </wp:wrapThrough>
            <wp:docPr id="975100724"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9831" name="Picture 1" descr="A black background with a black square&#10;&#10;AI-generated content may be incorrect."/>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6770" cy="826770"/>
                    </a:xfrm>
                    <a:prstGeom prst="rect">
                      <a:avLst/>
                    </a:prstGeom>
                  </pic:spPr>
                </pic:pic>
              </a:graphicData>
            </a:graphic>
          </wp:anchor>
        </w:drawing>
      </w:r>
      <w:r w:rsidR="00C41BF9" w:rsidRPr="00C41BF9">
        <w:rPr>
          <w:rFonts w:ascii="Gill Sans Nova" w:eastAsia="Calibri" w:hAnsi="Gill Sans Nova" w:cs="Arial"/>
          <w:b/>
          <w:bCs/>
        </w:rPr>
        <w:t xml:space="preserve">Industry Example: </w:t>
      </w:r>
      <w:r w:rsidR="00C41BF9" w:rsidRPr="00C41BF9">
        <w:rPr>
          <w:rFonts w:ascii="Gill Sans Nova" w:eastAsia="Calibri" w:hAnsi="Gill Sans Nova" w:cs="Arial"/>
        </w:rPr>
        <w:t xml:space="preserve">An </w:t>
      </w:r>
      <w:r w:rsidR="00C41BF9" w:rsidRPr="00C41BF9">
        <w:rPr>
          <w:rFonts w:ascii="Gill Sans Nova" w:eastAsia="Calibri" w:hAnsi="Gill Sans Nova" w:cs="Arial"/>
          <w:b/>
          <w:bCs/>
        </w:rPr>
        <w:t>energy company</w:t>
      </w:r>
      <w:r w:rsidR="00C41BF9" w:rsidRPr="00C41BF9">
        <w:rPr>
          <w:rFonts w:ascii="Gill Sans Nova" w:eastAsia="Calibri" w:hAnsi="Gill Sans Nova" w:cs="Arial"/>
        </w:rPr>
        <w:t xml:space="preserve"> might assess risks related to new carbon regulations and incorporate these insights into strategic planning.</w:t>
      </w:r>
      <w:r w:rsidR="00C41BF9" w:rsidRPr="00C41BF9">
        <w:rPr>
          <w:rFonts w:ascii="Calibri" w:eastAsia="Calibri" w:hAnsi="Calibri" w:cs="Arial"/>
          <w:noProof/>
        </w:rPr>
        <mc:AlternateContent>
          <mc:Choice Requires="wps">
            <w:drawing>
              <wp:anchor distT="0" distB="0" distL="114300" distR="114300" simplePos="0" relativeHeight="251694080" behindDoc="0" locked="0" layoutInCell="1" allowOverlap="1" wp14:anchorId="0E926270" wp14:editId="7EAEB39C">
                <wp:simplePos x="0" y="0"/>
                <wp:positionH relativeFrom="column">
                  <wp:posOffset>65858</wp:posOffset>
                </wp:positionH>
                <wp:positionV relativeFrom="paragraph">
                  <wp:posOffset>594814</wp:posOffset>
                </wp:positionV>
                <wp:extent cx="1828800" cy="1828800"/>
                <wp:effectExtent l="0" t="0" r="12700" b="14605"/>
                <wp:wrapSquare wrapText="bothSides"/>
                <wp:docPr id="133886668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rgbClr val="F0FDF4"/>
                        </a:solidFill>
                        <a:ln w="6350">
                          <a:solidFill>
                            <a:prstClr val="black"/>
                          </a:solidFill>
                        </a:ln>
                      </wps:spPr>
                      <wps:txbx>
                        <w:txbxContent>
                          <w:p w14:paraId="44123F80" w14:textId="77777777" w:rsidR="00C41BF9" w:rsidRPr="00BC66BC" w:rsidRDefault="00C41BF9" w:rsidP="00C41BF9">
                            <w:pPr>
                              <w:rPr>
                                <w:rFonts w:ascii="Gill Sans Nova" w:hAnsi="Gill Sans Nova"/>
                              </w:rPr>
                            </w:pPr>
                            <w:r w:rsidRPr="00BC66BC">
                              <w:rPr>
                                <w:rFonts w:ascii="Gill Sans Nova" w:hAnsi="Gill Sans Nova"/>
                                <w:b/>
                                <w:bCs/>
                              </w:rPr>
                              <w:t>Company Spotlight: ExxonMobil &amp; TCFD</w:t>
                            </w:r>
                          </w:p>
                          <w:p w14:paraId="0B1AED84" w14:textId="77777777" w:rsidR="00C41BF9" w:rsidRPr="00BC66BC" w:rsidRDefault="00C41BF9" w:rsidP="00C41BF9">
                            <w:pPr>
                              <w:rPr>
                                <w:rFonts w:ascii="Gill Sans Nova" w:hAnsi="Gill Sans Nova"/>
                              </w:rPr>
                            </w:pPr>
                            <w:r w:rsidRPr="00BC66BC">
                              <w:rPr>
                                <w:rFonts w:ascii="Gill Sans Nova" w:hAnsi="Gill Sans Nova"/>
                              </w:rPr>
                              <w:t>ExxonMobil uses TCFD to disclose its climate-related risks and opportunities, including its approach to carbon management and low-carbon technologies. By adopting TCFD, ExxonMobil has:</w:t>
                            </w:r>
                          </w:p>
                          <w:p w14:paraId="23169687" w14:textId="77777777" w:rsidR="00C41BF9" w:rsidRPr="00BC66BC" w:rsidRDefault="00C41BF9" w:rsidP="00C41BF9">
                            <w:pPr>
                              <w:numPr>
                                <w:ilvl w:val="0"/>
                                <w:numId w:val="60"/>
                              </w:numPr>
                              <w:spacing w:line="259" w:lineRule="auto"/>
                              <w:rPr>
                                <w:rFonts w:ascii="Gill Sans Nova" w:hAnsi="Gill Sans Nova"/>
                              </w:rPr>
                            </w:pPr>
                            <w:r w:rsidRPr="00BC66BC">
                              <w:rPr>
                                <w:rFonts w:ascii="Gill Sans Nova" w:hAnsi="Gill Sans Nova"/>
                                <w:b/>
                                <w:bCs/>
                              </w:rPr>
                              <w:t>Increased transparency:</w:t>
                            </w:r>
                            <w:r w:rsidRPr="00BC66BC">
                              <w:rPr>
                                <w:rFonts w:ascii="Gill Sans Nova" w:hAnsi="Gill Sans Nova"/>
                              </w:rPr>
                              <w:t xml:space="preserve"> Provided investors with insights into its climate strategy.</w:t>
                            </w:r>
                          </w:p>
                          <w:p w14:paraId="34998E03" w14:textId="3ECA2F33" w:rsidR="00C41BF9" w:rsidRPr="00BC66BC" w:rsidRDefault="00C41BF9" w:rsidP="00C41BF9">
                            <w:pPr>
                              <w:numPr>
                                <w:ilvl w:val="0"/>
                                <w:numId w:val="60"/>
                              </w:numPr>
                              <w:spacing w:line="259" w:lineRule="auto"/>
                              <w:rPr>
                                <w:rFonts w:ascii="Gill Sans Nova" w:hAnsi="Gill Sans Nova"/>
                              </w:rPr>
                            </w:pPr>
                            <w:r w:rsidRPr="00BC66BC">
                              <w:rPr>
                                <w:rFonts w:ascii="Gill Sans Nova" w:hAnsi="Gill Sans Nova"/>
                                <w:b/>
                                <w:bCs/>
                              </w:rPr>
                              <w:t>Improved risk management:</w:t>
                            </w:r>
                            <w:r w:rsidRPr="00BC66BC">
                              <w:rPr>
                                <w:rFonts w:ascii="Gill Sans Nova" w:hAnsi="Gill Sans Nova"/>
                              </w:rPr>
                              <w:t xml:space="preserve"> Enhanced its assessment and management of climate-related risks.</w:t>
                            </w:r>
                          </w:p>
                          <w:p w14:paraId="01E9E22F" w14:textId="77777777" w:rsidR="00C41BF9" w:rsidRPr="00806D55" w:rsidRDefault="00C41BF9" w:rsidP="00C41BF9">
                            <w:pPr>
                              <w:numPr>
                                <w:ilvl w:val="0"/>
                                <w:numId w:val="60"/>
                              </w:numPr>
                              <w:spacing w:line="259" w:lineRule="auto"/>
                              <w:rPr>
                                <w:rFonts w:ascii="Gill Sans Nova" w:hAnsi="Gill Sans Nova"/>
                                <w:b/>
                                <w:bCs/>
                              </w:rPr>
                            </w:pPr>
                            <w:r w:rsidRPr="00BC66BC">
                              <w:rPr>
                                <w:rFonts w:ascii="Gill Sans Nova" w:hAnsi="Gill Sans Nova"/>
                                <w:b/>
                                <w:bCs/>
                              </w:rPr>
                              <w:t>Demonstrated leadership:</w:t>
                            </w:r>
                            <w:r w:rsidRPr="00BC66BC">
                              <w:rPr>
                                <w:rFonts w:ascii="Gill Sans Nova" w:hAnsi="Gill Sans Nova"/>
                              </w:rPr>
                              <w:t xml:space="preserve"> Showcased its commitment to addressing climate change.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E926270" id="_x0000_s1053" type="#_x0000_t202" style="position:absolute;left:0;text-align:left;margin-left:5.2pt;margin-top:46.85pt;width:2in;height:2in;z-index:2516940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" fillcolor="#f0fdf4" strokeweight=".5pt">
                <v:textbox style="mso-fit-shape-to-text:t">
                  <w:txbxContent>
                    <w:p w14:paraId="44123F80" w14:textId="77777777" w:rsidR="00C41BF9" w:rsidRPr="00BC66BC" w:rsidRDefault="00C41BF9" w:rsidP="00C41BF9">
                      <w:pPr>
                        <w:rPr>
                          <w:rFonts w:ascii="Gill Sans Nova" w:hAnsi="Gill Sans Nova"/>
                        </w:rPr>
                      </w:pPr>
                      <w:r w:rsidRPr="00BC66BC">
                        <w:rPr>
                          <w:rFonts w:ascii="Gill Sans Nova" w:hAnsi="Gill Sans Nova"/>
                          <w:b/>
                          <w:bCs/>
                        </w:rPr>
                        <w:t>Company Spotlight: ExxonMobil &amp; TCFD</w:t>
                      </w:r>
                    </w:p>
                    <w:p w14:paraId="0B1AED84" w14:textId="77777777" w:rsidR="00C41BF9" w:rsidRPr="00BC66BC" w:rsidRDefault="00C41BF9" w:rsidP="00C41BF9">
                      <w:pPr>
                        <w:rPr>
                          <w:rFonts w:ascii="Gill Sans Nova" w:hAnsi="Gill Sans Nova"/>
                        </w:rPr>
                      </w:pPr>
                      <w:r w:rsidRPr="00BC66BC">
                        <w:rPr>
                          <w:rFonts w:ascii="Gill Sans Nova" w:hAnsi="Gill Sans Nova"/>
                        </w:rPr>
                        <w:t>ExxonMobil uses TCFD to disclose its climate-related risks and opportunities, including its approach to carbon management and low-carbon technologies. By adopting TCFD, ExxonMobil has:</w:t>
                      </w:r>
                    </w:p>
                    <w:p w14:paraId="23169687" w14:textId="77777777" w:rsidR="00C41BF9" w:rsidRPr="00BC66BC" w:rsidRDefault="00C41BF9" w:rsidP="00C41BF9">
                      <w:pPr>
                        <w:numPr>
                          <w:ilvl w:val="0"/>
                          <w:numId w:val="60"/>
                        </w:numPr>
                        <w:spacing w:line="259" w:lineRule="auto"/>
                        <w:rPr>
                          <w:rFonts w:ascii="Gill Sans Nova" w:hAnsi="Gill Sans Nova"/>
                        </w:rPr>
                      </w:pPr>
                      <w:r w:rsidRPr="00BC66BC">
                        <w:rPr>
                          <w:rFonts w:ascii="Gill Sans Nova" w:hAnsi="Gill Sans Nova"/>
                          <w:b/>
                          <w:bCs/>
                        </w:rPr>
                        <w:t>Increased transparency:</w:t>
                      </w:r>
                      <w:r w:rsidRPr="00BC66BC">
                        <w:rPr>
                          <w:rFonts w:ascii="Gill Sans Nova" w:hAnsi="Gill Sans Nova"/>
                        </w:rPr>
                        <w:t xml:space="preserve"> Provided investors with insights into its climate strategy.</w:t>
                      </w:r>
                    </w:p>
                    <w:p w14:paraId="34998E03" w14:textId="3ECA2F33" w:rsidR="00C41BF9" w:rsidRPr="00BC66BC" w:rsidRDefault="00C41BF9" w:rsidP="00C41BF9">
                      <w:pPr>
                        <w:numPr>
                          <w:ilvl w:val="0"/>
                          <w:numId w:val="60"/>
                        </w:numPr>
                        <w:spacing w:line="259" w:lineRule="auto"/>
                        <w:rPr>
                          <w:rFonts w:ascii="Gill Sans Nova" w:hAnsi="Gill Sans Nova"/>
                        </w:rPr>
                      </w:pPr>
                      <w:r w:rsidRPr="00BC66BC">
                        <w:rPr>
                          <w:rFonts w:ascii="Gill Sans Nova" w:hAnsi="Gill Sans Nova"/>
                          <w:b/>
                          <w:bCs/>
                        </w:rPr>
                        <w:t>Improved risk management:</w:t>
                      </w:r>
                      <w:r w:rsidRPr="00BC66BC">
                        <w:rPr>
                          <w:rFonts w:ascii="Gill Sans Nova" w:hAnsi="Gill Sans Nova"/>
                        </w:rPr>
                        <w:t xml:space="preserve"> Enhanced its assessment and management of climate-related risks.</w:t>
                      </w:r>
                    </w:p>
                    <w:p w14:paraId="01E9E22F" w14:textId="77777777" w:rsidR="00C41BF9" w:rsidRPr="00806D55" w:rsidRDefault="00C41BF9" w:rsidP="00C41BF9">
                      <w:pPr>
                        <w:numPr>
                          <w:ilvl w:val="0"/>
                          <w:numId w:val="60"/>
                        </w:numPr>
                        <w:spacing w:line="259" w:lineRule="auto"/>
                        <w:rPr>
                          <w:rFonts w:ascii="Gill Sans Nova" w:hAnsi="Gill Sans Nova"/>
                          <w:b/>
                          <w:bCs/>
                        </w:rPr>
                      </w:pPr>
                      <w:r w:rsidRPr="00BC66BC">
                        <w:rPr>
                          <w:rFonts w:ascii="Gill Sans Nova" w:hAnsi="Gill Sans Nova"/>
                          <w:b/>
                          <w:bCs/>
                        </w:rPr>
                        <w:t>Demonstrated leadership:</w:t>
                      </w:r>
                      <w:r w:rsidRPr="00BC66BC">
                        <w:rPr>
                          <w:rFonts w:ascii="Gill Sans Nova" w:hAnsi="Gill Sans Nova"/>
                        </w:rPr>
                        <w:t xml:space="preserve"> Showcased its commitment to addressing climate change.</w:t>
                      </w:r>
                    </w:p>
                  </w:txbxContent>
                </v:textbox>
                <w10:wrap type="square"/>
              </v:shape>
            </w:pict>
          </mc:Fallback>
        </mc:AlternateContent>
      </w:r>
    </w:p>
    <w:bookmarkEnd w:id="26"/>
    <w:p w14:paraId="20EDDC4A"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 xml:space="preserve"> </w:t>
      </w:r>
    </w:p>
    <w:p w14:paraId="6028CBA3" w14:textId="77777777" w:rsidR="00C41BF9" w:rsidRPr="00C41BF9" w:rsidRDefault="00C41BF9" w:rsidP="00C41BF9">
      <w:pPr>
        <w:spacing w:line="259" w:lineRule="auto"/>
        <w:rPr>
          <w:rFonts w:ascii="Gill Sans Nova" w:eastAsia="Calibri" w:hAnsi="Gill Sans Nova" w:cs="Arial"/>
        </w:rPr>
      </w:pPr>
      <w:bookmarkStart w:id="27" w:name="_Hlk200551376"/>
      <w:r w:rsidRPr="00C41BF9">
        <w:rPr>
          <w:rFonts w:ascii="Gill Sans Nova" w:eastAsia="Calibri" w:hAnsi="Gill Sans Nova" w:cs="Arial"/>
          <w:b/>
          <w:bCs/>
        </w:rPr>
        <w:t>Carbon Disclosure Project (CDP): A Deep Dive into Environmental Impact</w:t>
      </w:r>
    </w:p>
    <w:p w14:paraId="1819145E"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b/>
          <w:bCs/>
        </w:rPr>
        <w:t>What It’s about:</w:t>
      </w:r>
      <w:r w:rsidRPr="00C41BF9">
        <w:rPr>
          <w:rFonts w:ascii="Gill Sans Nova" w:eastAsia="Calibri" w:hAnsi="Gill Sans Nova" w:cs="Arial"/>
        </w:rPr>
        <w:t xml:space="preserve">  CDP specialises in environmental reporting, focusing primarily on carbon emissions, water security, and forests.</w:t>
      </w:r>
    </w:p>
    <w:p w14:paraId="152F200F" w14:textId="77777777" w:rsidR="00C41BF9" w:rsidRPr="00C41BF9" w:rsidRDefault="00C41BF9" w:rsidP="00C41BF9">
      <w:pPr>
        <w:numPr>
          <w:ilvl w:val="0"/>
          <w:numId w:val="51"/>
        </w:numPr>
        <w:spacing w:line="259" w:lineRule="auto"/>
        <w:contextualSpacing/>
        <w:rPr>
          <w:rFonts w:ascii="Gill Sans Nova" w:eastAsia="Calibri" w:hAnsi="Gill Sans Nova" w:cs="Arial"/>
        </w:rPr>
      </w:pPr>
      <w:r w:rsidRPr="00C41BF9">
        <w:rPr>
          <w:rFonts w:ascii="Gill Sans Nova" w:eastAsia="Calibri" w:hAnsi="Gill Sans Nova" w:cs="Arial"/>
          <w:b/>
          <w:bCs/>
        </w:rPr>
        <w:t>Why its great:</w:t>
      </w:r>
    </w:p>
    <w:p w14:paraId="4BEDA4FB" w14:textId="77777777" w:rsidR="00C41BF9" w:rsidRPr="00C41BF9" w:rsidRDefault="00C41BF9" w:rsidP="00C41BF9">
      <w:pPr>
        <w:numPr>
          <w:ilvl w:val="1"/>
          <w:numId w:val="51"/>
        </w:numPr>
        <w:spacing w:line="259" w:lineRule="auto"/>
        <w:contextualSpacing/>
        <w:rPr>
          <w:rFonts w:ascii="Gill Sans Nova" w:eastAsia="Calibri" w:hAnsi="Gill Sans Nova" w:cs="Arial"/>
        </w:rPr>
      </w:pPr>
      <w:r w:rsidRPr="00C41BF9">
        <w:rPr>
          <w:rFonts w:ascii="Gill Sans Nova" w:eastAsia="Calibri" w:hAnsi="Gill Sans Nova" w:cs="Arial"/>
          <w:b/>
          <w:bCs/>
        </w:rPr>
        <w:t>Data-driven:</w:t>
      </w:r>
      <w:r w:rsidRPr="00C41BF9">
        <w:rPr>
          <w:rFonts w:ascii="Gill Sans Nova" w:eastAsia="Calibri" w:hAnsi="Gill Sans Nova" w:cs="Arial"/>
        </w:rPr>
        <w:t xml:space="preserve"> CDP’s questionnaires provide a comprehensive breakdown of environmental performance.</w:t>
      </w:r>
    </w:p>
    <w:p w14:paraId="76DF2099" w14:textId="77777777" w:rsidR="00C41BF9" w:rsidRPr="00C41BF9" w:rsidRDefault="00C41BF9" w:rsidP="00C41BF9">
      <w:pPr>
        <w:numPr>
          <w:ilvl w:val="1"/>
          <w:numId w:val="51"/>
        </w:numPr>
        <w:spacing w:line="259" w:lineRule="auto"/>
        <w:contextualSpacing/>
        <w:rPr>
          <w:rFonts w:ascii="Gill Sans Nova" w:eastAsia="Calibri" w:hAnsi="Gill Sans Nova" w:cs="Arial"/>
        </w:rPr>
      </w:pPr>
      <w:r w:rsidRPr="00C41BF9">
        <w:rPr>
          <w:rFonts w:ascii="Gill Sans Nova" w:eastAsia="Calibri" w:hAnsi="Gill Sans Nova" w:cs="Arial"/>
          <w:b/>
          <w:bCs/>
        </w:rPr>
        <w:lastRenderedPageBreak/>
        <w:t>Integration with other frameworks:</w:t>
      </w:r>
      <w:r w:rsidRPr="00C41BF9">
        <w:rPr>
          <w:rFonts w:ascii="Gill Sans Nova" w:eastAsia="Calibri" w:hAnsi="Gill Sans Nova" w:cs="Arial"/>
        </w:rPr>
        <w:t xml:space="preserve"> Frequently used alongside TCFD and GRI to enhance climate-related and broader sustainability disclosures.</w:t>
      </w:r>
    </w:p>
    <w:p w14:paraId="175DB036" w14:textId="76D3A077" w:rsidR="00E64EAC" w:rsidRPr="00E64EAC" w:rsidRDefault="00C41BF9" w:rsidP="00C41BF9">
      <w:pPr>
        <w:numPr>
          <w:ilvl w:val="0"/>
          <w:numId w:val="52"/>
        </w:numPr>
        <w:spacing w:line="259" w:lineRule="auto"/>
        <w:rPr>
          <w:rFonts w:ascii="Gill Sans Nova" w:eastAsia="Calibri" w:hAnsi="Gill Sans Nova" w:cs="Arial"/>
        </w:rPr>
      </w:pPr>
      <w:r w:rsidRPr="00C41BF9">
        <w:rPr>
          <w:rFonts w:ascii="Gill Sans Nova" w:eastAsia="Calibri" w:hAnsi="Gill Sans Nova" w:cs="Arial"/>
          <w:b/>
          <w:bCs/>
        </w:rPr>
        <w:t>Suitable Industries:</w:t>
      </w:r>
      <w:r w:rsidRPr="00C41BF9">
        <w:rPr>
          <w:rFonts w:ascii="Gill Sans Nova" w:eastAsia="Calibri" w:hAnsi="Gill Sans Nova" w:cs="Arial"/>
        </w:rPr>
        <w:t xml:space="preserve"> Relevant for sectors with significant environmental impacts, including automotive, chemicals, construction, and retail.</w:t>
      </w:r>
    </w:p>
    <w:p w14:paraId="3CC8C33F" w14:textId="7E1258A8" w:rsidR="00C41BF9" w:rsidRPr="00C41BF9" w:rsidRDefault="00E64EAC" w:rsidP="00C41BF9">
      <w:pPr>
        <w:spacing w:line="259" w:lineRule="auto"/>
        <w:rPr>
          <w:rFonts w:ascii="Gill Sans Nova" w:eastAsia="Calibri" w:hAnsi="Gill Sans Nova" w:cs="Arial"/>
        </w:rPr>
      </w:pPr>
      <w:r w:rsidRPr="00FD6F72">
        <w:rPr>
          <w:rFonts w:ascii="Gill Sans Nova" w:eastAsia="Calibri" w:hAnsi="Gill Sans Nova" w:cs="Arial"/>
        </w:rPr>
        <w:drawing>
          <wp:anchor distT="0" distB="0" distL="114300" distR="114300" simplePos="0" relativeHeight="251756544" behindDoc="0" locked="0" layoutInCell="1" allowOverlap="1" wp14:anchorId="17F30C99" wp14:editId="1611DAE0">
            <wp:simplePos x="0" y="0"/>
            <wp:positionH relativeFrom="leftMargin">
              <wp:posOffset>414020</wp:posOffset>
            </wp:positionH>
            <wp:positionV relativeFrom="paragraph">
              <wp:posOffset>201295</wp:posOffset>
            </wp:positionV>
            <wp:extent cx="594995" cy="594995"/>
            <wp:effectExtent l="0" t="0" r="0" b="0"/>
            <wp:wrapThrough wrapText="bothSides">
              <wp:wrapPolygon edited="0">
                <wp:start x="15215" y="0"/>
                <wp:lineTo x="0" y="3458"/>
                <wp:lineTo x="0" y="17981"/>
                <wp:lineTo x="4149" y="20747"/>
                <wp:lineTo x="13831" y="20747"/>
                <wp:lineTo x="15215" y="20747"/>
                <wp:lineTo x="20055" y="13140"/>
                <wp:lineTo x="20747" y="4841"/>
                <wp:lineTo x="20747" y="1383"/>
                <wp:lineTo x="18672" y="0"/>
                <wp:lineTo x="15215" y="0"/>
              </wp:wrapPolygon>
            </wp:wrapThrough>
            <wp:docPr id="83706656" name="Picture 1" descr="A red and white target with a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57200" name="Picture 1" descr="A red and white target with a arrow&#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995" cy="594995"/>
                    </a:xfrm>
                    <a:prstGeom prst="rect">
                      <a:avLst/>
                    </a:prstGeom>
                  </pic:spPr>
                </pic:pic>
              </a:graphicData>
            </a:graphic>
          </wp:anchor>
        </w:drawing>
      </w:r>
      <w:r>
        <w:rPr>
          <w:rFonts w:ascii="Gill Sans Nova" w:eastAsia="Calibri" w:hAnsi="Gill Sans Nova" w:cs="Arial"/>
          <w:noProof/>
        </w:rPr>
        <mc:AlternateContent>
          <mc:Choice Requires="wps">
            <w:drawing>
              <wp:anchor distT="0" distB="0" distL="114300" distR="114300" simplePos="0" relativeHeight="251757568" behindDoc="0" locked="0" layoutInCell="1" allowOverlap="1" wp14:anchorId="76A06F3F" wp14:editId="69D437DC">
                <wp:simplePos x="0" y="0"/>
                <wp:positionH relativeFrom="column">
                  <wp:posOffset>130629</wp:posOffset>
                </wp:positionH>
                <wp:positionV relativeFrom="paragraph">
                  <wp:posOffset>39312</wp:posOffset>
                </wp:positionV>
                <wp:extent cx="5403215" cy="926276"/>
                <wp:effectExtent l="0" t="0" r="26035" b="26670"/>
                <wp:wrapNone/>
                <wp:docPr id="437096590" name="Text Box 38"/>
                <wp:cNvGraphicFramePr/>
                <a:graphic xmlns:a="http://schemas.openxmlformats.org/drawingml/2006/main">
                  <a:graphicData uri="http://schemas.microsoft.com/office/word/2010/wordprocessingShape">
                    <wps:wsp>
                      <wps:cNvSpPr txBox="1"/>
                      <wps:spPr>
                        <a:xfrm>
                          <a:off x="0" y="0"/>
                          <a:ext cx="5403215" cy="926276"/>
                        </a:xfrm>
                        <a:prstGeom prst="rect">
                          <a:avLst/>
                        </a:prstGeom>
                        <a:solidFill>
                          <a:srgbClr val="E0E7F8"/>
                        </a:solidFill>
                        <a:ln w="6350">
                          <a:solidFill>
                            <a:prstClr val="black"/>
                          </a:solidFill>
                        </a:ln>
                      </wps:spPr>
                      <wps:txbx>
                        <w:txbxContent>
                          <w:p w14:paraId="1DB81DB2" w14:textId="24994972" w:rsidR="00E64EAC" w:rsidRPr="00C41BF9" w:rsidRDefault="00E64EAC" w:rsidP="00E64EAC">
                            <w:pPr>
                              <w:spacing w:line="259" w:lineRule="auto"/>
                              <w:rPr>
                                <w:rFonts w:ascii="Gill Sans Nova" w:eastAsia="Calibri" w:hAnsi="Gill Sans Nova" w:cs="Arial"/>
                              </w:rPr>
                            </w:pPr>
                            <w:r>
                              <w:rPr>
                                <w:rFonts w:ascii="Gill Sans Nova" w:eastAsia="Calibri" w:hAnsi="Gill Sans Nova" w:cs="Arial"/>
                                <w:b/>
                                <w:bCs/>
                              </w:rPr>
                              <w:t>P</w:t>
                            </w:r>
                            <w:r w:rsidRPr="00C41BF9">
                              <w:rPr>
                                <w:rFonts w:ascii="Gill Sans Nova" w:eastAsia="Calibri" w:hAnsi="Gill Sans Nova" w:cs="Arial"/>
                                <w:b/>
                                <w:bCs/>
                              </w:rPr>
                              <w:t>ro Insight:</w:t>
                            </w:r>
                            <w:r w:rsidRPr="00C41BF9">
                              <w:rPr>
                                <w:rFonts w:ascii="Gill Sans Nova" w:eastAsia="Calibri" w:hAnsi="Gill Sans Nova" w:cs="Arial"/>
                              </w:rPr>
                              <w:t xml:space="preserve"> CDP scores companies from A to D-, evaluating the depth of disclosure and the quality of data concerning climate, water, and forest-related impacts. A higher score indicates stronger environmental stewardship and transparency.</w:t>
                            </w:r>
                          </w:p>
                          <w:p w14:paraId="4D5D706D" w14:textId="77777777" w:rsidR="00E64EAC" w:rsidRDefault="00E64EA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A06F3F" id="Text Box 38" o:spid="_x0000_s1054" type="#_x0000_t202" style="position:absolute;margin-left:10.3pt;margin-top:3.1pt;width:425.45pt;height:72.9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" fillcolor="#e0e7f8" strokeweight=".5pt">
                <v:textbox>
                  <w:txbxContent>
                    <w:p w14:paraId="1DB81DB2" w14:textId="24994972" w:rsidR="00E64EAC" w:rsidRPr="00C41BF9" w:rsidRDefault="00E64EAC" w:rsidP="00E64EAC">
                      <w:pPr>
                        <w:spacing w:line="259" w:lineRule="auto"/>
                        <w:rPr>
                          <w:rFonts w:ascii="Gill Sans Nova" w:eastAsia="Calibri" w:hAnsi="Gill Sans Nova" w:cs="Arial"/>
                        </w:rPr>
                      </w:pPr>
                      <w:r>
                        <w:rPr>
                          <w:rFonts w:ascii="Gill Sans Nova" w:eastAsia="Calibri" w:hAnsi="Gill Sans Nova" w:cs="Arial"/>
                          <w:b/>
                          <w:bCs/>
                        </w:rPr>
                        <w:t>P</w:t>
                      </w:r>
                      <w:r w:rsidRPr="00C41BF9">
                        <w:rPr>
                          <w:rFonts w:ascii="Gill Sans Nova" w:eastAsia="Calibri" w:hAnsi="Gill Sans Nova" w:cs="Arial"/>
                          <w:b/>
                          <w:bCs/>
                        </w:rPr>
                        <w:t>ro Insight:</w:t>
                      </w:r>
                      <w:r w:rsidRPr="00C41BF9">
                        <w:rPr>
                          <w:rFonts w:ascii="Gill Sans Nova" w:eastAsia="Calibri" w:hAnsi="Gill Sans Nova" w:cs="Arial"/>
                        </w:rPr>
                        <w:t xml:space="preserve"> CDP scores companies from A to D-, evaluating the depth of disclosure and the quality of data concerning climate, water, and forest-related impacts. A higher score indicates stronger environmental stewardship and transparency.</w:t>
                      </w:r>
                    </w:p>
                    <w:p w14:paraId="4D5D706D" w14:textId="77777777" w:rsidR="00E64EAC" w:rsidRDefault="00E64EAC"/>
                  </w:txbxContent>
                </v:textbox>
              </v:shape>
            </w:pict>
          </mc:Fallback>
        </mc:AlternateContent>
      </w:r>
    </w:p>
    <w:p w14:paraId="4BF395C0" w14:textId="77777777" w:rsidR="00E64EAC" w:rsidRDefault="00E64EAC" w:rsidP="00C41BF9">
      <w:pPr>
        <w:spacing w:line="259" w:lineRule="auto"/>
        <w:rPr>
          <w:rFonts w:ascii="Gill Sans Nova" w:eastAsia="Calibri" w:hAnsi="Gill Sans Nova" w:cs="Arial"/>
          <w:b/>
          <w:bCs/>
        </w:rPr>
      </w:pPr>
    </w:p>
    <w:p w14:paraId="49878DBE" w14:textId="77777777" w:rsidR="00E64EAC" w:rsidRDefault="00E64EAC" w:rsidP="00C41BF9">
      <w:pPr>
        <w:spacing w:line="259" w:lineRule="auto"/>
        <w:rPr>
          <w:rFonts w:ascii="Gill Sans Nova" w:eastAsia="Calibri" w:hAnsi="Gill Sans Nova" w:cs="Arial"/>
          <w:b/>
          <w:bCs/>
        </w:rPr>
      </w:pPr>
    </w:p>
    <w:p w14:paraId="1CF78E0E" w14:textId="77777777" w:rsidR="00E64EAC" w:rsidRDefault="00E64EAC" w:rsidP="00C41BF9">
      <w:pPr>
        <w:spacing w:line="259" w:lineRule="auto"/>
        <w:rPr>
          <w:rFonts w:ascii="Gill Sans Nova" w:eastAsia="Calibri" w:hAnsi="Gill Sans Nova" w:cs="Arial"/>
          <w:b/>
          <w:bCs/>
        </w:rPr>
      </w:pPr>
    </w:p>
    <w:p w14:paraId="7CF71CDA" w14:textId="70558C62"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b/>
          <w:bCs/>
        </w:rPr>
        <w:t>Quick Start Guide- CDP Reporting Steps</w:t>
      </w:r>
    </w:p>
    <w:p w14:paraId="2F1AD6A6" w14:textId="2B73B8B6" w:rsidR="00C41BF9" w:rsidRPr="00C41BF9" w:rsidRDefault="00C41BF9" w:rsidP="00C41BF9">
      <w:pPr>
        <w:numPr>
          <w:ilvl w:val="0"/>
          <w:numId w:val="70"/>
        </w:numPr>
        <w:spacing w:line="259" w:lineRule="auto"/>
        <w:contextualSpacing/>
        <w:rPr>
          <w:rFonts w:ascii="Gill Sans Nova" w:eastAsia="Calibri" w:hAnsi="Gill Sans Nova" w:cs="Arial"/>
        </w:rPr>
      </w:pPr>
      <w:r w:rsidRPr="00C41BF9">
        <w:rPr>
          <w:rFonts w:ascii="Gill Sans Nova" w:eastAsia="Calibri" w:hAnsi="Gill Sans Nova" w:cs="Arial"/>
          <w:b/>
          <w:bCs/>
        </w:rPr>
        <w:t>Complete CDP Registration</w:t>
      </w:r>
      <w:r w:rsidRPr="00C41BF9">
        <w:rPr>
          <w:rFonts w:ascii="Gill Sans Nova" w:eastAsia="Calibri" w:hAnsi="Gill Sans Nova" w:cs="Arial"/>
        </w:rPr>
        <w:t>: Sign up with CDP to gain access to detailed questionnaires covering emissions, water use, and forestry impacts.</w:t>
      </w:r>
    </w:p>
    <w:p w14:paraId="33A97719" w14:textId="29AC53F0" w:rsidR="00C41BF9" w:rsidRPr="00C41BF9" w:rsidRDefault="00C41BF9" w:rsidP="00C41BF9">
      <w:pPr>
        <w:numPr>
          <w:ilvl w:val="0"/>
          <w:numId w:val="70"/>
        </w:numPr>
        <w:spacing w:line="259" w:lineRule="auto"/>
        <w:contextualSpacing/>
        <w:rPr>
          <w:rFonts w:ascii="Gill Sans Nova" w:eastAsia="Calibri" w:hAnsi="Gill Sans Nova" w:cs="Arial"/>
        </w:rPr>
      </w:pPr>
      <w:r w:rsidRPr="00C41BF9">
        <w:rPr>
          <w:rFonts w:ascii="Gill Sans Nova" w:eastAsia="Calibri" w:hAnsi="Gill Sans Nova" w:cs="Arial"/>
          <w:b/>
          <w:bCs/>
        </w:rPr>
        <w:t>Collaborate Across Departments</w:t>
      </w:r>
      <w:r w:rsidRPr="00C41BF9">
        <w:rPr>
          <w:rFonts w:ascii="Gill Sans Nova" w:eastAsia="Calibri" w:hAnsi="Gill Sans Nova" w:cs="Arial"/>
        </w:rPr>
        <w:t>: Gather specific environmental data from operations, supply chains, and facilities management.</w:t>
      </w:r>
    </w:p>
    <w:p w14:paraId="074AB6ED" w14:textId="1181F231" w:rsidR="00C41BF9" w:rsidRPr="00C41BF9" w:rsidRDefault="00E64EAC" w:rsidP="00C41BF9">
      <w:pPr>
        <w:numPr>
          <w:ilvl w:val="0"/>
          <w:numId w:val="70"/>
        </w:numPr>
        <w:spacing w:line="259" w:lineRule="auto"/>
        <w:contextualSpacing/>
        <w:rPr>
          <w:rFonts w:ascii="Gill Sans Nova" w:eastAsia="Calibri" w:hAnsi="Gill Sans Nova" w:cs="Arial"/>
        </w:rPr>
      </w:pPr>
      <w:r w:rsidRPr="0062403E">
        <w:rPr>
          <w:rFonts w:ascii="Gill Sans Nova" w:eastAsia="Calibri" w:hAnsi="Gill Sans Nova" w:cs="Quire Sans"/>
        </w:rPr>
        <w:drawing>
          <wp:anchor distT="0" distB="0" distL="114300" distR="114300" simplePos="0" relativeHeight="251752448" behindDoc="0" locked="0" layoutInCell="1" allowOverlap="1" wp14:anchorId="5BF3F9B7" wp14:editId="4134EDA2">
            <wp:simplePos x="0" y="0"/>
            <wp:positionH relativeFrom="page">
              <wp:align>left</wp:align>
            </wp:positionH>
            <wp:positionV relativeFrom="paragraph">
              <wp:posOffset>1364549</wp:posOffset>
            </wp:positionV>
            <wp:extent cx="826770" cy="826770"/>
            <wp:effectExtent l="0" t="0" r="0" b="0"/>
            <wp:wrapThrough wrapText="bothSides">
              <wp:wrapPolygon edited="0">
                <wp:start x="2986" y="0"/>
                <wp:lineTo x="995" y="7465"/>
                <wp:lineTo x="995" y="17917"/>
                <wp:lineTo x="12442" y="19908"/>
                <wp:lineTo x="16424" y="20903"/>
                <wp:lineTo x="18912" y="20903"/>
                <wp:lineTo x="19410" y="16922"/>
                <wp:lineTo x="16922" y="8959"/>
                <wp:lineTo x="18912" y="7963"/>
                <wp:lineTo x="17917" y="5972"/>
                <wp:lineTo x="12940" y="0"/>
                <wp:lineTo x="2986" y="0"/>
              </wp:wrapPolygon>
            </wp:wrapThrough>
            <wp:docPr id="1323985951"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73496" name="Picture 1" descr="A black background with a black squa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6770" cy="826770"/>
                    </a:xfrm>
                    <a:prstGeom prst="rect">
                      <a:avLst/>
                    </a:prstGeom>
                  </pic:spPr>
                </pic:pic>
              </a:graphicData>
            </a:graphic>
          </wp:anchor>
        </w:drawing>
      </w:r>
      <w:r w:rsidR="00C41BF9" w:rsidRPr="00C41BF9">
        <w:rPr>
          <w:rFonts w:ascii="Gill Sans Nova" w:eastAsia="Calibri" w:hAnsi="Gill Sans Nova" w:cs="Arial"/>
          <w:b/>
          <w:bCs/>
          <w:noProof/>
        </w:rPr>
        <mc:AlternateContent>
          <mc:Choice Requires="wps">
            <w:drawing>
              <wp:anchor distT="0" distB="0" distL="114300" distR="114300" simplePos="0" relativeHeight="251695104" behindDoc="0" locked="0" layoutInCell="1" allowOverlap="1" wp14:anchorId="76603C17" wp14:editId="14695BC6">
                <wp:simplePos x="0" y="0"/>
                <wp:positionH relativeFrom="column">
                  <wp:posOffset>-76200</wp:posOffset>
                </wp:positionH>
                <wp:positionV relativeFrom="paragraph">
                  <wp:posOffset>585379</wp:posOffset>
                </wp:positionV>
                <wp:extent cx="1828800" cy="1828800"/>
                <wp:effectExtent l="0" t="0" r="12700" b="15875"/>
                <wp:wrapSquare wrapText="bothSides"/>
                <wp:docPr id="40323622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rgbClr val="F0FDF4"/>
                        </a:solidFill>
                        <a:ln w="6350">
                          <a:solidFill>
                            <a:prstClr val="black"/>
                          </a:solidFill>
                        </a:ln>
                      </wps:spPr>
                      <wps:txbx>
                        <w:txbxContent>
                          <w:p w14:paraId="29D34CD7" w14:textId="77777777" w:rsidR="00C41BF9" w:rsidRPr="00BC66BC" w:rsidRDefault="00C41BF9" w:rsidP="00C41BF9">
                            <w:pPr>
                              <w:rPr>
                                <w:rFonts w:ascii="Gill Sans Nova" w:hAnsi="Gill Sans Nova"/>
                              </w:rPr>
                            </w:pPr>
                            <w:r w:rsidRPr="00BC66BC">
                              <w:rPr>
                                <w:rFonts w:ascii="Gill Sans Nova" w:hAnsi="Gill Sans Nova"/>
                                <w:b/>
                                <w:bCs/>
                              </w:rPr>
                              <w:t>Company Spotlight: Walmart &amp; CDP</w:t>
                            </w:r>
                          </w:p>
                          <w:p w14:paraId="2A378F37" w14:textId="77777777" w:rsidR="00C41BF9" w:rsidRPr="00BC66BC" w:rsidRDefault="00C41BF9" w:rsidP="00C41BF9">
                            <w:pPr>
                              <w:rPr>
                                <w:rFonts w:ascii="Gill Sans Nova" w:hAnsi="Gill Sans Nova"/>
                              </w:rPr>
                            </w:pPr>
                            <w:r w:rsidRPr="00BC66BC">
                              <w:rPr>
                                <w:rFonts w:ascii="Gill Sans Nova" w:hAnsi="Gill Sans Nova"/>
                              </w:rPr>
                              <w:t>Walmart uses CDP to report on its climate change initiatives, including its efforts to reduce emissions in its operations and supply chain. By participating in CDP, Walmart has:</w:t>
                            </w:r>
                          </w:p>
                          <w:p w14:paraId="307E07A3" w14:textId="77777777" w:rsidR="00C41BF9" w:rsidRPr="00BC66BC" w:rsidRDefault="00C41BF9" w:rsidP="00C41BF9">
                            <w:pPr>
                              <w:numPr>
                                <w:ilvl w:val="0"/>
                                <w:numId w:val="61"/>
                              </w:numPr>
                              <w:spacing w:line="259" w:lineRule="auto"/>
                              <w:rPr>
                                <w:rFonts w:ascii="Gill Sans Nova" w:hAnsi="Gill Sans Nova"/>
                              </w:rPr>
                            </w:pPr>
                            <w:r w:rsidRPr="00BC66BC">
                              <w:rPr>
                                <w:rFonts w:ascii="Gill Sans Nova" w:hAnsi="Gill Sans Nova"/>
                                <w:b/>
                                <w:bCs/>
                              </w:rPr>
                              <w:t>Tracked its progress:</w:t>
                            </w:r>
                            <w:r w:rsidRPr="00BC66BC">
                              <w:rPr>
                                <w:rFonts w:ascii="Gill Sans Nova" w:hAnsi="Gill Sans Nova"/>
                              </w:rPr>
                              <w:t xml:space="preserve"> Monitored its performance on key environmental metrics.</w:t>
                            </w:r>
                          </w:p>
                          <w:p w14:paraId="6DF7C174" w14:textId="77777777" w:rsidR="00C41BF9" w:rsidRPr="00BC66BC" w:rsidRDefault="00C41BF9" w:rsidP="00C41BF9">
                            <w:pPr>
                              <w:numPr>
                                <w:ilvl w:val="0"/>
                                <w:numId w:val="61"/>
                              </w:numPr>
                              <w:spacing w:line="259" w:lineRule="auto"/>
                              <w:rPr>
                                <w:rFonts w:ascii="Gill Sans Nova" w:hAnsi="Gill Sans Nova"/>
                              </w:rPr>
                            </w:pPr>
                            <w:r w:rsidRPr="00BC66BC">
                              <w:rPr>
                                <w:rFonts w:ascii="Gill Sans Nova" w:hAnsi="Gill Sans Nova"/>
                                <w:b/>
                                <w:bCs/>
                              </w:rPr>
                              <w:t>Engaged with investors:</w:t>
                            </w:r>
                            <w:r w:rsidRPr="00BC66BC">
                              <w:rPr>
                                <w:rFonts w:ascii="Gill Sans Nova" w:hAnsi="Gill Sans Nova"/>
                              </w:rPr>
                              <w:t xml:space="preserve"> Communicated its climate strategy to investors and stakeholders.</w:t>
                            </w:r>
                          </w:p>
                          <w:p w14:paraId="54C58167" w14:textId="77777777" w:rsidR="00C41BF9" w:rsidRPr="00EA5235" w:rsidRDefault="00C41BF9" w:rsidP="00C41BF9">
                            <w:pPr>
                              <w:numPr>
                                <w:ilvl w:val="0"/>
                                <w:numId w:val="61"/>
                              </w:numPr>
                              <w:spacing w:line="259" w:lineRule="auto"/>
                              <w:rPr>
                                <w:rFonts w:ascii="Gill Sans Nova" w:hAnsi="Gill Sans Nova"/>
                                <w:b/>
                                <w:bCs/>
                              </w:rPr>
                            </w:pPr>
                            <w:r w:rsidRPr="00BC66BC">
                              <w:rPr>
                                <w:rFonts w:ascii="Gill Sans Nova" w:hAnsi="Gill Sans Nova"/>
                                <w:b/>
                                <w:bCs/>
                              </w:rPr>
                              <w:t>Improved its environmental performance:</w:t>
                            </w:r>
                            <w:r w:rsidRPr="00BC66BC">
                              <w:rPr>
                                <w:rFonts w:ascii="Gill Sans Nova" w:hAnsi="Gill Sans Nova"/>
                              </w:rPr>
                              <w:t xml:space="preserve"> Driven reductions in its carbon footprint.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6603C17" id="_x0000_s1055" type="#_x0000_t202" style="position:absolute;left:0;text-align:left;margin-left:-6pt;margin-top:46.1pt;width:2in;height:2in;z-index:2516951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" fillcolor="#f0fdf4" strokeweight=".5pt">
                <v:textbox style="mso-fit-shape-to-text:t">
                  <w:txbxContent>
                    <w:p w14:paraId="29D34CD7" w14:textId="77777777" w:rsidR="00C41BF9" w:rsidRPr="00BC66BC" w:rsidRDefault="00C41BF9" w:rsidP="00C41BF9">
                      <w:pPr>
                        <w:rPr>
                          <w:rFonts w:ascii="Gill Sans Nova" w:hAnsi="Gill Sans Nova"/>
                        </w:rPr>
                      </w:pPr>
                      <w:r w:rsidRPr="00BC66BC">
                        <w:rPr>
                          <w:rFonts w:ascii="Gill Sans Nova" w:hAnsi="Gill Sans Nova"/>
                          <w:b/>
                          <w:bCs/>
                        </w:rPr>
                        <w:t>Company Spotlight: Walmart &amp; CDP</w:t>
                      </w:r>
                    </w:p>
                    <w:p w14:paraId="2A378F37" w14:textId="77777777" w:rsidR="00C41BF9" w:rsidRPr="00BC66BC" w:rsidRDefault="00C41BF9" w:rsidP="00C41BF9">
                      <w:pPr>
                        <w:rPr>
                          <w:rFonts w:ascii="Gill Sans Nova" w:hAnsi="Gill Sans Nova"/>
                        </w:rPr>
                      </w:pPr>
                      <w:r w:rsidRPr="00BC66BC">
                        <w:rPr>
                          <w:rFonts w:ascii="Gill Sans Nova" w:hAnsi="Gill Sans Nova"/>
                        </w:rPr>
                        <w:t>Walmart uses CDP to report on its climate change initiatives, including its efforts to reduce emissions in its operations and supply chain. By participating in CDP, Walmart has:</w:t>
                      </w:r>
                    </w:p>
                    <w:p w14:paraId="307E07A3" w14:textId="77777777" w:rsidR="00C41BF9" w:rsidRPr="00BC66BC" w:rsidRDefault="00C41BF9" w:rsidP="00C41BF9">
                      <w:pPr>
                        <w:numPr>
                          <w:ilvl w:val="0"/>
                          <w:numId w:val="61"/>
                        </w:numPr>
                        <w:spacing w:line="259" w:lineRule="auto"/>
                        <w:rPr>
                          <w:rFonts w:ascii="Gill Sans Nova" w:hAnsi="Gill Sans Nova"/>
                        </w:rPr>
                      </w:pPr>
                      <w:r w:rsidRPr="00BC66BC">
                        <w:rPr>
                          <w:rFonts w:ascii="Gill Sans Nova" w:hAnsi="Gill Sans Nova"/>
                          <w:b/>
                          <w:bCs/>
                        </w:rPr>
                        <w:t>Tracked its progress:</w:t>
                      </w:r>
                      <w:r w:rsidRPr="00BC66BC">
                        <w:rPr>
                          <w:rFonts w:ascii="Gill Sans Nova" w:hAnsi="Gill Sans Nova"/>
                        </w:rPr>
                        <w:t xml:space="preserve"> Monitored its performance on key environmental metrics.</w:t>
                      </w:r>
                    </w:p>
                    <w:p w14:paraId="6DF7C174" w14:textId="77777777" w:rsidR="00C41BF9" w:rsidRPr="00BC66BC" w:rsidRDefault="00C41BF9" w:rsidP="00C41BF9">
                      <w:pPr>
                        <w:numPr>
                          <w:ilvl w:val="0"/>
                          <w:numId w:val="61"/>
                        </w:numPr>
                        <w:spacing w:line="259" w:lineRule="auto"/>
                        <w:rPr>
                          <w:rFonts w:ascii="Gill Sans Nova" w:hAnsi="Gill Sans Nova"/>
                        </w:rPr>
                      </w:pPr>
                      <w:r w:rsidRPr="00BC66BC">
                        <w:rPr>
                          <w:rFonts w:ascii="Gill Sans Nova" w:hAnsi="Gill Sans Nova"/>
                          <w:b/>
                          <w:bCs/>
                        </w:rPr>
                        <w:t>Engaged with investors:</w:t>
                      </w:r>
                      <w:r w:rsidRPr="00BC66BC">
                        <w:rPr>
                          <w:rFonts w:ascii="Gill Sans Nova" w:hAnsi="Gill Sans Nova"/>
                        </w:rPr>
                        <w:t xml:space="preserve"> Communicated its climate strategy to investors and stakeholders.</w:t>
                      </w:r>
                    </w:p>
                    <w:p w14:paraId="54C58167" w14:textId="77777777" w:rsidR="00C41BF9" w:rsidRPr="00EA5235" w:rsidRDefault="00C41BF9" w:rsidP="00C41BF9">
                      <w:pPr>
                        <w:numPr>
                          <w:ilvl w:val="0"/>
                          <w:numId w:val="61"/>
                        </w:numPr>
                        <w:spacing w:line="259" w:lineRule="auto"/>
                        <w:rPr>
                          <w:rFonts w:ascii="Gill Sans Nova" w:hAnsi="Gill Sans Nova"/>
                          <w:b/>
                          <w:bCs/>
                        </w:rPr>
                      </w:pPr>
                      <w:r w:rsidRPr="00BC66BC">
                        <w:rPr>
                          <w:rFonts w:ascii="Gill Sans Nova" w:hAnsi="Gill Sans Nova"/>
                          <w:b/>
                          <w:bCs/>
                        </w:rPr>
                        <w:t>Improved its environmental performance:</w:t>
                      </w:r>
                      <w:r w:rsidRPr="00BC66BC">
                        <w:rPr>
                          <w:rFonts w:ascii="Gill Sans Nova" w:hAnsi="Gill Sans Nova"/>
                        </w:rPr>
                        <w:t xml:space="preserve"> Driven reductions in its carbon footprint.</w:t>
                      </w:r>
                    </w:p>
                  </w:txbxContent>
                </v:textbox>
                <w10:wrap type="square"/>
              </v:shape>
            </w:pict>
          </mc:Fallback>
        </mc:AlternateContent>
      </w:r>
      <w:r w:rsidR="00C41BF9" w:rsidRPr="00C41BF9">
        <w:rPr>
          <w:rFonts w:ascii="Gill Sans Nova" w:eastAsia="Calibri" w:hAnsi="Gill Sans Nova" w:cs="Arial"/>
          <w:b/>
          <w:bCs/>
        </w:rPr>
        <w:t>Set Clear Targets</w:t>
      </w:r>
      <w:r w:rsidR="00C41BF9" w:rsidRPr="00C41BF9">
        <w:rPr>
          <w:rFonts w:ascii="Gill Sans Nova" w:eastAsia="Calibri" w:hAnsi="Gill Sans Nova" w:cs="Arial"/>
        </w:rPr>
        <w:t>: Align the collected data with defined reduction goals, such as adopting science-based emissions targets, to achieve a higher CDP score.</w:t>
      </w:r>
    </w:p>
    <w:bookmarkEnd w:id="27"/>
    <w:p w14:paraId="58586874"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rPr>
        <w:t>.</w:t>
      </w:r>
    </w:p>
    <w:p w14:paraId="52AC197C" w14:textId="77777777" w:rsidR="00C41BF9" w:rsidRPr="00C41BF9" w:rsidRDefault="00C41BF9" w:rsidP="00C41BF9">
      <w:pPr>
        <w:spacing w:line="259" w:lineRule="auto"/>
        <w:rPr>
          <w:rFonts w:ascii="Gill Sans Nova" w:eastAsia="Calibri" w:hAnsi="Gill Sans Nova" w:cs="Arial"/>
        </w:rPr>
      </w:pPr>
      <w:bookmarkStart w:id="28" w:name="_Hlk200551588"/>
      <w:r w:rsidRPr="00C41BF9">
        <w:rPr>
          <w:rFonts w:ascii="Gill Sans Nova" w:eastAsia="Calibri" w:hAnsi="Gill Sans Nova" w:cs="Arial"/>
          <w:b/>
          <w:bCs/>
        </w:rPr>
        <w:t>5. United Nations Sustainable Development Goals (SDGs): Aligning with Global Goals</w:t>
      </w:r>
    </w:p>
    <w:p w14:paraId="2F5A80BE"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rPr>
        <w:t>What It’s about:  The 17 SDGs provide a comprehensive framework to address global challenges such as poverty, inequality, climate change, and environmental degradation.</w:t>
      </w:r>
    </w:p>
    <w:p w14:paraId="3E09B292"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b/>
          <w:bCs/>
        </w:rPr>
        <w:t>Why it’s great:</w:t>
      </w:r>
    </w:p>
    <w:p w14:paraId="151451B3" w14:textId="77777777" w:rsidR="00C41BF9" w:rsidRPr="00C41BF9" w:rsidRDefault="00C41BF9" w:rsidP="00C41BF9">
      <w:pPr>
        <w:numPr>
          <w:ilvl w:val="1"/>
          <w:numId w:val="53"/>
        </w:numPr>
        <w:spacing w:line="259" w:lineRule="auto"/>
        <w:rPr>
          <w:rFonts w:ascii="Gill Sans Nova" w:eastAsia="Calibri" w:hAnsi="Gill Sans Nova" w:cs="Arial"/>
        </w:rPr>
      </w:pPr>
      <w:r w:rsidRPr="00C41BF9">
        <w:rPr>
          <w:rFonts w:ascii="Gill Sans Nova" w:eastAsia="Calibri" w:hAnsi="Gill Sans Nova" w:cs="Arial"/>
          <w:b/>
          <w:bCs/>
        </w:rPr>
        <w:lastRenderedPageBreak/>
        <w:t>Global Focus:</w:t>
      </w:r>
      <w:r w:rsidRPr="00C41BF9">
        <w:rPr>
          <w:rFonts w:ascii="Gill Sans Nova" w:eastAsia="Calibri" w:hAnsi="Gill Sans Nova" w:cs="Arial"/>
        </w:rPr>
        <w:t xml:space="preserve"> Connects business activities to broad global sustainability objectives.</w:t>
      </w:r>
    </w:p>
    <w:p w14:paraId="478EFE84" w14:textId="77777777" w:rsidR="00C41BF9" w:rsidRPr="00C41BF9" w:rsidRDefault="00C41BF9" w:rsidP="00C41BF9">
      <w:pPr>
        <w:numPr>
          <w:ilvl w:val="1"/>
          <w:numId w:val="53"/>
        </w:numPr>
        <w:spacing w:line="259" w:lineRule="auto"/>
        <w:rPr>
          <w:rFonts w:ascii="Gill Sans Nova" w:eastAsia="Calibri" w:hAnsi="Gill Sans Nova" w:cs="Arial"/>
        </w:rPr>
      </w:pPr>
      <w:r w:rsidRPr="00C41BF9">
        <w:rPr>
          <w:rFonts w:ascii="Gill Sans Nova" w:eastAsia="Calibri" w:hAnsi="Gill Sans Nova" w:cs="Arial"/>
          <w:b/>
          <w:bCs/>
        </w:rPr>
        <w:t>Flexibility:</w:t>
      </w:r>
      <w:r w:rsidRPr="00C41BF9">
        <w:rPr>
          <w:rFonts w:ascii="Gill Sans Nova" w:eastAsia="Calibri" w:hAnsi="Gill Sans Nova" w:cs="Arial"/>
        </w:rPr>
        <w:t xml:space="preserve"> Allows companies to select specific goals aligned with their operations and values.</w:t>
      </w:r>
    </w:p>
    <w:p w14:paraId="53C6FA86"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b/>
          <w:bCs/>
        </w:rPr>
        <w:t>Suitable Industries:</w:t>
      </w:r>
      <w:r w:rsidRPr="00C41BF9">
        <w:rPr>
          <w:rFonts w:ascii="Gill Sans Nova" w:eastAsia="Calibri" w:hAnsi="Gill Sans Nova" w:cs="Arial"/>
        </w:rPr>
        <w:t xml:space="preserve"> Applicable across sectors, especially where businesses seek to demonstrate alignment with social and environmental causes – including education, agriculture, pharmaceuticals, and technology.</w:t>
      </w:r>
    </w:p>
    <w:p w14:paraId="1385C817"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b/>
          <w:bCs/>
        </w:rPr>
        <w:t>Quick Start Guide-SDG Reporting Steps</w:t>
      </w:r>
    </w:p>
    <w:p w14:paraId="0E59D2EE"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United Nations Sustainable Development Goals (SDGs)</w:t>
      </w:r>
    </w:p>
    <w:p w14:paraId="26FDAD42" w14:textId="77777777" w:rsidR="00C41BF9" w:rsidRPr="00C41BF9" w:rsidRDefault="00C41BF9" w:rsidP="00C41BF9">
      <w:pPr>
        <w:numPr>
          <w:ilvl w:val="0"/>
          <w:numId w:val="69"/>
        </w:numPr>
        <w:spacing w:line="259" w:lineRule="auto"/>
        <w:rPr>
          <w:rFonts w:ascii="Gill Sans Nova" w:eastAsia="Calibri" w:hAnsi="Gill Sans Nova" w:cs="Arial"/>
        </w:rPr>
      </w:pPr>
      <w:r w:rsidRPr="00C41BF9">
        <w:rPr>
          <w:rFonts w:ascii="Gill Sans Nova" w:eastAsia="Calibri" w:hAnsi="Gill Sans Nova" w:cs="Arial"/>
          <w:b/>
          <w:bCs/>
        </w:rPr>
        <w:t>Align Goals with Business Activities:</w:t>
      </w:r>
      <w:r w:rsidRPr="00C41BF9">
        <w:rPr>
          <w:rFonts w:ascii="Gill Sans Nova" w:eastAsia="Calibri" w:hAnsi="Gill Sans Nova" w:cs="Arial"/>
        </w:rPr>
        <w:t xml:space="preserve"> Identify SDGs that closely relate to your core operations (e.g. gender equality for socially-focused organisations).</w:t>
      </w:r>
    </w:p>
    <w:p w14:paraId="6CEC8AAD" w14:textId="77777777" w:rsidR="00C41BF9" w:rsidRPr="00C41BF9" w:rsidRDefault="00C41BF9" w:rsidP="00C41BF9">
      <w:pPr>
        <w:numPr>
          <w:ilvl w:val="0"/>
          <w:numId w:val="69"/>
        </w:numPr>
        <w:spacing w:line="259" w:lineRule="auto"/>
        <w:rPr>
          <w:rFonts w:ascii="Gill Sans Nova" w:eastAsia="Calibri" w:hAnsi="Gill Sans Nova" w:cs="Arial"/>
        </w:rPr>
      </w:pPr>
      <w:r w:rsidRPr="00C41BF9">
        <w:rPr>
          <w:rFonts w:ascii="Gill Sans Nova" w:eastAsia="Calibri" w:hAnsi="Gill Sans Nova" w:cs="Arial"/>
          <w:b/>
          <w:bCs/>
        </w:rPr>
        <w:t>Define Contribution Metrics:</w:t>
      </w:r>
      <w:r w:rsidRPr="00C41BF9">
        <w:rPr>
          <w:rFonts w:ascii="Gill Sans Nova" w:eastAsia="Calibri" w:hAnsi="Gill Sans Nova" w:cs="Arial"/>
        </w:rPr>
        <w:t xml:space="preserve"> Establish specific, measurable targets – such as reducing waste by a certain percentage or expanding community support initiatives.</w:t>
      </w:r>
    </w:p>
    <w:p w14:paraId="4990F68C" w14:textId="77777777" w:rsidR="00C41BF9" w:rsidRPr="00C41BF9" w:rsidRDefault="00C41BF9" w:rsidP="00C41BF9">
      <w:pPr>
        <w:numPr>
          <w:ilvl w:val="0"/>
          <w:numId w:val="69"/>
        </w:numPr>
        <w:spacing w:line="259" w:lineRule="auto"/>
        <w:rPr>
          <w:rFonts w:ascii="Gill Sans Nova" w:eastAsia="Calibri" w:hAnsi="Gill Sans Nova" w:cs="Arial"/>
        </w:rPr>
      </w:pPr>
      <w:r w:rsidRPr="00C41BF9">
        <w:rPr>
          <w:rFonts w:ascii="Gill Sans Nova" w:eastAsia="Calibri" w:hAnsi="Gill Sans Nova" w:cs="Arial"/>
          <w:b/>
          <w:bCs/>
        </w:rPr>
        <w:t>Collaborate with External Partners:</w:t>
      </w:r>
      <w:r w:rsidRPr="00C41BF9">
        <w:rPr>
          <w:rFonts w:ascii="Gill Sans Nova" w:eastAsia="Calibri" w:hAnsi="Gill Sans Nova" w:cs="Arial"/>
        </w:rPr>
        <w:t xml:space="preserve"> Work with NGOs, suppliers, or industry associations to strengthen the credibility and impact of your SDG contributions.</w:t>
      </w:r>
    </w:p>
    <w:p w14:paraId="594F41AF" w14:textId="7A985340" w:rsidR="00C41BF9" w:rsidRPr="00C41BF9" w:rsidRDefault="00E64EAC" w:rsidP="00C41BF9">
      <w:pPr>
        <w:numPr>
          <w:ilvl w:val="0"/>
          <w:numId w:val="69"/>
        </w:numPr>
        <w:spacing w:line="259" w:lineRule="auto"/>
        <w:rPr>
          <w:rFonts w:ascii="Gill Sans Nova" w:eastAsia="Calibri" w:hAnsi="Gill Sans Nova" w:cs="Arial"/>
        </w:rPr>
      </w:pPr>
      <w:r w:rsidRPr="0062403E">
        <w:rPr>
          <w:rFonts w:ascii="Gill Sans Nova" w:eastAsia="Calibri" w:hAnsi="Gill Sans Nova" w:cs="Quire Sans"/>
        </w:rPr>
        <w:drawing>
          <wp:anchor distT="0" distB="0" distL="114300" distR="114300" simplePos="0" relativeHeight="251754496" behindDoc="0" locked="0" layoutInCell="1" allowOverlap="1" wp14:anchorId="7B8A4F06" wp14:editId="02A4DD3B">
            <wp:simplePos x="0" y="0"/>
            <wp:positionH relativeFrom="leftMargin">
              <wp:posOffset>201492</wp:posOffset>
            </wp:positionH>
            <wp:positionV relativeFrom="paragraph">
              <wp:posOffset>1410079</wp:posOffset>
            </wp:positionV>
            <wp:extent cx="826770" cy="826770"/>
            <wp:effectExtent l="0" t="0" r="0" b="0"/>
            <wp:wrapThrough wrapText="bothSides">
              <wp:wrapPolygon edited="0">
                <wp:start x="2986" y="0"/>
                <wp:lineTo x="995" y="7465"/>
                <wp:lineTo x="995" y="17917"/>
                <wp:lineTo x="12442" y="19908"/>
                <wp:lineTo x="16424" y="20903"/>
                <wp:lineTo x="18912" y="20903"/>
                <wp:lineTo x="19410" y="16922"/>
                <wp:lineTo x="16922" y="8959"/>
                <wp:lineTo x="18912" y="7963"/>
                <wp:lineTo x="17917" y="5972"/>
                <wp:lineTo x="12940" y="0"/>
                <wp:lineTo x="2986" y="0"/>
              </wp:wrapPolygon>
            </wp:wrapThrough>
            <wp:docPr id="179842525"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73496" name="Picture 1" descr="A black background with a black squa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6770" cy="826770"/>
                    </a:xfrm>
                    <a:prstGeom prst="rect">
                      <a:avLst/>
                    </a:prstGeom>
                  </pic:spPr>
                </pic:pic>
              </a:graphicData>
            </a:graphic>
          </wp:anchor>
        </w:drawing>
      </w:r>
      <w:r w:rsidR="00C41BF9" w:rsidRPr="00C41BF9">
        <w:rPr>
          <w:rFonts w:ascii="Gill Sans Nova" w:eastAsia="Calibri" w:hAnsi="Gill Sans Nova" w:cs="Arial"/>
          <w:b/>
          <w:bCs/>
        </w:rPr>
        <w:t>Industry Example:</w:t>
      </w:r>
      <w:r w:rsidR="00C41BF9" w:rsidRPr="00C41BF9">
        <w:rPr>
          <w:rFonts w:ascii="Gill Sans Nova" w:eastAsia="Calibri" w:hAnsi="Gill Sans Nova" w:cs="Arial"/>
        </w:rPr>
        <w:t xml:space="preserve"> An agricultural business might align with the “Zero Hunger” SDG to emphasise its role in sustainable food production.</w:t>
      </w:r>
      <w:r w:rsidRPr="00E64EAC">
        <w:rPr>
          <w:rFonts w:ascii="Gill Sans Nova" w:eastAsia="Calibri" w:hAnsi="Gill Sans Nova" w:cs="Quire Sans"/>
        </w:rPr>
        <w:t xml:space="preserve"> </w:t>
      </w:r>
      <w:r w:rsidR="00C41BF9" w:rsidRPr="00C41BF9">
        <w:rPr>
          <w:rFonts w:ascii="Calibri" w:eastAsia="Calibri" w:hAnsi="Calibri" w:cs="Arial"/>
          <w:noProof/>
        </w:rPr>
        <mc:AlternateContent>
          <mc:Choice Requires="wps">
            <w:drawing>
              <wp:anchor distT="0" distB="0" distL="114300" distR="114300" simplePos="0" relativeHeight="251696128" behindDoc="0" locked="0" layoutInCell="1" allowOverlap="1" wp14:anchorId="22A0A899" wp14:editId="6FD9C2AE">
                <wp:simplePos x="0" y="0"/>
                <wp:positionH relativeFrom="column">
                  <wp:posOffset>97972</wp:posOffset>
                </wp:positionH>
                <wp:positionV relativeFrom="paragraph">
                  <wp:posOffset>523965</wp:posOffset>
                </wp:positionV>
                <wp:extent cx="1828800" cy="1828800"/>
                <wp:effectExtent l="0" t="0" r="12700" b="10160"/>
                <wp:wrapSquare wrapText="bothSides"/>
                <wp:docPr id="111072603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rgbClr val="F0FDF4"/>
                        </a:solidFill>
                        <a:ln w="6350">
                          <a:solidFill>
                            <a:prstClr val="black"/>
                          </a:solidFill>
                        </a:ln>
                      </wps:spPr>
                      <wps:txbx>
                        <w:txbxContent>
                          <w:p w14:paraId="472630C4" w14:textId="77777777" w:rsidR="00C41BF9" w:rsidRPr="00BC66BC" w:rsidRDefault="00C41BF9" w:rsidP="00C41BF9">
                            <w:pPr>
                              <w:rPr>
                                <w:rFonts w:ascii="Gill Sans Nova" w:hAnsi="Gill Sans Nova"/>
                              </w:rPr>
                            </w:pPr>
                            <w:r w:rsidRPr="00BC66BC">
                              <w:rPr>
                                <w:rFonts w:ascii="Gill Sans Nova" w:hAnsi="Gill Sans Nova"/>
                                <w:b/>
                                <w:bCs/>
                              </w:rPr>
                              <w:t>Company Spotlight: IKEA &amp; the SDGs</w:t>
                            </w:r>
                          </w:p>
                          <w:p w14:paraId="1F29B4BC" w14:textId="77777777" w:rsidR="00C41BF9" w:rsidRPr="00BC66BC" w:rsidRDefault="00C41BF9" w:rsidP="00C41BF9">
                            <w:pPr>
                              <w:rPr>
                                <w:rFonts w:ascii="Gill Sans Nova" w:hAnsi="Gill Sans Nova"/>
                              </w:rPr>
                            </w:pPr>
                            <w:r w:rsidRPr="00BC66BC">
                              <w:rPr>
                                <w:rFonts w:ascii="Gill Sans Nova" w:hAnsi="Gill Sans Nova"/>
                              </w:rPr>
                              <w:t>IKEA has embedded the SDGs into its business strategy, focusing on goals related to sustainable consumption, climate action, and gender equality. By aligning with the SDGs, IKEA has:</w:t>
                            </w:r>
                          </w:p>
                          <w:p w14:paraId="1E07487F" w14:textId="77777777" w:rsidR="00C41BF9" w:rsidRPr="00BC66BC" w:rsidRDefault="00C41BF9" w:rsidP="00C41BF9">
                            <w:pPr>
                              <w:numPr>
                                <w:ilvl w:val="0"/>
                                <w:numId w:val="62"/>
                              </w:numPr>
                              <w:spacing w:line="259" w:lineRule="auto"/>
                              <w:rPr>
                                <w:rFonts w:ascii="Gill Sans Nova" w:hAnsi="Gill Sans Nova"/>
                              </w:rPr>
                            </w:pPr>
                            <w:r w:rsidRPr="00BC66BC">
                              <w:rPr>
                                <w:rFonts w:ascii="Gill Sans Nova" w:hAnsi="Gill Sans Nova"/>
                                <w:b/>
                                <w:bCs/>
                              </w:rPr>
                              <w:t>Reduced its environmental impact:</w:t>
                            </w:r>
                            <w:r w:rsidRPr="00BC66BC">
                              <w:rPr>
                                <w:rFonts w:ascii="Gill Sans Nova" w:hAnsi="Gill Sans Nova"/>
                              </w:rPr>
                              <w:t xml:space="preserve"> Committed to becoming climate-positive by 2030.</w:t>
                            </w:r>
                          </w:p>
                          <w:p w14:paraId="1874EC75" w14:textId="77777777" w:rsidR="00C41BF9" w:rsidRPr="00BC66BC" w:rsidRDefault="00C41BF9" w:rsidP="00C41BF9">
                            <w:pPr>
                              <w:numPr>
                                <w:ilvl w:val="0"/>
                                <w:numId w:val="62"/>
                              </w:numPr>
                              <w:spacing w:line="259" w:lineRule="auto"/>
                              <w:rPr>
                                <w:rFonts w:ascii="Gill Sans Nova" w:hAnsi="Gill Sans Nova"/>
                              </w:rPr>
                            </w:pPr>
                            <w:r w:rsidRPr="00BC66BC">
                              <w:rPr>
                                <w:rFonts w:ascii="Gill Sans Nova" w:hAnsi="Gill Sans Nova"/>
                                <w:b/>
                                <w:bCs/>
                              </w:rPr>
                              <w:t>Improved social conditions:</w:t>
                            </w:r>
                            <w:r w:rsidRPr="00BC66BC">
                              <w:rPr>
                                <w:rFonts w:ascii="Gill Sans Nova" w:hAnsi="Gill Sans Nova"/>
                              </w:rPr>
                              <w:t xml:space="preserve"> Promoted sustainable sourcing and fair labour practices in its supply chain.</w:t>
                            </w:r>
                          </w:p>
                          <w:p w14:paraId="58A00072" w14:textId="77777777" w:rsidR="00C41BF9" w:rsidRPr="00573957" w:rsidRDefault="00C41BF9" w:rsidP="00C41BF9">
                            <w:pPr>
                              <w:numPr>
                                <w:ilvl w:val="0"/>
                                <w:numId w:val="62"/>
                              </w:numPr>
                              <w:spacing w:line="259" w:lineRule="auto"/>
                              <w:rPr>
                                <w:rFonts w:ascii="Gill Sans Nova" w:hAnsi="Gill Sans Nova"/>
                                <w:b/>
                                <w:bCs/>
                              </w:rPr>
                            </w:pPr>
                            <w:r w:rsidRPr="00BC66BC">
                              <w:rPr>
                                <w:rFonts w:ascii="Gill Sans Nova" w:hAnsi="Gill Sans Nova"/>
                                <w:b/>
                                <w:bCs/>
                              </w:rPr>
                              <w:t>Enhanced brand value:</w:t>
                            </w:r>
                            <w:r w:rsidRPr="00BC66BC">
                              <w:rPr>
                                <w:rFonts w:ascii="Gill Sans Nova" w:hAnsi="Gill Sans Nova"/>
                              </w:rPr>
                              <w:t xml:space="preserve"> Strengthened its reputation as a responsible and sustainable company.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2A0A899" id="_x0000_s1056" type="#_x0000_t202" style="position:absolute;left:0;text-align:left;margin-left:7.7pt;margin-top:41.25pt;width:2in;height:2in;z-index:2516961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" fillcolor="#f0fdf4" strokeweight=".5pt">
                <v:textbox style="mso-fit-shape-to-text:t">
                  <w:txbxContent>
                    <w:p w14:paraId="472630C4" w14:textId="77777777" w:rsidR="00C41BF9" w:rsidRPr="00BC66BC" w:rsidRDefault="00C41BF9" w:rsidP="00C41BF9">
                      <w:pPr>
                        <w:rPr>
                          <w:rFonts w:ascii="Gill Sans Nova" w:hAnsi="Gill Sans Nova"/>
                        </w:rPr>
                      </w:pPr>
                      <w:r w:rsidRPr="00BC66BC">
                        <w:rPr>
                          <w:rFonts w:ascii="Gill Sans Nova" w:hAnsi="Gill Sans Nova"/>
                          <w:b/>
                          <w:bCs/>
                        </w:rPr>
                        <w:t>Company Spotlight: IKEA &amp; the SDGs</w:t>
                      </w:r>
                    </w:p>
                    <w:p w14:paraId="1F29B4BC" w14:textId="77777777" w:rsidR="00C41BF9" w:rsidRPr="00BC66BC" w:rsidRDefault="00C41BF9" w:rsidP="00C41BF9">
                      <w:pPr>
                        <w:rPr>
                          <w:rFonts w:ascii="Gill Sans Nova" w:hAnsi="Gill Sans Nova"/>
                        </w:rPr>
                      </w:pPr>
                      <w:r w:rsidRPr="00BC66BC">
                        <w:rPr>
                          <w:rFonts w:ascii="Gill Sans Nova" w:hAnsi="Gill Sans Nova"/>
                        </w:rPr>
                        <w:t>IKEA has embedded the SDGs into its business strategy, focusing on goals related to sustainable consumption, climate action, and gender equality. By aligning with the SDGs, IKEA has:</w:t>
                      </w:r>
                    </w:p>
                    <w:p w14:paraId="1E07487F" w14:textId="77777777" w:rsidR="00C41BF9" w:rsidRPr="00BC66BC" w:rsidRDefault="00C41BF9" w:rsidP="00C41BF9">
                      <w:pPr>
                        <w:numPr>
                          <w:ilvl w:val="0"/>
                          <w:numId w:val="62"/>
                        </w:numPr>
                        <w:spacing w:line="259" w:lineRule="auto"/>
                        <w:rPr>
                          <w:rFonts w:ascii="Gill Sans Nova" w:hAnsi="Gill Sans Nova"/>
                        </w:rPr>
                      </w:pPr>
                      <w:r w:rsidRPr="00BC66BC">
                        <w:rPr>
                          <w:rFonts w:ascii="Gill Sans Nova" w:hAnsi="Gill Sans Nova"/>
                          <w:b/>
                          <w:bCs/>
                        </w:rPr>
                        <w:t>Reduced its environmental impact:</w:t>
                      </w:r>
                      <w:r w:rsidRPr="00BC66BC">
                        <w:rPr>
                          <w:rFonts w:ascii="Gill Sans Nova" w:hAnsi="Gill Sans Nova"/>
                        </w:rPr>
                        <w:t xml:space="preserve"> Committed to becoming climate-positive by 2030.</w:t>
                      </w:r>
                    </w:p>
                    <w:p w14:paraId="1874EC75" w14:textId="77777777" w:rsidR="00C41BF9" w:rsidRPr="00BC66BC" w:rsidRDefault="00C41BF9" w:rsidP="00C41BF9">
                      <w:pPr>
                        <w:numPr>
                          <w:ilvl w:val="0"/>
                          <w:numId w:val="62"/>
                        </w:numPr>
                        <w:spacing w:line="259" w:lineRule="auto"/>
                        <w:rPr>
                          <w:rFonts w:ascii="Gill Sans Nova" w:hAnsi="Gill Sans Nova"/>
                        </w:rPr>
                      </w:pPr>
                      <w:r w:rsidRPr="00BC66BC">
                        <w:rPr>
                          <w:rFonts w:ascii="Gill Sans Nova" w:hAnsi="Gill Sans Nova"/>
                          <w:b/>
                          <w:bCs/>
                        </w:rPr>
                        <w:t>Improved social conditions:</w:t>
                      </w:r>
                      <w:r w:rsidRPr="00BC66BC">
                        <w:rPr>
                          <w:rFonts w:ascii="Gill Sans Nova" w:hAnsi="Gill Sans Nova"/>
                        </w:rPr>
                        <w:t xml:space="preserve"> Promoted sustainable sourcing and fair labour practices in its supply chain.</w:t>
                      </w:r>
                    </w:p>
                    <w:p w14:paraId="58A00072" w14:textId="77777777" w:rsidR="00C41BF9" w:rsidRPr="00573957" w:rsidRDefault="00C41BF9" w:rsidP="00C41BF9">
                      <w:pPr>
                        <w:numPr>
                          <w:ilvl w:val="0"/>
                          <w:numId w:val="62"/>
                        </w:numPr>
                        <w:spacing w:line="259" w:lineRule="auto"/>
                        <w:rPr>
                          <w:rFonts w:ascii="Gill Sans Nova" w:hAnsi="Gill Sans Nova"/>
                          <w:b/>
                          <w:bCs/>
                        </w:rPr>
                      </w:pPr>
                      <w:r w:rsidRPr="00BC66BC">
                        <w:rPr>
                          <w:rFonts w:ascii="Gill Sans Nova" w:hAnsi="Gill Sans Nova"/>
                          <w:b/>
                          <w:bCs/>
                        </w:rPr>
                        <w:t>Enhanced brand value:</w:t>
                      </w:r>
                      <w:r w:rsidRPr="00BC66BC">
                        <w:rPr>
                          <w:rFonts w:ascii="Gill Sans Nova" w:hAnsi="Gill Sans Nova"/>
                        </w:rPr>
                        <w:t xml:space="preserve"> Strengthened its reputation as a responsible and sustainable company.</w:t>
                      </w:r>
                    </w:p>
                  </w:txbxContent>
                </v:textbox>
                <w10:wrap type="square"/>
              </v:shape>
            </w:pict>
          </mc:Fallback>
        </mc:AlternateContent>
      </w:r>
    </w:p>
    <w:bookmarkEnd w:id="28"/>
    <w:p w14:paraId="5097B4D5" w14:textId="77777777" w:rsidR="00C41BF9" w:rsidRPr="00C41BF9" w:rsidRDefault="00C41BF9" w:rsidP="00C41BF9">
      <w:pPr>
        <w:spacing w:line="259" w:lineRule="auto"/>
        <w:rPr>
          <w:rFonts w:ascii="Gill Sans Nova" w:eastAsia="Calibri" w:hAnsi="Gill Sans Nova" w:cs="Arial"/>
        </w:rPr>
      </w:pPr>
    </w:p>
    <w:p w14:paraId="67013C8C" w14:textId="77777777" w:rsidR="00C41BF9" w:rsidRPr="00C41BF9" w:rsidRDefault="00C41BF9" w:rsidP="00C41BF9">
      <w:pPr>
        <w:spacing w:line="259" w:lineRule="auto"/>
        <w:rPr>
          <w:rFonts w:ascii="Gill Sans Nova" w:eastAsia="Calibri" w:hAnsi="Gill Sans Nova" w:cs="Arial"/>
        </w:rPr>
      </w:pPr>
      <w:bookmarkStart w:id="29" w:name="_Hlk200551994"/>
      <w:r w:rsidRPr="00C41BF9">
        <w:rPr>
          <w:rFonts w:ascii="Gill Sans Nova" w:eastAsia="Calibri" w:hAnsi="Gill Sans Nova" w:cs="Arial"/>
          <w:b/>
          <w:bCs/>
        </w:rPr>
        <w:t>6. International Integrated Reporting Council (IIRC): Connecting the Dots</w:t>
      </w:r>
    </w:p>
    <w:p w14:paraId="357CB9A7" w14:textId="77777777" w:rsidR="00C41BF9" w:rsidRPr="00C41BF9" w:rsidRDefault="00C41BF9" w:rsidP="00C41BF9">
      <w:pPr>
        <w:numPr>
          <w:ilvl w:val="0"/>
          <w:numId w:val="54"/>
        </w:numPr>
        <w:spacing w:line="259" w:lineRule="auto"/>
        <w:rPr>
          <w:rFonts w:ascii="Gill Sans Nova" w:eastAsia="Calibri" w:hAnsi="Gill Sans Nova" w:cs="Arial"/>
        </w:rPr>
      </w:pPr>
      <w:r w:rsidRPr="00C41BF9">
        <w:rPr>
          <w:rFonts w:ascii="Gill Sans Nova" w:eastAsia="Calibri" w:hAnsi="Gill Sans Nova" w:cs="Arial"/>
          <w:b/>
          <w:bCs/>
        </w:rPr>
        <w:lastRenderedPageBreak/>
        <w:t>What it's about:</w:t>
      </w:r>
      <w:r w:rsidRPr="00C41BF9">
        <w:rPr>
          <w:rFonts w:ascii="Gill Sans Nova" w:eastAsia="Calibri" w:hAnsi="Gill Sans Nova" w:cs="Arial"/>
        </w:rPr>
        <w:t xml:space="preserve"> Integrated reporting that explains how a company's strategy, governance, and performance lead to value creation over time.</w:t>
      </w:r>
    </w:p>
    <w:p w14:paraId="0CEAF9A3" w14:textId="77777777" w:rsidR="00C41BF9" w:rsidRPr="00C41BF9" w:rsidRDefault="00C41BF9" w:rsidP="00C41BF9">
      <w:pPr>
        <w:numPr>
          <w:ilvl w:val="0"/>
          <w:numId w:val="54"/>
        </w:numPr>
        <w:spacing w:line="259" w:lineRule="auto"/>
        <w:contextualSpacing/>
        <w:rPr>
          <w:rFonts w:ascii="Gill Sans Nova" w:eastAsia="Calibri" w:hAnsi="Gill Sans Nova" w:cs="Arial"/>
        </w:rPr>
      </w:pPr>
      <w:r w:rsidRPr="00C41BF9">
        <w:rPr>
          <w:rFonts w:ascii="Gill Sans Nova" w:eastAsia="Calibri" w:hAnsi="Gill Sans Nova" w:cs="Arial"/>
          <w:b/>
          <w:bCs/>
        </w:rPr>
        <w:t>Why it's great:</w:t>
      </w:r>
    </w:p>
    <w:p w14:paraId="2D779E02" w14:textId="77777777" w:rsidR="00C41BF9" w:rsidRPr="00C41BF9" w:rsidRDefault="00C41BF9" w:rsidP="00C41BF9">
      <w:pPr>
        <w:numPr>
          <w:ilvl w:val="1"/>
          <w:numId w:val="54"/>
        </w:numPr>
        <w:spacing w:line="259" w:lineRule="auto"/>
        <w:rPr>
          <w:rFonts w:ascii="Gill Sans Nova" w:eastAsia="Calibri" w:hAnsi="Gill Sans Nova" w:cs="Arial"/>
        </w:rPr>
      </w:pPr>
      <w:r w:rsidRPr="00C41BF9">
        <w:rPr>
          <w:rFonts w:ascii="Gill Sans Nova" w:eastAsia="Calibri" w:hAnsi="Gill Sans Nova" w:cs="Arial"/>
          <w:b/>
          <w:bCs/>
        </w:rPr>
        <w:t>Holistic View:</w:t>
      </w:r>
      <w:r w:rsidRPr="00C41BF9">
        <w:rPr>
          <w:rFonts w:ascii="Gill Sans Nova" w:eastAsia="Calibri" w:hAnsi="Gill Sans Nova" w:cs="Arial"/>
        </w:rPr>
        <w:t xml:space="preserve"> Combines financial and non-financial reporting. Integrated reporting under the IIRC ensures that stakeholders understand how non-financial factors, such as human capital (e.g., employee satisfaction), influence financial performance. This creates a cohesive narrative about value creation.</w:t>
      </w:r>
    </w:p>
    <w:p w14:paraId="60F58A9E" w14:textId="77777777" w:rsidR="00C41BF9" w:rsidRPr="00C41BF9" w:rsidRDefault="00C41BF9" w:rsidP="00C41BF9">
      <w:pPr>
        <w:numPr>
          <w:ilvl w:val="1"/>
          <w:numId w:val="54"/>
        </w:numPr>
        <w:spacing w:line="259" w:lineRule="auto"/>
        <w:rPr>
          <w:rFonts w:ascii="Gill Sans Nova" w:eastAsia="Calibri" w:hAnsi="Gill Sans Nova" w:cs="Arial"/>
        </w:rPr>
      </w:pPr>
      <w:r w:rsidRPr="00C41BF9">
        <w:rPr>
          <w:rFonts w:ascii="Gill Sans Nova" w:eastAsia="Calibri" w:hAnsi="Gill Sans Nova" w:cs="Arial"/>
          <w:b/>
          <w:bCs/>
        </w:rPr>
        <w:t>Strategic Insights:</w:t>
      </w:r>
      <w:r w:rsidRPr="00C41BF9">
        <w:rPr>
          <w:rFonts w:ascii="Gill Sans Nova" w:eastAsia="Calibri" w:hAnsi="Gill Sans Nova" w:cs="Arial"/>
        </w:rPr>
        <w:t xml:space="preserve"> Highlights how ESG initiatives contribute to long-term value creation.</w:t>
      </w:r>
    </w:p>
    <w:p w14:paraId="46D3ABB6"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b/>
          <w:bCs/>
        </w:rPr>
        <w:t>Suitable Industries:</w:t>
      </w:r>
      <w:r w:rsidRPr="00C41BF9">
        <w:rPr>
          <w:rFonts w:ascii="Gill Sans Nova" w:eastAsia="Calibri" w:hAnsi="Gill Sans Nova" w:cs="Arial"/>
        </w:rPr>
        <w:t xml:space="preserve"> Applicable across all industries, particularly valuable for organisations seeking to demonstrate a clear connection between financial success and sustainability initiatives.</w:t>
      </w:r>
    </w:p>
    <w:p w14:paraId="416F3691"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b/>
          <w:bCs/>
        </w:rPr>
        <w:t>Quick Start Guide - IIRC Reporting Steps:</w:t>
      </w:r>
    </w:p>
    <w:p w14:paraId="628D1D29" w14:textId="77777777" w:rsidR="00C41BF9" w:rsidRPr="00C41BF9" w:rsidRDefault="00C41BF9" w:rsidP="00C41BF9">
      <w:pPr>
        <w:numPr>
          <w:ilvl w:val="0"/>
          <w:numId w:val="68"/>
        </w:numPr>
        <w:spacing w:line="259" w:lineRule="auto"/>
        <w:rPr>
          <w:rFonts w:ascii="Gill Sans Nova" w:eastAsia="Calibri" w:hAnsi="Gill Sans Nova" w:cs="Arial"/>
        </w:rPr>
      </w:pPr>
      <w:r w:rsidRPr="00C41BF9">
        <w:rPr>
          <w:rFonts w:ascii="Gill Sans Nova" w:eastAsia="Calibri" w:hAnsi="Gill Sans Nova" w:cs="Arial"/>
          <w:b/>
          <w:bCs/>
        </w:rPr>
        <w:t>Identify Capitals Used</w:t>
      </w:r>
      <w:r w:rsidRPr="00C41BF9">
        <w:rPr>
          <w:rFonts w:ascii="Gill Sans Nova" w:eastAsia="Calibri" w:hAnsi="Gill Sans Nova" w:cs="Arial"/>
        </w:rPr>
        <w:t>: Review the six types of capital (e.g., financial, human, natural) that your organisation depends on or affects.</w:t>
      </w:r>
    </w:p>
    <w:p w14:paraId="5AA4887B" w14:textId="77777777" w:rsidR="00C41BF9" w:rsidRPr="00C41BF9" w:rsidRDefault="00C41BF9" w:rsidP="00C41BF9">
      <w:pPr>
        <w:numPr>
          <w:ilvl w:val="0"/>
          <w:numId w:val="68"/>
        </w:numPr>
        <w:spacing w:line="259" w:lineRule="auto"/>
        <w:rPr>
          <w:rFonts w:ascii="Gill Sans Nova" w:eastAsia="Calibri" w:hAnsi="Gill Sans Nova" w:cs="Arial"/>
        </w:rPr>
      </w:pPr>
      <w:r w:rsidRPr="00C41BF9">
        <w:rPr>
          <w:rFonts w:ascii="Gill Sans Nova" w:eastAsia="Calibri" w:hAnsi="Gill Sans Nova" w:cs="Arial"/>
          <w:b/>
          <w:bCs/>
        </w:rPr>
        <w:t>Link Capitals to ESG Goals:</w:t>
      </w:r>
      <w:r w:rsidRPr="00C41BF9">
        <w:rPr>
          <w:rFonts w:ascii="Gill Sans Nova" w:eastAsia="Calibri" w:hAnsi="Gill Sans Nova" w:cs="Arial"/>
        </w:rPr>
        <w:t xml:space="preserve"> Explain how improvements in ESG initiatives (e.g., reducing emissions) will enhance long-term value across these capitals.</w:t>
      </w:r>
    </w:p>
    <w:p w14:paraId="7514C7AC" w14:textId="77777777" w:rsidR="00C41BF9" w:rsidRPr="00C41BF9" w:rsidRDefault="00C41BF9" w:rsidP="00C41BF9">
      <w:pPr>
        <w:numPr>
          <w:ilvl w:val="0"/>
          <w:numId w:val="68"/>
        </w:numPr>
        <w:spacing w:line="259" w:lineRule="auto"/>
        <w:rPr>
          <w:rFonts w:ascii="Gill Sans Nova" w:eastAsia="Calibri" w:hAnsi="Gill Sans Nova" w:cs="Arial"/>
        </w:rPr>
      </w:pPr>
      <w:r w:rsidRPr="00C41BF9">
        <w:rPr>
          <w:rFonts w:ascii="Gill Sans Nova" w:eastAsia="Calibri" w:hAnsi="Gill Sans Nova" w:cs="Arial"/>
          <w:b/>
          <w:bCs/>
        </w:rPr>
        <w:t>Create an Integrated Value Story:</w:t>
      </w:r>
      <w:r w:rsidRPr="00C41BF9">
        <w:rPr>
          <w:rFonts w:ascii="Gill Sans Nova" w:eastAsia="Calibri" w:hAnsi="Gill Sans Nova" w:cs="Arial"/>
        </w:rPr>
        <w:t xml:space="preserve"> Combine financial and ESG performance in a single report, demonstrating how your sustainability initiatives contribute to future profitability.</w:t>
      </w:r>
    </w:p>
    <w:p w14:paraId="393D0E64" w14:textId="77777777" w:rsidR="00C41BF9" w:rsidRPr="00C41BF9" w:rsidRDefault="00C41BF9" w:rsidP="00C41BF9">
      <w:pPr>
        <w:numPr>
          <w:ilvl w:val="0"/>
          <w:numId w:val="68"/>
        </w:numPr>
        <w:spacing w:line="259" w:lineRule="auto"/>
        <w:rPr>
          <w:rFonts w:ascii="Gill Sans Nova" w:eastAsia="Calibri" w:hAnsi="Gill Sans Nova" w:cs="Arial"/>
        </w:rPr>
      </w:pPr>
      <w:r w:rsidRPr="00C41BF9">
        <w:rPr>
          <w:rFonts w:ascii="Gill Sans Nova" w:eastAsia="Calibri" w:hAnsi="Gill Sans Nova" w:cs="Arial"/>
          <w:b/>
          <w:bCs/>
        </w:rPr>
        <w:t>Industry Example:</w:t>
      </w:r>
      <w:r w:rsidRPr="00C41BF9">
        <w:rPr>
          <w:rFonts w:ascii="Gill Sans Nova" w:eastAsia="Calibri" w:hAnsi="Gill Sans Nova" w:cs="Arial"/>
        </w:rPr>
        <w:t xml:space="preserve"> A financial services firm could link human capital (e.g., employee well-being initiatives) to profitability and long-term value creation. JP Morgan has </w:t>
      </w:r>
      <w:r w:rsidRPr="00C41BF9">
        <w:rPr>
          <w:rFonts w:ascii="Gill Sans Nova" w:eastAsia="Calibri" w:hAnsi="Gill Sans Nova" w:cs="Arial"/>
        </w:rPr>
        <w:lastRenderedPageBreak/>
        <w:t>exemplified this approach by directly connecting its diversity and inclusion programmes to value creation, emphasising long-term sustainability.</w:t>
      </w:r>
      <w:r w:rsidRPr="00C41BF9">
        <w:rPr>
          <w:rFonts w:ascii="Calibri" w:eastAsia="Calibri" w:hAnsi="Calibri" w:cs="Arial"/>
          <w:noProof/>
        </w:rPr>
        <mc:AlternateContent>
          <mc:Choice Requires="wps">
            <w:drawing>
              <wp:anchor distT="0" distB="0" distL="114300" distR="114300" simplePos="0" relativeHeight="251697152" behindDoc="0" locked="0" layoutInCell="1" allowOverlap="1" wp14:anchorId="67B5F7BA" wp14:editId="4499AC50">
                <wp:simplePos x="0" y="0"/>
                <wp:positionH relativeFrom="column">
                  <wp:posOffset>64770</wp:posOffset>
                </wp:positionH>
                <wp:positionV relativeFrom="paragraph">
                  <wp:posOffset>952046</wp:posOffset>
                </wp:positionV>
                <wp:extent cx="1828800" cy="1828800"/>
                <wp:effectExtent l="0" t="0" r="12700" b="10160"/>
                <wp:wrapSquare wrapText="bothSides"/>
                <wp:docPr id="46667819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rgbClr val="E6F4EA"/>
                        </a:solidFill>
                        <a:ln w="6350">
                          <a:solidFill>
                            <a:prstClr val="black"/>
                          </a:solidFill>
                        </a:ln>
                      </wps:spPr>
                      <wps:txbx>
                        <w:txbxContent>
                          <w:p w14:paraId="1DDC4D98" w14:textId="77777777" w:rsidR="00C41BF9" w:rsidRPr="00BC66BC" w:rsidRDefault="00C41BF9" w:rsidP="00C41BF9">
                            <w:pPr>
                              <w:rPr>
                                <w:rFonts w:ascii="Gill Sans Nova" w:hAnsi="Gill Sans Nova"/>
                              </w:rPr>
                            </w:pPr>
                            <w:r w:rsidRPr="00BC66BC">
                              <w:rPr>
                                <w:rFonts w:ascii="Gill Sans Nova" w:hAnsi="Gill Sans Nova"/>
                                <w:b/>
                                <w:bCs/>
                              </w:rPr>
                              <w:t>Company Spotlight: Microsoft &amp; IIRC</w:t>
                            </w:r>
                          </w:p>
                          <w:p w14:paraId="2799926B" w14:textId="77777777" w:rsidR="00C41BF9" w:rsidRPr="00BC66BC" w:rsidRDefault="00C41BF9" w:rsidP="00C41BF9">
                            <w:pPr>
                              <w:rPr>
                                <w:rFonts w:ascii="Gill Sans Nova" w:hAnsi="Gill Sans Nova"/>
                              </w:rPr>
                            </w:pPr>
                            <w:r w:rsidRPr="00BC66BC">
                              <w:rPr>
                                <w:rFonts w:ascii="Gill Sans Nova" w:hAnsi="Gill Sans Nova"/>
                              </w:rPr>
                              <w:t>Microsoft uses integrated reporting to communicate its performance on key ESG issues, such as carbon emissions, diversity and inclusion, and responsible AI. By adopting IIRC, Microsoft has:</w:t>
                            </w:r>
                          </w:p>
                          <w:p w14:paraId="4992D050" w14:textId="77777777" w:rsidR="00C41BF9" w:rsidRPr="00BC66BC" w:rsidRDefault="00C41BF9" w:rsidP="00C41BF9">
                            <w:pPr>
                              <w:numPr>
                                <w:ilvl w:val="0"/>
                                <w:numId w:val="63"/>
                              </w:numPr>
                              <w:spacing w:line="259" w:lineRule="auto"/>
                              <w:rPr>
                                <w:rFonts w:ascii="Gill Sans Nova" w:hAnsi="Gill Sans Nova"/>
                              </w:rPr>
                            </w:pPr>
                            <w:r w:rsidRPr="00BC66BC">
                              <w:rPr>
                                <w:rFonts w:ascii="Gill Sans Nova" w:hAnsi="Gill Sans Nova"/>
                                <w:b/>
                                <w:bCs/>
                              </w:rPr>
                              <w:t>Improved transparency:</w:t>
                            </w:r>
                            <w:r w:rsidRPr="00BC66BC">
                              <w:rPr>
                                <w:rFonts w:ascii="Gill Sans Nova" w:hAnsi="Gill Sans Nova"/>
                              </w:rPr>
                              <w:t xml:space="preserve"> Provided stakeholders with a comprehensive view of its performance.</w:t>
                            </w:r>
                          </w:p>
                          <w:p w14:paraId="204E64CE" w14:textId="77777777" w:rsidR="00C41BF9" w:rsidRPr="00BC66BC" w:rsidRDefault="00C41BF9" w:rsidP="00C41BF9">
                            <w:pPr>
                              <w:numPr>
                                <w:ilvl w:val="0"/>
                                <w:numId w:val="63"/>
                              </w:numPr>
                              <w:spacing w:line="259" w:lineRule="auto"/>
                              <w:rPr>
                                <w:rFonts w:ascii="Gill Sans Nova" w:hAnsi="Gill Sans Nova"/>
                              </w:rPr>
                            </w:pPr>
                            <w:r w:rsidRPr="00BC66BC">
                              <w:rPr>
                                <w:rFonts w:ascii="Gill Sans Nova" w:hAnsi="Gill Sans Nova"/>
                                <w:b/>
                                <w:bCs/>
                              </w:rPr>
                              <w:t>Enhanced accountability:</w:t>
                            </w:r>
                            <w:r w:rsidRPr="00BC66BC">
                              <w:rPr>
                                <w:rFonts w:ascii="Gill Sans Nova" w:hAnsi="Gill Sans Nova"/>
                              </w:rPr>
                              <w:t xml:space="preserve"> Demonstrated its commitment to sustainable value creation.</w:t>
                            </w:r>
                          </w:p>
                          <w:p w14:paraId="7A7E0135" w14:textId="77777777" w:rsidR="00C41BF9" w:rsidRPr="00A67076" w:rsidRDefault="00C41BF9" w:rsidP="00C41BF9">
                            <w:pPr>
                              <w:numPr>
                                <w:ilvl w:val="0"/>
                                <w:numId w:val="63"/>
                              </w:numPr>
                              <w:spacing w:line="259" w:lineRule="auto"/>
                              <w:rPr>
                                <w:rFonts w:ascii="Gill Sans Nova" w:hAnsi="Gill Sans Nova"/>
                                <w:b/>
                                <w:bCs/>
                              </w:rPr>
                            </w:pPr>
                            <w:r w:rsidRPr="00BC66BC">
                              <w:rPr>
                                <w:rFonts w:ascii="Gill Sans Nova" w:hAnsi="Gill Sans Nova"/>
                                <w:b/>
                                <w:bCs/>
                              </w:rPr>
                              <w:t>Strengthened investor relations:</w:t>
                            </w:r>
                            <w:r w:rsidRPr="00BC66BC">
                              <w:rPr>
                                <w:rFonts w:ascii="Gill Sans Nova" w:hAnsi="Gill Sans Nova"/>
                              </w:rPr>
                              <w:t xml:space="preserve"> Communicated its long-term value creation story to investors.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7B5F7BA" id="_x0000_s1057" type="#_x0000_t202" style="position:absolute;left:0;text-align:left;margin-left:5.1pt;margin-top:74.95pt;width:2in;height:2in;z-index:2516971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" fillcolor="#e6f4ea" strokeweight=".5pt">
                <v:textbox style="mso-fit-shape-to-text:t">
                  <w:txbxContent>
                    <w:p w14:paraId="1DDC4D98" w14:textId="77777777" w:rsidR="00C41BF9" w:rsidRPr="00BC66BC" w:rsidRDefault="00C41BF9" w:rsidP="00C41BF9">
                      <w:pPr>
                        <w:rPr>
                          <w:rFonts w:ascii="Gill Sans Nova" w:hAnsi="Gill Sans Nova"/>
                        </w:rPr>
                      </w:pPr>
                      <w:r w:rsidRPr="00BC66BC">
                        <w:rPr>
                          <w:rFonts w:ascii="Gill Sans Nova" w:hAnsi="Gill Sans Nova"/>
                          <w:b/>
                          <w:bCs/>
                        </w:rPr>
                        <w:t>Company Spotlight: Microsoft &amp; IIRC</w:t>
                      </w:r>
                    </w:p>
                    <w:p w14:paraId="2799926B" w14:textId="77777777" w:rsidR="00C41BF9" w:rsidRPr="00BC66BC" w:rsidRDefault="00C41BF9" w:rsidP="00C41BF9">
                      <w:pPr>
                        <w:rPr>
                          <w:rFonts w:ascii="Gill Sans Nova" w:hAnsi="Gill Sans Nova"/>
                        </w:rPr>
                      </w:pPr>
                      <w:r w:rsidRPr="00BC66BC">
                        <w:rPr>
                          <w:rFonts w:ascii="Gill Sans Nova" w:hAnsi="Gill Sans Nova"/>
                        </w:rPr>
                        <w:t>Microsoft uses integrated reporting to communicate its performance on key ESG issues, such as carbon emissions, diversity and inclusion, and responsible AI. By adopting IIRC, Microsoft has:</w:t>
                      </w:r>
                    </w:p>
                    <w:p w14:paraId="4992D050" w14:textId="77777777" w:rsidR="00C41BF9" w:rsidRPr="00BC66BC" w:rsidRDefault="00C41BF9" w:rsidP="00C41BF9">
                      <w:pPr>
                        <w:numPr>
                          <w:ilvl w:val="0"/>
                          <w:numId w:val="63"/>
                        </w:numPr>
                        <w:spacing w:line="259" w:lineRule="auto"/>
                        <w:rPr>
                          <w:rFonts w:ascii="Gill Sans Nova" w:hAnsi="Gill Sans Nova"/>
                        </w:rPr>
                      </w:pPr>
                      <w:r w:rsidRPr="00BC66BC">
                        <w:rPr>
                          <w:rFonts w:ascii="Gill Sans Nova" w:hAnsi="Gill Sans Nova"/>
                          <w:b/>
                          <w:bCs/>
                        </w:rPr>
                        <w:t>Improved transparency:</w:t>
                      </w:r>
                      <w:r w:rsidRPr="00BC66BC">
                        <w:rPr>
                          <w:rFonts w:ascii="Gill Sans Nova" w:hAnsi="Gill Sans Nova"/>
                        </w:rPr>
                        <w:t xml:space="preserve"> Provided stakeholders with a comprehensive view of its performance.</w:t>
                      </w:r>
                    </w:p>
                    <w:p w14:paraId="204E64CE" w14:textId="77777777" w:rsidR="00C41BF9" w:rsidRPr="00BC66BC" w:rsidRDefault="00C41BF9" w:rsidP="00C41BF9">
                      <w:pPr>
                        <w:numPr>
                          <w:ilvl w:val="0"/>
                          <w:numId w:val="63"/>
                        </w:numPr>
                        <w:spacing w:line="259" w:lineRule="auto"/>
                        <w:rPr>
                          <w:rFonts w:ascii="Gill Sans Nova" w:hAnsi="Gill Sans Nova"/>
                        </w:rPr>
                      </w:pPr>
                      <w:r w:rsidRPr="00BC66BC">
                        <w:rPr>
                          <w:rFonts w:ascii="Gill Sans Nova" w:hAnsi="Gill Sans Nova"/>
                          <w:b/>
                          <w:bCs/>
                        </w:rPr>
                        <w:t>Enhanced accountability:</w:t>
                      </w:r>
                      <w:r w:rsidRPr="00BC66BC">
                        <w:rPr>
                          <w:rFonts w:ascii="Gill Sans Nova" w:hAnsi="Gill Sans Nova"/>
                        </w:rPr>
                        <w:t xml:space="preserve"> Demonstrated its commitment to sustainable value creation.</w:t>
                      </w:r>
                    </w:p>
                    <w:p w14:paraId="7A7E0135" w14:textId="77777777" w:rsidR="00C41BF9" w:rsidRPr="00A67076" w:rsidRDefault="00C41BF9" w:rsidP="00C41BF9">
                      <w:pPr>
                        <w:numPr>
                          <w:ilvl w:val="0"/>
                          <w:numId w:val="63"/>
                        </w:numPr>
                        <w:spacing w:line="259" w:lineRule="auto"/>
                        <w:rPr>
                          <w:rFonts w:ascii="Gill Sans Nova" w:hAnsi="Gill Sans Nova"/>
                          <w:b/>
                          <w:bCs/>
                        </w:rPr>
                      </w:pPr>
                      <w:r w:rsidRPr="00BC66BC">
                        <w:rPr>
                          <w:rFonts w:ascii="Gill Sans Nova" w:hAnsi="Gill Sans Nova"/>
                          <w:b/>
                          <w:bCs/>
                        </w:rPr>
                        <w:t>Strengthened investor relations:</w:t>
                      </w:r>
                      <w:r w:rsidRPr="00BC66BC">
                        <w:rPr>
                          <w:rFonts w:ascii="Gill Sans Nova" w:hAnsi="Gill Sans Nova"/>
                        </w:rPr>
                        <w:t xml:space="preserve"> Communicated its long-term value creation story to investors.</w:t>
                      </w:r>
                    </w:p>
                  </w:txbxContent>
                </v:textbox>
                <w10:wrap type="square"/>
              </v:shape>
            </w:pict>
          </mc:Fallback>
        </mc:AlternateContent>
      </w:r>
    </w:p>
    <w:bookmarkEnd w:id="29"/>
    <w:p w14:paraId="765DE45F" w14:textId="428683B4" w:rsidR="00C41BF9" w:rsidRPr="00C41BF9" w:rsidRDefault="00E64EAC" w:rsidP="00C41BF9">
      <w:pPr>
        <w:spacing w:line="259" w:lineRule="auto"/>
        <w:rPr>
          <w:rFonts w:ascii="Calibri" w:eastAsia="Calibri" w:hAnsi="Calibri" w:cs="Arial"/>
          <w:sz w:val="22"/>
          <w:szCs w:val="22"/>
        </w:rPr>
      </w:pPr>
      <w:r w:rsidRPr="0062403E">
        <w:rPr>
          <w:rFonts w:ascii="Gill Sans Nova" w:eastAsia="Calibri" w:hAnsi="Gill Sans Nova" w:cs="Quire Sans"/>
        </w:rPr>
        <w:drawing>
          <wp:anchor distT="0" distB="0" distL="114300" distR="114300" simplePos="0" relativeHeight="251759616" behindDoc="0" locked="0" layoutInCell="1" allowOverlap="1" wp14:anchorId="3D777791" wp14:editId="4C7D648B">
            <wp:simplePos x="0" y="0"/>
            <wp:positionH relativeFrom="leftMargin">
              <wp:align>right</wp:align>
            </wp:positionH>
            <wp:positionV relativeFrom="paragraph">
              <wp:posOffset>1448897</wp:posOffset>
            </wp:positionV>
            <wp:extent cx="826770" cy="826770"/>
            <wp:effectExtent l="0" t="0" r="0" b="0"/>
            <wp:wrapThrough wrapText="bothSides">
              <wp:wrapPolygon edited="0">
                <wp:start x="2986" y="0"/>
                <wp:lineTo x="995" y="7465"/>
                <wp:lineTo x="995" y="17917"/>
                <wp:lineTo x="12442" y="19908"/>
                <wp:lineTo x="16424" y="20903"/>
                <wp:lineTo x="18912" y="20903"/>
                <wp:lineTo x="19410" y="16922"/>
                <wp:lineTo x="16922" y="8959"/>
                <wp:lineTo x="18912" y="7963"/>
                <wp:lineTo x="17917" y="5972"/>
                <wp:lineTo x="12940" y="0"/>
                <wp:lineTo x="2986" y="0"/>
              </wp:wrapPolygon>
            </wp:wrapThrough>
            <wp:docPr id="640685960"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73496" name="Picture 1" descr="A black background with a black squa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6770" cy="826770"/>
                    </a:xfrm>
                    <a:prstGeom prst="rect">
                      <a:avLst/>
                    </a:prstGeom>
                  </pic:spPr>
                </pic:pic>
              </a:graphicData>
            </a:graphic>
          </wp:anchor>
        </w:drawing>
      </w:r>
    </w:p>
    <w:p w14:paraId="0B0F0CBF" w14:textId="77777777" w:rsidR="00C41BF9" w:rsidRPr="00C41BF9" w:rsidRDefault="00C41BF9" w:rsidP="00C41BF9">
      <w:pPr>
        <w:spacing w:line="259" w:lineRule="auto"/>
        <w:rPr>
          <w:rFonts w:ascii="Calibri" w:eastAsia="Calibri" w:hAnsi="Calibri" w:cs="Arial"/>
          <w:sz w:val="22"/>
          <w:szCs w:val="22"/>
        </w:rPr>
      </w:pPr>
    </w:p>
    <w:p w14:paraId="5B68B528" w14:textId="77777777" w:rsidR="00C41BF9" w:rsidRPr="00C41BF9" w:rsidRDefault="00C41BF9" w:rsidP="00C41BF9">
      <w:pPr>
        <w:spacing w:line="259" w:lineRule="auto"/>
        <w:rPr>
          <w:rFonts w:ascii="Calibri" w:eastAsia="Calibri" w:hAnsi="Calibri" w:cs="Arial"/>
          <w:sz w:val="22"/>
          <w:szCs w:val="22"/>
        </w:rPr>
      </w:pPr>
    </w:p>
    <w:p w14:paraId="5AFA9B18" w14:textId="77777777" w:rsidR="00C41BF9" w:rsidRPr="00C41BF9" w:rsidRDefault="00C41BF9" w:rsidP="00C41BF9">
      <w:pPr>
        <w:spacing w:line="259" w:lineRule="auto"/>
        <w:rPr>
          <w:rFonts w:ascii="Calibri" w:eastAsia="Calibri" w:hAnsi="Calibri" w:cs="Arial"/>
          <w:sz w:val="22"/>
          <w:szCs w:val="22"/>
        </w:rPr>
      </w:pPr>
    </w:p>
    <w:p w14:paraId="5B1CC035" w14:textId="77777777" w:rsidR="00C41BF9" w:rsidRPr="00C41BF9" w:rsidRDefault="00C41BF9" w:rsidP="00C41BF9">
      <w:pPr>
        <w:spacing w:line="259" w:lineRule="auto"/>
        <w:rPr>
          <w:rFonts w:ascii="Calibri" w:eastAsia="Calibri" w:hAnsi="Calibri" w:cs="Arial"/>
          <w:sz w:val="22"/>
          <w:szCs w:val="22"/>
        </w:rPr>
      </w:pPr>
    </w:p>
    <w:p w14:paraId="79069EF2" w14:textId="77777777" w:rsidR="00C41BF9" w:rsidRPr="00C41BF9" w:rsidRDefault="00C41BF9" w:rsidP="00C41BF9">
      <w:pPr>
        <w:spacing w:line="259" w:lineRule="auto"/>
        <w:rPr>
          <w:rFonts w:ascii="Calibri" w:eastAsia="Calibri" w:hAnsi="Calibri" w:cs="Arial"/>
          <w:sz w:val="22"/>
          <w:szCs w:val="22"/>
        </w:rPr>
      </w:pPr>
    </w:p>
    <w:p w14:paraId="0E0CA71F" w14:textId="77777777" w:rsidR="00C41BF9" w:rsidRPr="00C41BF9" w:rsidRDefault="00C41BF9" w:rsidP="00C41BF9">
      <w:pPr>
        <w:spacing w:line="259" w:lineRule="auto"/>
        <w:rPr>
          <w:rFonts w:ascii="Calibri" w:eastAsia="Calibri" w:hAnsi="Calibri" w:cs="Arial"/>
          <w:sz w:val="22"/>
          <w:szCs w:val="22"/>
        </w:rPr>
      </w:pPr>
    </w:p>
    <w:p w14:paraId="167417D2" w14:textId="77777777" w:rsidR="00C41BF9" w:rsidRPr="00C41BF9" w:rsidRDefault="00C41BF9" w:rsidP="00C41BF9">
      <w:pPr>
        <w:keepNext/>
        <w:keepLines/>
        <w:spacing w:before="160" w:after="80" w:line="259" w:lineRule="auto"/>
        <w:outlineLvl w:val="1"/>
        <w:rPr>
          <w:rFonts w:ascii="Gill Sans Nova" w:eastAsia="Times New Roman" w:hAnsi="Gill Sans Nova" w:cs="Times New Roman"/>
          <w:b/>
          <w:bCs/>
          <w:color w:val="2F5496"/>
        </w:rPr>
      </w:pPr>
      <w:r w:rsidRPr="00C41BF9">
        <w:rPr>
          <w:rFonts w:ascii="Gill Sans Nova" w:eastAsia="Times New Roman" w:hAnsi="Gill Sans Nova" w:cs="Times New Roman"/>
          <w:color w:val="2F5496"/>
        </w:rPr>
        <w:t xml:space="preserve">3.4 </w:t>
      </w:r>
      <w:r w:rsidRPr="00C41BF9">
        <w:rPr>
          <w:rFonts w:ascii="Gill Sans Nova" w:eastAsia="Times New Roman" w:hAnsi="Gill Sans Nova" w:cs="Times New Roman"/>
          <w:b/>
          <w:bCs/>
          <w:color w:val="2F5496"/>
        </w:rPr>
        <w:t>How to Choose the Right ESG Reporting Framework</w:t>
      </w:r>
    </w:p>
    <w:p w14:paraId="7EC298AB"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rPr>
        <w:t>Selecting the proper framework can feel overwhelming. Here's a simplified process:</w:t>
      </w:r>
    </w:p>
    <w:p w14:paraId="0A67DFF8"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b/>
          <w:bCs/>
        </w:rPr>
        <w:t>(Step 1) Assess Industry and Material Issues:</w:t>
      </w:r>
    </w:p>
    <w:p w14:paraId="4E07ECB5" w14:textId="77777777" w:rsidR="00C41BF9" w:rsidRPr="00C41BF9" w:rsidRDefault="00C41BF9" w:rsidP="00C41BF9">
      <w:pPr>
        <w:numPr>
          <w:ilvl w:val="0"/>
          <w:numId w:val="55"/>
        </w:numPr>
        <w:spacing w:after="0" w:line="240" w:lineRule="auto"/>
        <w:contextualSpacing/>
        <w:rPr>
          <w:rFonts w:ascii="Gill Sans Nova" w:eastAsia="Times New Roman" w:hAnsi="Gill Sans Nova" w:cs="Times New Roman"/>
          <w:b/>
          <w:bCs/>
          <w:kern w:val="0"/>
          <w14:ligatures w14:val="none"/>
        </w:rPr>
      </w:pPr>
      <w:r w:rsidRPr="00C41BF9">
        <w:rPr>
          <w:rFonts w:ascii="Gill Sans Nova" w:eastAsia="Times New Roman" w:hAnsi="Gill Sans Nova" w:cs="Times New Roman"/>
          <w:b/>
          <w:bCs/>
          <w:kern w:val="0"/>
          <w14:ligatures w14:val="none"/>
        </w:rPr>
        <w:t xml:space="preserve">What are the most critical ESG issues in your industry? </w:t>
      </w:r>
    </w:p>
    <w:p w14:paraId="2110BDC3" w14:textId="77777777" w:rsidR="00C41BF9" w:rsidRPr="00C41BF9" w:rsidRDefault="00C41BF9" w:rsidP="00C41BF9">
      <w:pPr>
        <w:spacing w:after="0" w:line="240" w:lineRule="auto"/>
        <w:ind w:left="720"/>
        <w:contextualSpacing/>
        <w:rPr>
          <w:rFonts w:ascii="Gill Sans Nova" w:eastAsia="Times New Roman" w:hAnsi="Gill Sans Nova" w:cs="Times New Roman"/>
          <w:b/>
          <w:bCs/>
          <w:kern w:val="0"/>
          <w14:ligatures w14:val="none"/>
        </w:rPr>
      </w:pPr>
      <w:r w:rsidRPr="00C41BF9">
        <w:rPr>
          <w:rFonts w:ascii="Gill Sans Nova" w:eastAsia="Times New Roman" w:hAnsi="Gill Sans Nova" w:cs="Times New Roman"/>
          <w:b/>
          <w:bCs/>
          <w:kern w:val="0"/>
          <w14:ligatures w14:val="none"/>
        </w:rPr>
        <w:t xml:space="preserve">Example: </w:t>
      </w:r>
      <w:r w:rsidRPr="00C41BF9">
        <w:rPr>
          <w:rFonts w:ascii="Gill Sans Nova" w:eastAsia="Calibri" w:hAnsi="Gill Sans Nova" w:cs="Arial"/>
        </w:rPr>
        <w:t>A clothing manufacturer with a global supply chain might prioritise frameworks such as the GRI and the SDGs to address social issues, including fair labour practices and ethical sourcing. In contrast, manufacturers with significant resource use should focus on frameworks like the GRI and CDP to highlight their environmental impact.</w:t>
      </w:r>
    </w:p>
    <w:p w14:paraId="1A4CABCC" w14:textId="77777777" w:rsidR="00C41BF9" w:rsidRPr="00C41BF9" w:rsidRDefault="00C41BF9" w:rsidP="00C41BF9">
      <w:pPr>
        <w:spacing w:line="259" w:lineRule="auto"/>
        <w:ind w:left="720"/>
        <w:rPr>
          <w:rFonts w:ascii="Gill Sans Nova" w:eastAsia="Calibri" w:hAnsi="Gill Sans Nova" w:cs="Arial"/>
        </w:rPr>
      </w:pPr>
    </w:p>
    <w:p w14:paraId="0A676F4E"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b/>
          <w:bCs/>
        </w:rPr>
        <w:t>(Step 2) Understand Stakeholder Expectations:</w:t>
      </w:r>
    </w:p>
    <w:p w14:paraId="3D25ADAC" w14:textId="77777777" w:rsidR="00C41BF9" w:rsidRPr="00C41BF9" w:rsidRDefault="00C41BF9" w:rsidP="00C41BF9">
      <w:pPr>
        <w:numPr>
          <w:ilvl w:val="0"/>
          <w:numId w:val="56"/>
        </w:numPr>
        <w:spacing w:line="259" w:lineRule="auto"/>
        <w:rPr>
          <w:rFonts w:ascii="Gill Sans Nova" w:eastAsia="Calibri" w:hAnsi="Gill Sans Nova" w:cs="Arial"/>
        </w:rPr>
      </w:pPr>
      <w:r w:rsidRPr="00C41BF9">
        <w:rPr>
          <w:rFonts w:ascii="Gill Sans Nova" w:eastAsia="Calibri" w:hAnsi="Gill Sans Nova" w:cs="Arial"/>
          <w:b/>
          <w:bCs/>
        </w:rPr>
        <w:lastRenderedPageBreak/>
        <w:t>Who are your key stakeholders?</w:t>
      </w:r>
      <w:r w:rsidRPr="00C41BF9">
        <w:rPr>
          <w:rFonts w:ascii="Gill Sans Nova" w:eastAsia="Calibri" w:hAnsi="Gill Sans Nova" w:cs="Arial"/>
        </w:rPr>
        <w:t xml:space="preserve"> (Investors, customers, employees, communities, regulators).</w:t>
      </w:r>
    </w:p>
    <w:p w14:paraId="69846B03" w14:textId="77777777" w:rsidR="00C41BF9" w:rsidRPr="00C41BF9" w:rsidRDefault="00C41BF9" w:rsidP="00C41BF9">
      <w:pPr>
        <w:numPr>
          <w:ilvl w:val="0"/>
          <w:numId w:val="56"/>
        </w:numPr>
        <w:spacing w:line="259" w:lineRule="auto"/>
        <w:rPr>
          <w:rFonts w:ascii="Gill Sans Nova" w:eastAsia="Calibri" w:hAnsi="Gill Sans Nova" w:cs="Arial"/>
        </w:rPr>
      </w:pPr>
      <w:r w:rsidRPr="00C41BF9">
        <w:rPr>
          <w:rFonts w:ascii="Gill Sans Nova" w:eastAsia="Calibri" w:hAnsi="Gill Sans Nova" w:cs="Arial"/>
          <w:b/>
          <w:bCs/>
        </w:rPr>
        <w:t xml:space="preserve">What ESG information are they most interested in? </w:t>
      </w:r>
      <w:r w:rsidRPr="00C41BF9">
        <w:rPr>
          <w:rFonts w:ascii="Gill Sans Nova" w:eastAsia="Calibri" w:hAnsi="Gill Sans Nova" w:cs="Arial"/>
        </w:rPr>
        <w:t>(Engage with them through surveys, interviews, or focus groups.)</w:t>
      </w:r>
      <w:r w:rsidRPr="00C41BF9">
        <w:rPr>
          <w:rFonts w:ascii="Gill Sans Nova" w:eastAsia="Calibri" w:hAnsi="Gill Sans Nova" w:cs="Arial"/>
          <w:b/>
          <w:bCs/>
        </w:rPr>
        <w:t xml:space="preserve"> </w:t>
      </w:r>
    </w:p>
    <w:p w14:paraId="180A2F87" w14:textId="77777777" w:rsidR="00C41BF9" w:rsidRPr="00C41BF9" w:rsidRDefault="00C41BF9" w:rsidP="00C41BF9">
      <w:pPr>
        <w:spacing w:line="259" w:lineRule="auto"/>
        <w:ind w:left="720"/>
        <w:rPr>
          <w:rFonts w:ascii="Gill Sans Nova" w:eastAsia="Calibri" w:hAnsi="Gill Sans Nova" w:cs="Arial"/>
        </w:rPr>
      </w:pPr>
      <w:r w:rsidRPr="00C41BF9">
        <w:rPr>
          <w:rFonts w:ascii="Gill Sans Nova" w:eastAsia="Calibri" w:hAnsi="Gill Sans Nova" w:cs="Arial"/>
          <w:b/>
          <w:bCs/>
        </w:rPr>
        <w:t>Example:</w:t>
      </w:r>
      <w:r w:rsidRPr="00C41BF9">
        <w:rPr>
          <w:rFonts w:ascii="Gill Sans Nova" w:eastAsia="Calibri" w:hAnsi="Gill Sans Nova" w:cs="Arial"/>
        </w:rPr>
        <w:t xml:space="preserve"> If investors prioritise financial impacts, SASB may be the right fit, while GRI may be better if stakeholders seek comprehensive sustainability reporting.</w:t>
      </w:r>
    </w:p>
    <w:p w14:paraId="59CE14ED"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b/>
          <w:bCs/>
        </w:rPr>
        <w:t>(Step 3) Local vs. Global Compliance:</w:t>
      </w:r>
    </w:p>
    <w:p w14:paraId="52059B7E" w14:textId="77777777" w:rsidR="00C41BF9" w:rsidRPr="00C41BF9" w:rsidRDefault="00C41BF9" w:rsidP="00C41BF9">
      <w:pPr>
        <w:numPr>
          <w:ilvl w:val="0"/>
          <w:numId w:val="57"/>
        </w:numPr>
        <w:spacing w:line="259" w:lineRule="auto"/>
        <w:rPr>
          <w:rFonts w:ascii="Gill Sans Nova" w:eastAsia="Calibri" w:hAnsi="Gill Sans Nova" w:cs="Arial"/>
        </w:rPr>
      </w:pPr>
      <w:r w:rsidRPr="00C41BF9">
        <w:rPr>
          <w:rFonts w:ascii="Gill Sans Nova" w:eastAsia="Calibri" w:hAnsi="Gill Sans Nova" w:cs="Arial"/>
          <w:noProof/>
          <w:sz w:val="22"/>
          <w:szCs w:val="22"/>
        </w:rPr>
        <w:drawing>
          <wp:anchor distT="0" distB="0" distL="114300" distR="114300" simplePos="0" relativeHeight="251698176" behindDoc="0" locked="0" layoutInCell="1" allowOverlap="1" wp14:anchorId="16DEE08C" wp14:editId="5092CE33">
            <wp:simplePos x="0" y="0"/>
            <wp:positionH relativeFrom="column">
              <wp:posOffset>184785</wp:posOffset>
            </wp:positionH>
            <wp:positionV relativeFrom="paragraph">
              <wp:posOffset>1184910</wp:posOffset>
            </wp:positionV>
            <wp:extent cx="6015990" cy="2601595"/>
            <wp:effectExtent l="0" t="0" r="0" b="0"/>
            <wp:wrapTopAndBottom/>
            <wp:docPr id="1" name="Picture 1" descr="A screenshot of a video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video gam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15990" cy="2601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41BF9">
        <w:rPr>
          <w:rFonts w:ascii="Gill Sans Nova" w:eastAsia="Calibri" w:hAnsi="Gill Sans Nova" w:cs="Arial"/>
          <w:b/>
          <w:bCs/>
        </w:rPr>
        <w:t>Where does your company operate?</w:t>
      </w:r>
      <w:r w:rsidRPr="00C41BF9">
        <w:rPr>
          <w:rFonts w:ascii="Gill Sans Nova" w:eastAsia="Calibri" w:hAnsi="Gill Sans Nova" w:cs="Arial"/>
        </w:rPr>
        <w:t xml:space="preserve"> Consider any region-specific reporting requirements. </w:t>
      </w:r>
    </w:p>
    <w:p w14:paraId="3C2B10FB" w14:textId="77777777" w:rsidR="00C41BF9" w:rsidRPr="00C41BF9" w:rsidRDefault="00C41BF9" w:rsidP="00C41BF9">
      <w:pPr>
        <w:spacing w:line="259" w:lineRule="auto"/>
        <w:ind w:left="720"/>
        <w:rPr>
          <w:rFonts w:ascii="Gill Sans Nova" w:eastAsia="Calibri" w:hAnsi="Gill Sans Nova" w:cs="Arial"/>
        </w:rPr>
      </w:pPr>
      <w:r w:rsidRPr="00C41BF9">
        <w:rPr>
          <w:rFonts w:ascii="Gill Sans Nova" w:eastAsia="Calibri" w:hAnsi="Gill Sans Nova" w:cs="Arial"/>
          <w:noProof/>
          <w:sz w:val="22"/>
          <w:szCs w:val="22"/>
        </w:rPr>
        <w:t>Example:</w:t>
      </w:r>
      <w:r w:rsidRPr="00C41BF9">
        <w:rPr>
          <w:rFonts w:ascii="Gill Sans Nova" w:eastAsia="Calibri" w:hAnsi="Gill Sans Nova" w:cs="Arial"/>
        </w:rPr>
        <w:t xml:space="preserve">  EU-based companies may benefit from frameworks such as the</w:t>
      </w:r>
      <w:r w:rsidRPr="00C41BF9">
        <w:rPr>
          <w:rFonts w:ascii="Gill Sans Nova" w:eastAsia="Calibri" w:hAnsi="Gill Sans Nova" w:cs="Arial"/>
          <w:b/>
          <w:bCs/>
        </w:rPr>
        <w:t xml:space="preserve"> GRI</w:t>
      </w:r>
      <w:r w:rsidRPr="00C41BF9">
        <w:rPr>
          <w:rFonts w:ascii="Gill Sans Nova" w:eastAsia="Calibri" w:hAnsi="Gill Sans Nova" w:cs="Arial"/>
        </w:rPr>
        <w:t xml:space="preserve"> or the </w:t>
      </w:r>
      <w:r w:rsidRPr="00C41BF9">
        <w:rPr>
          <w:rFonts w:ascii="Gill Sans Nova" w:eastAsia="Calibri" w:hAnsi="Gill Sans Nova" w:cs="Arial"/>
          <w:b/>
          <w:bCs/>
        </w:rPr>
        <w:t>SDGs</w:t>
      </w:r>
      <w:r w:rsidRPr="00C41BF9">
        <w:rPr>
          <w:rFonts w:ascii="Gill Sans Nova" w:eastAsia="Calibri" w:hAnsi="Gill Sans Nova" w:cs="Arial"/>
        </w:rPr>
        <w:t xml:space="preserve"> for standardised global reporting, while the</w:t>
      </w:r>
      <w:r w:rsidRPr="00C41BF9">
        <w:rPr>
          <w:rFonts w:ascii="Gill Sans Nova" w:eastAsia="Calibri" w:hAnsi="Gill Sans Nova" w:cs="Arial"/>
          <w:b/>
          <w:bCs/>
        </w:rPr>
        <w:t xml:space="preserve"> TCFD</w:t>
      </w:r>
      <w:r w:rsidRPr="00C41BF9">
        <w:rPr>
          <w:rFonts w:ascii="Gill Sans Nova" w:eastAsia="Calibri" w:hAnsi="Gill Sans Nova" w:cs="Arial"/>
        </w:rPr>
        <w:t xml:space="preserve"> can help address specific regional climate mandates, including the UK’s requirement for TCFD-aligned disclosures by 2023. </w:t>
      </w:r>
    </w:p>
    <w:p w14:paraId="5B374FB7"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b/>
          <w:bCs/>
        </w:rPr>
        <w:t>Summary Table</w:t>
      </w:r>
      <w:r w:rsidRPr="00C41BF9">
        <w:rPr>
          <w:rFonts w:ascii="Gill Sans Nova" w:eastAsia="Calibri" w:hAnsi="Gill Sans Nova" w:cs="Arial"/>
        </w:rPr>
        <w:t>:</w:t>
      </w:r>
    </w:p>
    <w:tbl>
      <w:tblPr>
        <w:tblStyle w:val="TableGrid"/>
        <w:tblW w:w="0" w:type="auto"/>
        <w:tblLook w:val="04A0" w:firstRow="1" w:lastRow="0" w:firstColumn="1" w:lastColumn="0" w:noHBand="0" w:noVBand="1"/>
      </w:tblPr>
      <w:tblGrid>
        <w:gridCol w:w="2371"/>
        <w:gridCol w:w="3038"/>
        <w:gridCol w:w="3941"/>
      </w:tblGrid>
      <w:tr w:rsidR="00C41BF9" w:rsidRPr="00C41BF9" w14:paraId="4AAD2B45" w14:textId="77777777" w:rsidTr="00CA10F7">
        <w:tc>
          <w:tcPr>
            <w:tcW w:w="0" w:type="auto"/>
            <w:hideMark/>
          </w:tcPr>
          <w:p w14:paraId="73F9F3D9" w14:textId="77777777" w:rsidR="00C41BF9" w:rsidRPr="00C41BF9" w:rsidRDefault="00C41BF9" w:rsidP="00C41BF9">
            <w:pPr>
              <w:rPr>
                <w:rFonts w:ascii="Gill Sans Nova" w:eastAsia="Calibri" w:hAnsi="Gill Sans Nova" w:cs="Arial"/>
                <w:b/>
                <w:bCs/>
              </w:rPr>
            </w:pPr>
            <w:r w:rsidRPr="00C41BF9">
              <w:rPr>
                <w:rFonts w:ascii="Gill Sans Nova" w:eastAsia="Calibri" w:hAnsi="Gill Sans Nova" w:cs="Arial"/>
                <w:b/>
                <w:bCs/>
              </w:rPr>
              <w:t>Step</w:t>
            </w:r>
          </w:p>
        </w:tc>
        <w:tc>
          <w:tcPr>
            <w:tcW w:w="0" w:type="auto"/>
            <w:hideMark/>
          </w:tcPr>
          <w:p w14:paraId="570CB9E7" w14:textId="77777777" w:rsidR="00C41BF9" w:rsidRPr="00C41BF9" w:rsidRDefault="00C41BF9" w:rsidP="00C41BF9">
            <w:pPr>
              <w:rPr>
                <w:rFonts w:ascii="Gill Sans Nova" w:eastAsia="Calibri" w:hAnsi="Gill Sans Nova" w:cs="Arial"/>
                <w:b/>
                <w:bCs/>
              </w:rPr>
            </w:pPr>
            <w:r w:rsidRPr="00C41BF9">
              <w:rPr>
                <w:rFonts w:ascii="Gill Sans Nova" w:eastAsia="Calibri" w:hAnsi="Gill Sans Nova" w:cs="Arial"/>
                <w:b/>
                <w:bCs/>
              </w:rPr>
              <w:t>Description</w:t>
            </w:r>
          </w:p>
        </w:tc>
        <w:tc>
          <w:tcPr>
            <w:tcW w:w="0" w:type="auto"/>
            <w:hideMark/>
          </w:tcPr>
          <w:p w14:paraId="1E44A651" w14:textId="77777777" w:rsidR="00C41BF9" w:rsidRPr="00C41BF9" w:rsidRDefault="00C41BF9" w:rsidP="00C41BF9">
            <w:pPr>
              <w:rPr>
                <w:rFonts w:ascii="Gill Sans Nova" w:eastAsia="Calibri" w:hAnsi="Gill Sans Nova" w:cs="Arial"/>
                <w:b/>
                <w:bCs/>
              </w:rPr>
            </w:pPr>
            <w:r w:rsidRPr="00C41BF9">
              <w:rPr>
                <w:rFonts w:ascii="Gill Sans Nova" w:eastAsia="Calibri" w:hAnsi="Gill Sans Nova" w:cs="Arial"/>
                <w:b/>
                <w:bCs/>
              </w:rPr>
              <w:t>Example</w:t>
            </w:r>
          </w:p>
        </w:tc>
      </w:tr>
      <w:tr w:rsidR="00C41BF9" w:rsidRPr="00C41BF9" w14:paraId="2D55A278" w14:textId="77777777" w:rsidTr="00CA10F7">
        <w:tc>
          <w:tcPr>
            <w:tcW w:w="0" w:type="auto"/>
            <w:hideMark/>
          </w:tcPr>
          <w:p w14:paraId="7061D898"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b/>
                <w:bCs/>
              </w:rPr>
              <w:t>1. Assess Industry Needs</w:t>
            </w:r>
          </w:p>
        </w:tc>
        <w:tc>
          <w:tcPr>
            <w:tcW w:w="0" w:type="auto"/>
            <w:hideMark/>
          </w:tcPr>
          <w:p w14:paraId="74BF39F3"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Identify critical ESG issues specific to your industry.</w:t>
            </w:r>
          </w:p>
        </w:tc>
        <w:tc>
          <w:tcPr>
            <w:tcW w:w="0" w:type="auto"/>
            <w:hideMark/>
          </w:tcPr>
          <w:p w14:paraId="671F0D7F"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Clothing manufacturer focusing on fair labor (GRI, SDGs).</w:t>
            </w:r>
          </w:p>
        </w:tc>
      </w:tr>
      <w:tr w:rsidR="00C41BF9" w:rsidRPr="00C41BF9" w14:paraId="77A68BB2" w14:textId="77777777" w:rsidTr="00CA10F7">
        <w:tc>
          <w:tcPr>
            <w:tcW w:w="0" w:type="auto"/>
            <w:hideMark/>
          </w:tcPr>
          <w:p w14:paraId="4946AD8F"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b/>
                <w:bCs/>
              </w:rPr>
              <w:t>2. Stakeholder Expectations</w:t>
            </w:r>
          </w:p>
        </w:tc>
        <w:tc>
          <w:tcPr>
            <w:tcW w:w="0" w:type="auto"/>
            <w:hideMark/>
          </w:tcPr>
          <w:p w14:paraId="377D2A3B"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Determine what information stakeholders value most.</w:t>
            </w:r>
          </w:p>
        </w:tc>
        <w:tc>
          <w:tcPr>
            <w:tcW w:w="0" w:type="auto"/>
            <w:hideMark/>
          </w:tcPr>
          <w:p w14:paraId="57C9E6C2"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Investors seeking financial materiality may prefer SASB.</w:t>
            </w:r>
          </w:p>
        </w:tc>
      </w:tr>
      <w:tr w:rsidR="00C41BF9" w:rsidRPr="00C41BF9" w14:paraId="3364C35E" w14:textId="77777777" w:rsidTr="00CA10F7">
        <w:tc>
          <w:tcPr>
            <w:tcW w:w="0" w:type="auto"/>
            <w:hideMark/>
          </w:tcPr>
          <w:p w14:paraId="4B4A2918"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b/>
                <w:bCs/>
              </w:rPr>
              <w:t>3. Local vs. Global Compliance</w:t>
            </w:r>
          </w:p>
        </w:tc>
        <w:tc>
          <w:tcPr>
            <w:tcW w:w="0" w:type="auto"/>
            <w:hideMark/>
          </w:tcPr>
          <w:p w14:paraId="77175A41"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Consider both local and global compliance needs.</w:t>
            </w:r>
          </w:p>
        </w:tc>
        <w:tc>
          <w:tcPr>
            <w:tcW w:w="0" w:type="auto"/>
            <w:hideMark/>
          </w:tcPr>
          <w:p w14:paraId="55EE55F7"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EU-based companies may need GRI for standardization, TCFD for climate.</w:t>
            </w:r>
          </w:p>
        </w:tc>
      </w:tr>
    </w:tbl>
    <w:p w14:paraId="3BA7B06F" w14:textId="77777777" w:rsidR="00C41BF9" w:rsidRPr="00C41BF9" w:rsidRDefault="00C41BF9" w:rsidP="00C41BF9">
      <w:pPr>
        <w:spacing w:line="259" w:lineRule="auto"/>
        <w:rPr>
          <w:rFonts w:ascii="Gill Sans Nova" w:eastAsia="Calibri" w:hAnsi="Gill Sans Nova" w:cs="Arial"/>
        </w:rPr>
      </w:pPr>
    </w:p>
    <w:p w14:paraId="2B287083"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rPr>
        <w:lastRenderedPageBreak/>
        <w:t xml:space="preserve">To help you navigate these considerations and make an informed decision, you may use the following worksheet: </w:t>
      </w:r>
    </w:p>
    <w:p w14:paraId="4971116E"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b/>
          <w:bCs/>
        </w:rPr>
        <w:t>Framework Selection Worksheet</w:t>
      </w:r>
    </w:p>
    <w:p w14:paraId="11B67983"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rPr>
        <w:t>This worksheet summarises the key factors to consider when selecting an ESG reporting framework. Use it to assess your company's needs and prioritise the frameworks that best align with your goals.</w:t>
      </w:r>
    </w:p>
    <w:p w14:paraId="2060542F" w14:textId="77777777" w:rsidR="00C41BF9" w:rsidRPr="00C41BF9" w:rsidRDefault="00C41BF9" w:rsidP="00C41BF9">
      <w:pPr>
        <w:numPr>
          <w:ilvl w:val="1"/>
          <w:numId w:val="73"/>
        </w:numPr>
        <w:spacing w:line="259" w:lineRule="auto"/>
        <w:ind w:left="360"/>
        <w:contextualSpacing/>
        <w:rPr>
          <w:rFonts w:ascii="Gill Sans Nova" w:eastAsia="Calibri" w:hAnsi="Gill Sans Nova" w:cs="Arial"/>
        </w:rPr>
      </w:pPr>
      <w:r w:rsidRPr="00C41BF9">
        <w:rPr>
          <w:rFonts w:ascii="Gill Sans Nova" w:eastAsia="Calibri" w:hAnsi="Gill Sans Nova" w:cs="Arial"/>
          <w:b/>
          <w:bCs/>
        </w:rPr>
        <w:t xml:space="preserve">Understand Your Company Worksheet: </w:t>
      </w:r>
      <w:r w:rsidRPr="00C41BF9">
        <w:rPr>
          <w:rFonts w:ascii="Gill Sans Nova" w:eastAsia="Calibri" w:hAnsi="Gill Sans Nova" w:cs="Arial"/>
        </w:rPr>
        <w:t>This table includes factors such as industry, business activities, geographic location, company size and resources, business goals, and current practices, enriched with relevant frameworks, impact metrics, and references to regulations.</w:t>
      </w:r>
    </w:p>
    <w:tbl>
      <w:tblPr>
        <w:tblStyle w:val="TableGrid"/>
        <w:tblW w:w="0" w:type="auto"/>
        <w:tblLook w:val="04A0" w:firstRow="1" w:lastRow="0" w:firstColumn="1" w:lastColumn="0" w:noHBand="0" w:noVBand="1"/>
      </w:tblPr>
      <w:tblGrid>
        <w:gridCol w:w="1235"/>
        <w:gridCol w:w="1680"/>
        <w:gridCol w:w="1906"/>
        <w:gridCol w:w="1516"/>
        <w:gridCol w:w="1346"/>
        <w:gridCol w:w="1667"/>
      </w:tblGrid>
      <w:tr w:rsidR="00C41BF9" w:rsidRPr="00C41BF9" w14:paraId="0F75B06C" w14:textId="77777777" w:rsidTr="00CA10F7">
        <w:tc>
          <w:tcPr>
            <w:tcW w:w="0" w:type="auto"/>
            <w:hideMark/>
          </w:tcPr>
          <w:p w14:paraId="2A8A4E64" w14:textId="77777777" w:rsidR="00C41BF9" w:rsidRPr="00C41BF9" w:rsidRDefault="00C41BF9" w:rsidP="00C41BF9">
            <w:pPr>
              <w:rPr>
                <w:rFonts w:ascii="Gill Sans Nova" w:eastAsia="Calibri" w:hAnsi="Gill Sans Nova" w:cs="Arial"/>
                <w:b/>
                <w:bCs/>
              </w:rPr>
            </w:pPr>
            <w:r w:rsidRPr="00C41BF9">
              <w:rPr>
                <w:rFonts w:ascii="Gill Sans Nova" w:eastAsia="Calibri" w:hAnsi="Gill Sans Nova" w:cs="Arial"/>
                <w:b/>
                <w:bCs/>
              </w:rPr>
              <w:t>Factor</w:t>
            </w:r>
          </w:p>
        </w:tc>
        <w:tc>
          <w:tcPr>
            <w:tcW w:w="0" w:type="auto"/>
            <w:hideMark/>
          </w:tcPr>
          <w:p w14:paraId="16EE1877" w14:textId="77777777" w:rsidR="00C41BF9" w:rsidRPr="00C41BF9" w:rsidRDefault="00C41BF9" w:rsidP="00C41BF9">
            <w:pPr>
              <w:rPr>
                <w:rFonts w:ascii="Gill Sans Nova" w:eastAsia="Calibri" w:hAnsi="Gill Sans Nova" w:cs="Arial"/>
                <w:b/>
                <w:bCs/>
              </w:rPr>
            </w:pPr>
            <w:r w:rsidRPr="00C41BF9">
              <w:rPr>
                <w:rFonts w:ascii="Gill Sans Nova" w:eastAsia="Calibri" w:hAnsi="Gill Sans Nova" w:cs="Arial"/>
                <w:b/>
                <w:bCs/>
              </w:rPr>
              <w:t>Consideration</w:t>
            </w:r>
          </w:p>
        </w:tc>
        <w:tc>
          <w:tcPr>
            <w:tcW w:w="0" w:type="auto"/>
            <w:hideMark/>
          </w:tcPr>
          <w:p w14:paraId="472D414E" w14:textId="77777777" w:rsidR="00C41BF9" w:rsidRPr="00C41BF9" w:rsidRDefault="00C41BF9" w:rsidP="00C41BF9">
            <w:pPr>
              <w:rPr>
                <w:rFonts w:ascii="Gill Sans Nova" w:eastAsia="Calibri" w:hAnsi="Gill Sans Nova" w:cs="Arial"/>
                <w:b/>
                <w:bCs/>
              </w:rPr>
            </w:pPr>
            <w:r w:rsidRPr="00C41BF9">
              <w:rPr>
                <w:rFonts w:ascii="Gill Sans Nova" w:eastAsia="Calibri" w:hAnsi="Gill Sans Nova" w:cs="Arial"/>
                <w:b/>
                <w:bCs/>
              </w:rPr>
              <w:t>Notes/Examples</w:t>
            </w:r>
          </w:p>
        </w:tc>
        <w:tc>
          <w:tcPr>
            <w:tcW w:w="0" w:type="auto"/>
            <w:hideMark/>
          </w:tcPr>
          <w:p w14:paraId="2E2F3064" w14:textId="77777777" w:rsidR="00C41BF9" w:rsidRPr="00C41BF9" w:rsidRDefault="00C41BF9" w:rsidP="00C41BF9">
            <w:pPr>
              <w:rPr>
                <w:rFonts w:ascii="Gill Sans Nova" w:eastAsia="Calibri" w:hAnsi="Gill Sans Nova" w:cs="Arial"/>
                <w:b/>
                <w:bCs/>
              </w:rPr>
            </w:pPr>
            <w:r w:rsidRPr="00C41BF9">
              <w:rPr>
                <w:rFonts w:ascii="Gill Sans Nova" w:eastAsia="Calibri" w:hAnsi="Gill Sans Nova" w:cs="Arial"/>
                <w:b/>
                <w:bCs/>
              </w:rPr>
              <w:t>Relevant Frameworks</w:t>
            </w:r>
          </w:p>
        </w:tc>
        <w:tc>
          <w:tcPr>
            <w:tcW w:w="1176" w:type="dxa"/>
            <w:hideMark/>
          </w:tcPr>
          <w:p w14:paraId="63604B1C" w14:textId="77777777" w:rsidR="00C41BF9" w:rsidRPr="00C41BF9" w:rsidRDefault="00C41BF9" w:rsidP="00C41BF9">
            <w:pPr>
              <w:rPr>
                <w:rFonts w:ascii="Gill Sans Nova" w:eastAsia="Calibri" w:hAnsi="Gill Sans Nova" w:cs="Arial"/>
                <w:b/>
                <w:bCs/>
              </w:rPr>
            </w:pPr>
            <w:r w:rsidRPr="00C41BF9">
              <w:rPr>
                <w:rFonts w:ascii="Gill Sans Nova" w:eastAsia="Calibri" w:hAnsi="Gill Sans Nova" w:cs="Arial"/>
                <w:b/>
                <w:bCs/>
              </w:rPr>
              <w:t>Impact Metrics</w:t>
            </w:r>
          </w:p>
        </w:tc>
        <w:tc>
          <w:tcPr>
            <w:tcW w:w="1612" w:type="dxa"/>
            <w:hideMark/>
          </w:tcPr>
          <w:p w14:paraId="002E68C3" w14:textId="77777777" w:rsidR="00C41BF9" w:rsidRPr="00C41BF9" w:rsidRDefault="00C41BF9" w:rsidP="00C41BF9">
            <w:pPr>
              <w:rPr>
                <w:rFonts w:ascii="Gill Sans Nova" w:eastAsia="Calibri" w:hAnsi="Gill Sans Nova" w:cs="Arial"/>
                <w:b/>
                <w:bCs/>
              </w:rPr>
            </w:pPr>
            <w:r w:rsidRPr="00C41BF9">
              <w:rPr>
                <w:rFonts w:ascii="Gill Sans Nova" w:eastAsia="Calibri" w:hAnsi="Gill Sans Nova" w:cs="Arial"/>
                <w:b/>
                <w:bCs/>
              </w:rPr>
              <w:t>Regulatory Requirements Reference</w:t>
            </w:r>
          </w:p>
        </w:tc>
      </w:tr>
      <w:tr w:rsidR="00C41BF9" w:rsidRPr="00C41BF9" w14:paraId="0FCEAA5B" w14:textId="77777777" w:rsidTr="00CA10F7">
        <w:tc>
          <w:tcPr>
            <w:tcW w:w="0" w:type="auto"/>
            <w:hideMark/>
          </w:tcPr>
          <w:p w14:paraId="30FDDFD3"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Industry</w:t>
            </w:r>
          </w:p>
        </w:tc>
        <w:tc>
          <w:tcPr>
            <w:tcW w:w="0" w:type="auto"/>
            <w:hideMark/>
          </w:tcPr>
          <w:p w14:paraId="16807987"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Key ESG issues in your industry?</w:t>
            </w:r>
          </w:p>
        </w:tc>
        <w:tc>
          <w:tcPr>
            <w:tcW w:w="0" w:type="auto"/>
            <w:hideMark/>
          </w:tcPr>
          <w:p w14:paraId="59C2EDDC"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Tech - Data Privacy, Manufacturing - Emissions</w:t>
            </w:r>
          </w:p>
        </w:tc>
        <w:tc>
          <w:tcPr>
            <w:tcW w:w="0" w:type="auto"/>
            <w:hideMark/>
          </w:tcPr>
          <w:p w14:paraId="262BE525"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GRI, SASB</w:t>
            </w:r>
          </w:p>
        </w:tc>
        <w:tc>
          <w:tcPr>
            <w:tcW w:w="1176" w:type="dxa"/>
            <w:hideMark/>
          </w:tcPr>
          <w:p w14:paraId="7D027635"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Data privacy, Emissions</w:t>
            </w:r>
          </w:p>
        </w:tc>
        <w:tc>
          <w:tcPr>
            <w:tcW w:w="1612" w:type="dxa"/>
            <w:hideMark/>
          </w:tcPr>
          <w:p w14:paraId="627DD12E"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w:t>
            </w:r>
          </w:p>
        </w:tc>
      </w:tr>
      <w:tr w:rsidR="00C41BF9" w:rsidRPr="00C41BF9" w14:paraId="1759F435" w14:textId="77777777" w:rsidTr="00CA10F7">
        <w:tc>
          <w:tcPr>
            <w:tcW w:w="0" w:type="auto"/>
            <w:hideMark/>
          </w:tcPr>
          <w:p w14:paraId="066A13F8"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Business Activities</w:t>
            </w:r>
          </w:p>
        </w:tc>
        <w:tc>
          <w:tcPr>
            <w:tcW w:w="0" w:type="auto"/>
            <w:hideMark/>
          </w:tcPr>
          <w:p w14:paraId="2E8CB955"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Core operations and their impact?</w:t>
            </w:r>
          </w:p>
        </w:tc>
        <w:tc>
          <w:tcPr>
            <w:tcW w:w="0" w:type="auto"/>
            <w:hideMark/>
          </w:tcPr>
          <w:p w14:paraId="67AEBA1C"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Products/services, resource use, waste generation</w:t>
            </w:r>
          </w:p>
        </w:tc>
        <w:tc>
          <w:tcPr>
            <w:tcW w:w="0" w:type="auto"/>
            <w:hideMark/>
          </w:tcPr>
          <w:p w14:paraId="3526A1E8"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GRI, CDP</w:t>
            </w:r>
          </w:p>
        </w:tc>
        <w:tc>
          <w:tcPr>
            <w:tcW w:w="1176" w:type="dxa"/>
            <w:hideMark/>
          </w:tcPr>
          <w:p w14:paraId="261E240A"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Carbon Footprint, Waste</w:t>
            </w:r>
          </w:p>
        </w:tc>
        <w:tc>
          <w:tcPr>
            <w:tcW w:w="1612" w:type="dxa"/>
            <w:hideMark/>
          </w:tcPr>
          <w:p w14:paraId="6D59568B"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w:t>
            </w:r>
          </w:p>
        </w:tc>
      </w:tr>
      <w:tr w:rsidR="00C41BF9" w:rsidRPr="00C41BF9" w14:paraId="4BEEB620" w14:textId="77777777" w:rsidTr="00CA10F7">
        <w:tc>
          <w:tcPr>
            <w:tcW w:w="0" w:type="auto"/>
            <w:hideMark/>
          </w:tcPr>
          <w:p w14:paraId="70FA4355"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Geographic Locations</w:t>
            </w:r>
          </w:p>
        </w:tc>
        <w:tc>
          <w:tcPr>
            <w:tcW w:w="0" w:type="auto"/>
            <w:hideMark/>
          </w:tcPr>
          <w:p w14:paraId="4BF608EB"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Regional reporting requirements?</w:t>
            </w:r>
          </w:p>
        </w:tc>
        <w:tc>
          <w:tcPr>
            <w:tcW w:w="0" w:type="auto"/>
            <w:hideMark/>
          </w:tcPr>
          <w:p w14:paraId="38C0EEB9"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EU CSRD, SEC disclosure rules in the US</w:t>
            </w:r>
          </w:p>
        </w:tc>
        <w:tc>
          <w:tcPr>
            <w:tcW w:w="0" w:type="auto"/>
            <w:hideMark/>
          </w:tcPr>
          <w:p w14:paraId="5C92F065"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EU CSRD, SEC</w:t>
            </w:r>
          </w:p>
        </w:tc>
        <w:tc>
          <w:tcPr>
            <w:tcW w:w="1176" w:type="dxa"/>
            <w:hideMark/>
          </w:tcPr>
          <w:p w14:paraId="0C1D2D95"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w:t>
            </w:r>
          </w:p>
        </w:tc>
        <w:tc>
          <w:tcPr>
            <w:tcW w:w="1612" w:type="dxa"/>
            <w:hideMark/>
          </w:tcPr>
          <w:p w14:paraId="566A6D44"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EU CSRD</w:t>
            </w:r>
          </w:p>
        </w:tc>
      </w:tr>
      <w:tr w:rsidR="00C41BF9" w:rsidRPr="00C41BF9" w14:paraId="78AB01CF" w14:textId="77777777" w:rsidTr="00CA10F7">
        <w:tc>
          <w:tcPr>
            <w:tcW w:w="0" w:type="auto"/>
          </w:tcPr>
          <w:p w14:paraId="1FCDBD19"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Company Size &amp; Resources</w:t>
            </w:r>
          </w:p>
        </w:tc>
        <w:tc>
          <w:tcPr>
            <w:tcW w:w="0" w:type="auto"/>
          </w:tcPr>
          <w:p w14:paraId="32DC28E5"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Available resources for reporting?</w:t>
            </w:r>
          </w:p>
        </w:tc>
        <w:tc>
          <w:tcPr>
            <w:tcW w:w="0" w:type="auto"/>
          </w:tcPr>
          <w:p w14:paraId="4319B79A"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Staff time, budget, and data collection capabilities</w:t>
            </w:r>
          </w:p>
        </w:tc>
        <w:tc>
          <w:tcPr>
            <w:tcW w:w="0" w:type="auto"/>
          </w:tcPr>
          <w:p w14:paraId="4CA563B0"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GRI, SASB</w:t>
            </w:r>
          </w:p>
        </w:tc>
        <w:tc>
          <w:tcPr>
            <w:tcW w:w="1176" w:type="dxa"/>
          </w:tcPr>
          <w:p w14:paraId="7FEE417B"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Resource efficiency, Accuracy</w:t>
            </w:r>
          </w:p>
        </w:tc>
        <w:tc>
          <w:tcPr>
            <w:tcW w:w="1612" w:type="dxa"/>
          </w:tcPr>
          <w:p w14:paraId="7253171F" w14:textId="77777777" w:rsidR="00C41BF9" w:rsidRPr="00C41BF9" w:rsidRDefault="00C41BF9" w:rsidP="00C41BF9">
            <w:pPr>
              <w:rPr>
                <w:rFonts w:ascii="Gill Sans Nova" w:eastAsia="Calibri" w:hAnsi="Gill Sans Nova" w:cs="Arial"/>
              </w:rPr>
            </w:pPr>
          </w:p>
        </w:tc>
      </w:tr>
      <w:tr w:rsidR="00C41BF9" w:rsidRPr="00C41BF9" w14:paraId="61CDA1C3" w14:textId="77777777" w:rsidTr="00CA10F7">
        <w:tc>
          <w:tcPr>
            <w:tcW w:w="0" w:type="auto"/>
          </w:tcPr>
          <w:p w14:paraId="537164A6" w14:textId="77777777" w:rsidR="00C41BF9" w:rsidRPr="00C41BF9" w:rsidRDefault="00C41BF9" w:rsidP="00C41BF9">
            <w:pPr>
              <w:rPr>
                <w:rFonts w:ascii="Aptos Narrow" w:eastAsia="Calibri" w:hAnsi="Aptos Narrow" w:cs="Arial"/>
                <w:color w:val="000000"/>
              </w:rPr>
            </w:pPr>
            <w:r w:rsidRPr="00C41BF9">
              <w:rPr>
                <w:rFonts w:ascii="Aptos Narrow" w:eastAsia="Calibri" w:hAnsi="Aptos Narrow" w:cs="Arial"/>
                <w:color w:val="000000"/>
              </w:rPr>
              <w:t>Business Goals</w:t>
            </w:r>
          </w:p>
          <w:p w14:paraId="402F1749" w14:textId="77777777" w:rsidR="00C41BF9" w:rsidRPr="00C41BF9" w:rsidRDefault="00C41BF9" w:rsidP="00C41BF9">
            <w:pPr>
              <w:rPr>
                <w:rFonts w:ascii="Gill Sans Nova" w:eastAsia="Calibri" w:hAnsi="Gill Sans Nova" w:cs="Arial"/>
              </w:rPr>
            </w:pPr>
          </w:p>
        </w:tc>
        <w:tc>
          <w:tcPr>
            <w:tcW w:w="0" w:type="auto"/>
          </w:tcPr>
          <w:p w14:paraId="699D2355" w14:textId="77777777" w:rsidR="00C41BF9" w:rsidRPr="00C41BF9" w:rsidRDefault="00C41BF9" w:rsidP="00C41BF9">
            <w:pPr>
              <w:rPr>
                <w:rFonts w:ascii="Aptos Narrow" w:eastAsia="Calibri" w:hAnsi="Aptos Narrow" w:cs="Arial"/>
                <w:color w:val="000000"/>
              </w:rPr>
            </w:pPr>
            <w:r w:rsidRPr="00C41BF9">
              <w:rPr>
                <w:rFonts w:ascii="Aptos Narrow" w:eastAsia="Calibri" w:hAnsi="Aptos Narrow" w:cs="Arial"/>
                <w:color w:val="000000"/>
              </w:rPr>
              <w:t>ESG reporting &amp; strategic objectives?</w:t>
            </w:r>
          </w:p>
          <w:p w14:paraId="4C616F96" w14:textId="77777777" w:rsidR="00C41BF9" w:rsidRPr="00C41BF9" w:rsidRDefault="00C41BF9" w:rsidP="00C41BF9">
            <w:pPr>
              <w:rPr>
                <w:rFonts w:ascii="Gill Sans Nova" w:eastAsia="Calibri" w:hAnsi="Gill Sans Nova" w:cs="Arial"/>
              </w:rPr>
            </w:pPr>
          </w:p>
        </w:tc>
        <w:tc>
          <w:tcPr>
            <w:tcW w:w="0" w:type="auto"/>
          </w:tcPr>
          <w:p w14:paraId="5102A30F" w14:textId="77777777" w:rsidR="00C41BF9" w:rsidRPr="00C41BF9" w:rsidRDefault="00C41BF9" w:rsidP="00C41BF9">
            <w:pPr>
              <w:rPr>
                <w:rFonts w:ascii="Aptos Narrow" w:eastAsia="Calibri" w:hAnsi="Aptos Narrow" w:cs="Arial"/>
                <w:color w:val="000000"/>
              </w:rPr>
            </w:pPr>
            <w:r w:rsidRPr="00C41BF9">
              <w:rPr>
                <w:rFonts w:ascii="Aptos Narrow" w:eastAsia="Calibri" w:hAnsi="Aptos Narrow" w:cs="Arial"/>
                <w:color w:val="000000"/>
              </w:rPr>
              <w:t>Improve brand reputation, attract investors</w:t>
            </w:r>
          </w:p>
          <w:p w14:paraId="6D3660EB" w14:textId="77777777" w:rsidR="00C41BF9" w:rsidRPr="00C41BF9" w:rsidRDefault="00C41BF9" w:rsidP="00C41BF9">
            <w:pPr>
              <w:rPr>
                <w:rFonts w:ascii="Gill Sans Nova" w:eastAsia="Calibri" w:hAnsi="Gill Sans Nova" w:cs="Arial"/>
              </w:rPr>
            </w:pPr>
          </w:p>
        </w:tc>
        <w:tc>
          <w:tcPr>
            <w:tcW w:w="0" w:type="auto"/>
          </w:tcPr>
          <w:p w14:paraId="5A311BD8" w14:textId="77777777" w:rsidR="00C41BF9" w:rsidRPr="00C41BF9" w:rsidRDefault="00C41BF9" w:rsidP="00C41BF9">
            <w:pPr>
              <w:rPr>
                <w:rFonts w:ascii="Aptos Narrow" w:eastAsia="Calibri" w:hAnsi="Aptos Narrow" w:cs="Arial"/>
                <w:color w:val="000000"/>
              </w:rPr>
            </w:pPr>
            <w:r w:rsidRPr="00C41BF9">
              <w:rPr>
                <w:rFonts w:ascii="Aptos Narrow" w:eastAsia="Calibri" w:hAnsi="Aptos Narrow" w:cs="Arial"/>
                <w:color w:val="000000"/>
              </w:rPr>
              <w:t>IIRC, GRI</w:t>
            </w:r>
          </w:p>
          <w:p w14:paraId="29060CB4" w14:textId="77777777" w:rsidR="00C41BF9" w:rsidRPr="00C41BF9" w:rsidRDefault="00C41BF9" w:rsidP="00C41BF9">
            <w:pPr>
              <w:rPr>
                <w:rFonts w:ascii="Gill Sans Nova" w:eastAsia="Calibri" w:hAnsi="Gill Sans Nova" w:cs="Arial"/>
              </w:rPr>
            </w:pPr>
          </w:p>
        </w:tc>
        <w:tc>
          <w:tcPr>
            <w:tcW w:w="1176" w:type="dxa"/>
          </w:tcPr>
          <w:p w14:paraId="68222A0F" w14:textId="77777777" w:rsidR="00C41BF9" w:rsidRPr="00C41BF9" w:rsidRDefault="00C41BF9" w:rsidP="00C41BF9">
            <w:pPr>
              <w:rPr>
                <w:rFonts w:ascii="Aptos Narrow" w:eastAsia="Calibri" w:hAnsi="Aptos Narrow" w:cs="Arial"/>
                <w:color w:val="000000"/>
              </w:rPr>
            </w:pPr>
            <w:r w:rsidRPr="00C41BF9">
              <w:rPr>
                <w:rFonts w:ascii="Aptos Narrow" w:eastAsia="Calibri" w:hAnsi="Aptos Narrow" w:cs="Arial"/>
                <w:color w:val="000000"/>
              </w:rPr>
              <w:t>Investor engagement, Brand value</w:t>
            </w:r>
          </w:p>
          <w:p w14:paraId="01B46508" w14:textId="77777777" w:rsidR="00C41BF9" w:rsidRPr="00C41BF9" w:rsidRDefault="00C41BF9" w:rsidP="00C41BF9">
            <w:pPr>
              <w:rPr>
                <w:rFonts w:ascii="Gill Sans Nova" w:eastAsia="Calibri" w:hAnsi="Gill Sans Nova" w:cs="Arial"/>
              </w:rPr>
            </w:pPr>
          </w:p>
        </w:tc>
        <w:tc>
          <w:tcPr>
            <w:tcW w:w="1612" w:type="dxa"/>
          </w:tcPr>
          <w:p w14:paraId="0094A6BF" w14:textId="77777777" w:rsidR="00C41BF9" w:rsidRPr="00C41BF9" w:rsidRDefault="00C41BF9" w:rsidP="00C41BF9">
            <w:pPr>
              <w:rPr>
                <w:rFonts w:ascii="Gill Sans Nova" w:eastAsia="Calibri" w:hAnsi="Gill Sans Nova" w:cs="Arial"/>
              </w:rPr>
            </w:pPr>
          </w:p>
        </w:tc>
      </w:tr>
      <w:tr w:rsidR="00C41BF9" w:rsidRPr="00C41BF9" w14:paraId="299093CD" w14:textId="77777777" w:rsidTr="00CA10F7">
        <w:tc>
          <w:tcPr>
            <w:tcW w:w="0" w:type="auto"/>
          </w:tcPr>
          <w:p w14:paraId="28C3A567" w14:textId="77777777" w:rsidR="00C41BF9" w:rsidRPr="00C41BF9" w:rsidRDefault="00C41BF9" w:rsidP="00C41BF9">
            <w:pPr>
              <w:rPr>
                <w:rFonts w:ascii="Aptos Narrow" w:eastAsia="Calibri" w:hAnsi="Aptos Narrow" w:cs="Arial"/>
                <w:color w:val="000000"/>
              </w:rPr>
            </w:pPr>
            <w:r w:rsidRPr="00C41BF9">
              <w:rPr>
                <w:rFonts w:ascii="Aptos Narrow" w:eastAsia="Calibri" w:hAnsi="Aptos Narrow" w:cs="Arial"/>
                <w:color w:val="000000"/>
              </w:rPr>
              <w:t>Current Practices</w:t>
            </w:r>
          </w:p>
          <w:p w14:paraId="74AD38E8" w14:textId="77777777" w:rsidR="00C41BF9" w:rsidRPr="00C41BF9" w:rsidRDefault="00C41BF9" w:rsidP="00C41BF9">
            <w:pPr>
              <w:rPr>
                <w:rFonts w:ascii="Aptos Narrow" w:eastAsia="Calibri" w:hAnsi="Aptos Narrow" w:cs="Arial"/>
                <w:color w:val="000000"/>
              </w:rPr>
            </w:pPr>
          </w:p>
        </w:tc>
        <w:tc>
          <w:tcPr>
            <w:tcW w:w="0" w:type="auto"/>
          </w:tcPr>
          <w:p w14:paraId="346D09FA" w14:textId="77777777" w:rsidR="00C41BF9" w:rsidRPr="00C41BF9" w:rsidRDefault="00C41BF9" w:rsidP="00C41BF9">
            <w:pPr>
              <w:rPr>
                <w:rFonts w:ascii="Aptos Narrow" w:eastAsia="Calibri" w:hAnsi="Aptos Narrow" w:cs="Arial"/>
                <w:color w:val="000000"/>
              </w:rPr>
            </w:pPr>
            <w:r w:rsidRPr="00C41BF9">
              <w:rPr>
                <w:rFonts w:ascii="Aptos Narrow" w:eastAsia="Calibri" w:hAnsi="Aptos Narrow" w:cs="Arial"/>
                <w:color w:val="000000"/>
              </w:rPr>
              <w:t>Existing ESG initiatives?</w:t>
            </w:r>
          </w:p>
          <w:p w14:paraId="562492A9" w14:textId="77777777" w:rsidR="00C41BF9" w:rsidRPr="00C41BF9" w:rsidRDefault="00C41BF9" w:rsidP="00C41BF9">
            <w:pPr>
              <w:rPr>
                <w:rFonts w:ascii="Aptos Narrow" w:eastAsia="Calibri" w:hAnsi="Aptos Narrow" w:cs="Arial"/>
                <w:color w:val="000000"/>
              </w:rPr>
            </w:pPr>
          </w:p>
        </w:tc>
        <w:tc>
          <w:tcPr>
            <w:tcW w:w="0" w:type="auto"/>
          </w:tcPr>
          <w:p w14:paraId="541B4B3D" w14:textId="77777777" w:rsidR="00C41BF9" w:rsidRPr="00C41BF9" w:rsidRDefault="00C41BF9" w:rsidP="00C41BF9">
            <w:pPr>
              <w:rPr>
                <w:rFonts w:ascii="Aptos Narrow" w:eastAsia="Calibri" w:hAnsi="Aptos Narrow" w:cs="Arial"/>
                <w:color w:val="000000"/>
              </w:rPr>
            </w:pPr>
            <w:r w:rsidRPr="00C41BF9">
              <w:rPr>
                <w:rFonts w:ascii="Aptos Narrow" w:eastAsia="Calibri" w:hAnsi="Aptos Narrow" w:cs="Arial"/>
                <w:color w:val="000000"/>
              </w:rPr>
              <w:t>Current policies, data systems, and sustainability programs</w:t>
            </w:r>
          </w:p>
          <w:p w14:paraId="362247F1" w14:textId="77777777" w:rsidR="00C41BF9" w:rsidRPr="00C41BF9" w:rsidRDefault="00C41BF9" w:rsidP="00C41BF9">
            <w:pPr>
              <w:rPr>
                <w:rFonts w:ascii="Aptos Narrow" w:eastAsia="Calibri" w:hAnsi="Aptos Narrow" w:cs="Arial"/>
                <w:color w:val="000000"/>
              </w:rPr>
            </w:pPr>
          </w:p>
        </w:tc>
        <w:tc>
          <w:tcPr>
            <w:tcW w:w="0" w:type="auto"/>
          </w:tcPr>
          <w:p w14:paraId="5C2EA7CA" w14:textId="77777777" w:rsidR="00C41BF9" w:rsidRPr="00C41BF9" w:rsidRDefault="00C41BF9" w:rsidP="00C41BF9">
            <w:pPr>
              <w:rPr>
                <w:rFonts w:ascii="Aptos Narrow" w:eastAsia="Calibri" w:hAnsi="Aptos Narrow" w:cs="Arial"/>
                <w:color w:val="000000"/>
              </w:rPr>
            </w:pPr>
            <w:r w:rsidRPr="00C41BF9">
              <w:rPr>
                <w:rFonts w:ascii="Aptos Narrow" w:eastAsia="Calibri" w:hAnsi="Aptos Narrow" w:cs="Arial"/>
                <w:color w:val="000000"/>
              </w:rPr>
              <w:t>SDGs, GRI</w:t>
            </w:r>
          </w:p>
          <w:p w14:paraId="04E7D5EA" w14:textId="77777777" w:rsidR="00C41BF9" w:rsidRPr="00C41BF9" w:rsidRDefault="00C41BF9" w:rsidP="00C41BF9">
            <w:pPr>
              <w:rPr>
                <w:rFonts w:ascii="Aptos Narrow" w:eastAsia="Calibri" w:hAnsi="Aptos Narrow" w:cs="Arial"/>
                <w:color w:val="000000"/>
              </w:rPr>
            </w:pPr>
          </w:p>
        </w:tc>
        <w:tc>
          <w:tcPr>
            <w:tcW w:w="1176" w:type="dxa"/>
          </w:tcPr>
          <w:p w14:paraId="4D062A34" w14:textId="77777777" w:rsidR="00C41BF9" w:rsidRPr="00C41BF9" w:rsidRDefault="00C41BF9" w:rsidP="00C41BF9">
            <w:pPr>
              <w:rPr>
                <w:rFonts w:ascii="Aptos Narrow" w:eastAsia="Calibri" w:hAnsi="Aptos Narrow" w:cs="Arial"/>
                <w:color w:val="000000"/>
              </w:rPr>
            </w:pPr>
            <w:r w:rsidRPr="00C41BF9">
              <w:rPr>
                <w:rFonts w:ascii="Aptos Narrow" w:eastAsia="Calibri" w:hAnsi="Aptos Narrow" w:cs="Arial"/>
                <w:color w:val="000000"/>
              </w:rPr>
              <w:t>Policy adherence, Coverage of ESG metrics</w:t>
            </w:r>
          </w:p>
          <w:p w14:paraId="008DEF93" w14:textId="77777777" w:rsidR="00C41BF9" w:rsidRPr="00C41BF9" w:rsidRDefault="00C41BF9" w:rsidP="00C41BF9">
            <w:pPr>
              <w:rPr>
                <w:rFonts w:ascii="Gill Sans Nova" w:eastAsia="Calibri" w:hAnsi="Gill Sans Nova" w:cs="Arial"/>
              </w:rPr>
            </w:pPr>
          </w:p>
        </w:tc>
        <w:tc>
          <w:tcPr>
            <w:tcW w:w="1612" w:type="dxa"/>
          </w:tcPr>
          <w:p w14:paraId="602C9658" w14:textId="77777777" w:rsidR="00C41BF9" w:rsidRPr="00C41BF9" w:rsidRDefault="00C41BF9" w:rsidP="00C41BF9">
            <w:pPr>
              <w:rPr>
                <w:rFonts w:ascii="Gill Sans Nova" w:eastAsia="Calibri" w:hAnsi="Gill Sans Nova" w:cs="Arial"/>
              </w:rPr>
            </w:pPr>
          </w:p>
        </w:tc>
      </w:tr>
    </w:tbl>
    <w:p w14:paraId="2A82D8A5" w14:textId="77777777" w:rsidR="00C41BF9" w:rsidRPr="00C41BF9" w:rsidRDefault="00C41BF9" w:rsidP="00C41BF9">
      <w:pPr>
        <w:spacing w:line="259" w:lineRule="auto"/>
        <w:rPr>
          <w:rFonts w:ascii="Gill Sans Nova" w:eastAsia="Calibri" w:hAnsi="Gill Sans Nova" w:cs="Arial"/>
          <w:b/>
          <w:bCs/>
        </w:rPr>
      </w:pPr>
    </w:p>
    <w:p w14:paraId="78BDFC1E" w14:textId="77777777" w:rsidR="00C41BF9" w:rsidRPr="00C41BF9" w:rsidRDefault="00C41BF9" w:rsidP="00C41BF9">
      <w:pPr>
        <w:numPr>
          <w:ilvl w:val="1"/>
          <w:numId w:val="73"/>
        </w:numPr>
        <w:spacing w:line="259" w:lineRule="auto"/>
        <w:ind w:left="360"/>
        <w:contextualSpacing/>
        <w:rPr>
          <w:rFonts w:ascii="Gill Sans Nova" w:eastAsia="Calibri" w:hAnsi="Gill Sans Nova" w:cs="Arial"/>
        </w:rPr>
      </w:pPr>
      <w:r w:rsidRPr="00C41BF9">
        <w:rPr>
          <w:rFonts w:ascii="Gill Sans Nova" w:eastAsia="Calibri" w:hAnsi="Gill Sans Nova" w:cs="Arial"/>
          <w:b/>
          <w:bCs/>
        </w:rPr>
        <w:t>Your Stakeholders Worksheet</w:t>
      </w:r>
      <w:r w:rsidRPr="00C41BF9">
        <w:rPr>
          <w:rFonts w:ascii="Gill Sans Nova" w:eastAsia="Calibri" w:hAnsi="Gill Sans Nova" w:cs="Arial"/>
        </w:rPr>
        <w:t>: This focuses on identifying stakeholders, understanding their needs, and prioritising their concerns through specific engagement methods and consideration of stakeholder preferences.</w:t>
      </w:r>
    </w:p>
    <w:tbl>
      <w:tblPr>
        <w:tblStyle w:val="TableGrid"/>
        <w:tblW w:w="0" w:type="auto"/>
        <w:tblLook w:val="04A0" w:firstRow="1" w:lastRow="0" w:firstColumn="1" w:lastColumn="0" w:noHBand="0" w:noVBand="1"/>
      </w:tblPr>
      <w:tblGrid>
        <w:gridCol w:w="2370"/>
        <w:gridCol w:w="2986"/>
        <w:gridCol w:w="3772"/>
        <w:gridCol w:w="222"/>
      </w:tblGrid>
      <w:tr w:rsidR="00C41BF9" w:rsidRPr="00C41BF9" w14:paraId="67B36DEA" w14:textId="77777777" w:rsidTr="00CA10F7">
        <w:tc>
          <w:tcPr>
            <w:tcW w:w="0" w:type="auto"/>
            <w:hideMark/>
          </w:tcPr>
          <w:p w14:paraId="2B7E045C" w14:textId="77777777" w:rsidR="00C41BF9" w:rsidRPr="00C41BF9" w:rsidRDefault="00C41BF9" w:rsidP="00C41BF9">
            <w:pPr>
              <w:rPr>
                <w:rFonts w:ascii="Gill Sans Nova" w:eastAsia="Calibri" w:hAnsi="Gill Sans Nova" w:cs="Arial"/>
                <w:b/>
                <w:bCs/>
              </w:rPr>
            </w:pPr>
            <w:r w:rsidRPr="00C41BF9">
              <w:rPr>
                <w:rFonts w:ascii="Gill Sans Nova" w:eastAsia="Calibri" w:hAnsi="Gill Sans Nova" w:cs="Arial"/>
                <w:b/>
                <w:bCs/>
              </w:rPr>
              <w:lastRenderedPageBreak/>
              <w:t>Stakeholder Engagement</w:t>
            </w:r>
          </w:p>
        </w:tc>
        <w:tc>
          <w:tcPr>
            <w:tcW w:w="0" w:type="auto"/>
            <w:hideMark/>
          </w:tcPr>
          <w:p w14:paraId="1C7A01D5" w14:textId="77777777" w:rsidR="00C41BF9" w:rsidRPr="00C41BF9" w:rsidRDefault="00C41BF9" w:rsidP="00C41BF9">
            <w:pPr>
              <w:rPr>
                <w:rFonts w:ascii="Gill Sans Nova" w:eastAsia="Calibri" w:hAnsi="Gill Sans Nova" w:cs="Arial"/>
                <w:b/>
                <w:bCs/>
              </w:rPr>
            </w:pPr>
            <w:r w:rsidRPr="00C41BF9">
              <w:rPr>
                <w:rFonts w:ascii="Gill Sans Nova" w:eastAsia="Calibri" w:hAnsi="Gill Sans Nova" w:cs="Arial"/>
                <w:b/>
                <w:bCs/>
              </w:rPr>
              <w:t>Consideration</w:t>
            </w:r>
          </w:p>
        </w:tc>
        <w:tc>
          <w:tcPr>
            <w:tcW w:w="0" w:type="auto"/>
            <w:hideMark/>
          </w:tcPr>
          <w:p w14:paraId="0FA51C01" w14:textId="77777777" w:rsidR="00C41BF9" w:rsidRPr="00C41BF9" w:rsidRDefault="00C41BF9" w:rsidP="00C41BF9">
            <w:pPr>
              <w:rPr>
                <w:rFonts w:ascii="Gill Sans Nova" w:eastAsia="Calibri" w:hAnsi="Gill Sans Nova" w:cs="Arial"/>
                <w:b/>
                <w:bCs/>
              </w:rPr>
            </w:pPr>
            <w:r w:rsidRPr="00C41BF9">
              <w:rPr>
                <w:rFonts w:ascii="Gill Sans Nova" w:eastAsia="Calibri" w:hAnsi="Gill Sans Nova" w:cs="Arial"/>
                <w:b/>
                <w:bCs/>
              </w:rPr>
              <w:t>Notes/Examples</w:t>
            </w:r>
          </w:p>
        </w:tc>
        <w:tc>
          <w:tcPr>
            <w:tcW w:w="0" w:type="auto"/>
          </w:tcPr>
          <w:p w14:paraId="4C2FFAC0" w14:textId="77777777" w:rsidR="00C41BF9" w:rsidRPr="00C41BF9" w:rsidRDefault="00C41BF9" w:rsidP="00C41BF9">
            <w:pPr>
              <w:rPr>
                <w:rFonts w:ascii="Gill Sans Nova" w:eastAsia="Calibri" w:hAnsi="Gill Sans Nova" w:cs="Arial"/>
                <w:b/>
                <w:bCs/>
              </w:rPr>
            </w:pPr>
          </w:p>
        </w:tc>
      </w:tr>
      <w:tr w:rsidR="00C41BF9" w:rsidRPr="00C41BF9" w14:paraId="55F63362" w14:textId="77777777" w:rsidTr="00CA10F7">
        <w:tc>
          <w:tcPr>
            <w:tcW w:w="0" w:type="auto"/>
            <w:hideMark/>
          </w:tcPr>
          <w:p w14:paraId="698CA5DD"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b/>
                <w:bCs/>
              </w:rPr>
              <w:t>Identify Key Stakeholders</w:t>
            </w:r>
          </w:p>
        </w:tc>
        <w:tc>
          <w:tcPr>
            <w:tcW w:w="0" w:type="auto"/>
            <w:hideMark/>
          </w:tcPr>
          <w:p w14:paraId="53C3F2CA"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Who are your primary stakeholders?</w:t>
            </w:r>
          </w:p>
        </w:tc>
        <w:tc>
          <w:tcPr>
            <w:tcW w:w="0" w:type="auto"/>
            <w:hideMark/>
          </w:tcPr>
          <w:p w14:paraId="1F46119E"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Investors, Customers, Employees, NGOs.</w:t>
            </w:r>
          </w:p>
        </w:tc>
        <w:tc>
          <w:tcPr>
            <w:tcW w:w="0" w:type="auto"/>
          </w:tcPr>
          <w:p w14:paraId="5E1E92E5" w14:textId="77777777" w:rsidR="00C41BF9" w:rsidRPr="00C41BF9" w:rsidRDefault="00C41BF9" w:rsidP="00C41BF9">
            <w:pPr>
              <w:rPr>
                <w:rFonts w:ascii="Gill Sans Nova" w:eastAsia="Calibri" w:hAnsi="Gill Sans Nova" w:cs="Arial"/>
              </w:rPr>
            </w:pPr>
          </w:p>
        </w:tc>
      </w:tr>
      <w:tr w:rsidR="00C41BF9" w:rsidRPr="00C41BF9" w14:paraId="1BE32D79" w14:textId="77777777" w:rsidTr="00CA10F7">
        <w:tc>
          <w:tcPr>
            <w:tcW w:w="0" w:type="auto"/>
            <w:hideMark/>
          </w:tcPr>
          <w:p w14:paraId="611E086C"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b/>
                <w:bCs/>
              </w:rPr>
              <w:t>Understand Needs</w:t>
            </w:r>
          </w:p>
        </w:tc>
        <w:tc>
          <w:tcPr>
            <w:tcW w:w="0" w:type="auto"/>
            <w:hideMark/>
          </w:tcPr>
          <w:p w14:paraId="5835FE8F"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What ESG info do they need?</w:t>
            </w:r>
          </w:p>
        </w:tc>
        <w:tc>
          <w:tcPr>
            <w:tcW w:w="0" w:type="auto"/>
            <w:hideMark/>
          </w:tcPr>
          <w:p w14:paraId="2A73A04C"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Surveys, Interviews, Stakeholder dialogues.</w:t>
            </w:r>
          </w:p>
        </w:tc>
        <w:tc>
          <w:tcPr>
            <w:tcW w:w="0" w:type="auto"/>
          </w:tcPr>
          <w:p w14:paraId="30D9501D" w14:textId="77777777" w:rsidR="00C41BF9" w:rsidRPr="00C41BF9" w:rsidRDefault="00C41BF9" w:rsidP="00C41BF9">
            <w:pPr>
              <w:rPr>
                <w:rFonts w:ascii="Gill Sans Nova" w:eastAsia="Calibri" w:hAnsi="Gill Sans Nova" w:cs="Arial"/>
              </w:rPr>
            </w:pPr>
          </w:p>
        </w:tc>
      </w:tr>
      <w:tr w:rsidR="00C41BF9" w:rsidRPr="00C41BF9" w14:paraId="05D8D0C5" w14:textId="77777777" w:rsidTr="00CA10F7">
        <w:tc>
          <w:tcPr>
            <w:tcW w:w="0" w:type="auto"/>
            <w:hideMark/>
          </w:tcPr>
          <w:p w14:paraId="755432A0"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b/>
                <w:bCs/>
              </w:rPr>
              <w:t>Prioritise Concerns</w:t>
            </w:r>
          </w:p>
        </w:tc>
        <w:tc>
          <w:tcPr>
            <w:tcW w:w="0" w:type="auto"/>
            <w:hideMark/>
          </w:tcPr>
          <w:p w14:paraId="3A2722C1"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How urgent and legitimate are concerns?</w:t>
            </w:r>
          </w:p>
        </w:tc>
        <w:tc>
          <w:tcPr>
            <w:tcW w:w="0" w:type="auto"/>
            <w:hideMark/>
          </w:tcPr>
          <w:p w14:paraId="0A6D1F0F"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Develop an engagement plan to address key concerns.</w:t>
            </w:r>
          </w:p>
        </w:tc>
        <w:tc>
          <w:tcPr>
            <w:tcW w:w="0" w:type="auto"/>
          </w:tcPr>
          <w:p w14:paraId="174D26DE" w14:textId="77777777" w:rsidR="00C41BF9" w:rsidRPr="00C41BF9" w:rsidRDefault="00C41BF9" w:rsidP="00C41BF9">
            <w:pPr>
              <w:rPr>
                <w:rFonts w:ascii="Gill Sans Nova" w:eastAsia="Calibri" w:hAnsi="Gill Sans Nova" w:cs="Arial"/>
              </w:rPr>
            </w:pPr>
          </w:p>
        </w:tc>
      </w:tr>
    </w:tbl>
    <w:p w14:paraId="69CDB8EE" w14:textId="77777777" w:rsidR="00C41BF9" w:rsidRPr="00C41BF9" w:rsidRDefault="00C41BF9" w:rsidP="00C41BF9">
      <w:pPr>
        <w:spacing w:line="259" w:lineRule="auto"/>
        <w:rPr>
          <w:rFonts w:ascii="Gill Sans Nova" w:eastAsia="Calibri" w:hAnsi="Gill Sans Nova" w:cs="Arial"/>
        </w:rPr>
      </w:pPr>
    </w:p>
    <w:p w14:paraId="143C787A" w14:textId="77777777" w:rsidR="00C41BF9" w:rsidRPr="00C41BF9" w:rsidRDefault="00C41BF9" w:rsidP="00C41BF9">
      <w:pPr>
        <w:numPr>
          <w:ilvl w:val="1"/>
          <w:numId w:val="73"/>
        </w:numPr>
        <w:spacing w:line="259" w:lineRule="auto"/>
        <w:ind w:left="360"/>
        <w:contextualSpacing/>
        <w:rPr>
          <w:rFonts w:ascii="Gill Sans Nova" w:eastAsia="Calibri" w:hAnsi="Gill Sans Nova" w:cs="Arial"/>
        </w:rPr>
      </w:pPr>
      <w:r w:rsidRPr="00C41BF9">
        <w:rPr>
          <w:rFonts w:ascii="Gill Sans Nova" w:eastAsia="Calibri" w:hAnsi="Gill Sans Nova" w:cs="Arial"/>
          <w:b/>
          <w:bCs/>
        </w:rPr>
        <w:t>ESG Reporting Frameworks Comparison Worksheet</w:t>
      </w:r>
      <w:r w:rsidRPr="00C41BF9">
        <w:rPr>
          <w:rFonts w:ascii="Gill Sans Nova" w:eastAsia="Calibri" w:hAnsi="Gill Sans Nova" w:cs="Arial"/>
        </w:rPr>
        <w:t>: A detailed comparison of different frameworks (e.g., GRI, SASB, TCFD), including focus areas, suitable industries, reporting emphasis, challenges, and possible integrations with other frameworks.</w:t>
      </w:r>
    </w:p>
    <w:tbl>
      <w:tblPr>
        <w:tblW w:w="9344" w:type="dxa"/>
        <w:tblCellMar>
          <w:left w:w="0" w:type="dxa"/>
          <w:right w:w="0" w:type="dxa"/>
        </w:tblCellMar>
        <w:tblLook w:val="04A0" w:firstRow="1" w:lastRow="0" w:firstColumn="1" w:lastColumn="0" w:noHBand="0" w:noVBand="1"/>
      </w:tblPr>
      <w:tblGrid>
        <w:gridCol w:w="1414"/>
        <w:gridCol w:w="1965"/>
        <w:gridCol w:w="2011"/>
        <w:gridCol w:w="1873"/>
        <w:gridCol w:w="2081"/>
      </w:tblGrid>
      <w:tr w:rsidR="00C41BF9" w:rsidRPr="00C41BF9" w14:paraId="4A7E260B" w14:textId="77777777" w:rsidTr="00CA10F7">
        <w:trPr>
          <w:trHeight w:val="297"/>
        </w:trPr>
        <w:tc>
          <w:tcPr>
            <w:tcW w:w="0" w:type="auto"/>
            <w:tcBorders>
              <w:top w:val="single" w:sz="6" w:space="0" w:color="CCCCCC"/>
              <w:left w:val="single" w:sz="6" w:space="0" w:color="CCCCCC"/>
              <w:bottom w:val="single" w:sz="6" w:space="0" w:color="CCCCCC"/>
              <w:right w:val="single" w:sz="6" w:space="0" w:color="CCCCCC"/>
            </w:tcBorders>
            <w:shd w:val="clear" w:color="auto" w:fill="ECF3FE"/>
            <w:tcMar>
              <w:top w:w="30" w:type="dxa"/>
              <w:left w:w="45" w:type="dxa"/>
              <w:bottom w:w="30" w:type="dxa"/>
              <w:right w:w="45" w:type="dxa"/>
            </w:tcMar>
            <w:vAlign w:val="bottom"/>
            <w:hideMark/>
          </w:tcPr>
          <w:p w14:paraId="6EE69704"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Framework</w:t>
            </w:r>
          </w:p>
        </w:tc>
        <w:tc>
          <w:tcPr>
            <w:tcW w:w="0" w:type="auto"/>
            <w:tcBorders>
              <w:top w:val="single" w:sz="6" w:space="0" w:color="CCCCCC"/>
              <w:left w:val="single" w:sz="6" w:space="0" w:color="CCCCCC"/>
              <w:bottom w:val="single" w:sz="6" w:space="0" w:color="CCCCCC"/>
              <w:right w:val="single" w:sz="6" w:space="0" w:color="CCCCCC"/>
            </w:tcBorders>
            <w:shd w:val="clear" w:color="auto" w:fill="ECF3FE"/>
            <w:tcMar>
              <w:top w:w="30" w:type="dxa"/>
              <w:left w:w="45" w:type="dxa"/>
              <w:bottom w:w="30" w:type="dxa"/>
              <w:right w:w="45" w:type="dxa"/>
            </w:tcMar>
            <w:vAlign w:val="bottom"/>
            <w:hideMark/>
          </w:tcPr>
          <w:p w14:paraId="1F3C6539"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Focus Areas</w:t>
            </w:r>
          </w:p>
        </w:tc>
        <w:tc>
          <w:tcPr>
            <w:tcW w:w="0" w:type="auto"/>
            <w:tcBorders>
              <w:top w:val="single" w:sz="6" w:space="0" w:color="CCCCCC"/>
              <w:left w:val="single" w:sz="6" w:space="0" w:color="CCCCCC"/>
              <w:bottom w:val="single" w:sz="6" w:space="0" w:color="CCCCCC"/>
              <w:right w:val="single" w:sz="6" w:space="0" w:color="CCCCCC"/>
            </w:tcBorders>
            <w:shd w:val="clear" w:color="auto" w:fill="ECF3FE"/>
            <w:tcMar>
              <w:top w:w="30" w:type="dxa"/>
              <w:left w:w="45" w:type="dxa"/>
              <w:bottom w:w="30" w:type="dxa"/>
              <w:right w:w="45" w:type="dxa"/>
            </w:tcMar>
            <w:vAlign w:val="bottom"/>
            <w:hideMark/>
          </w:tcPr>
          <w:p w14:paraId="6B03FD6B"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Suitable Industries</w:t>
            </w:r>
          </w:p>
        </w:tc>
        <w:tc>
          <w:tcPr>
            <w:tcW w:w="0" w:type="auto"/>
            <w:tcBorders>
              <w:top w:val="single" w:sz="6" w:space="0" w:color="CCCCCC"/>
              <w:left w:val="single" w:sz="6" w:space="0" w:color="CCCCCC"/>
              <w:bottom w:val="single" w:sz="6" w:space="0" w:color="CCCCCC"/>
              <w:right w:val="single" w:sz="6" w:space="0" w:color="CCCCCC"/>
            </w:tcBorders>
            <w:shd w:val="clear" w:color="auto" w:fill="ECF3FE"/>
            <w:tcMar>
              <w:top w:w="30" w:type="dxa"/>
              <w:left w:w="45" w:type="dxa"/>
              <w:bottom w:w="30" w:type="dxa"/>
              <w:right w:w="45" w:type="dxa"/>
            </w:tcMar>
            <w:vAlign w:val="bottom"/>
            <w:hideMark/>
          </w:tcPr>
          <w:p w14:paraId="131DD72D"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Reporting Emphasis</w:t>
            </w:r>
          </w:p>
        </w:tc>
        <w:tc>
          <w:tcPr>
            <w:tcW w:w="0" w:type="auto"/>
            <w:tcBorders>
              <w:top w:val="single" w:sz="6" w:space="0" w:color="CCCCCC"/>
              <w:left w:val="single" w:sz="6" w:space="0" w:color="CCCCCC"/>
              <w:bottom w:val="single" w:sz="6" w:space="0" w:color="CCCCCC"/>
              <w:right w:val="single" w:sz="6" w:space="0" w:color="CCCCCC"/>
            </w:tcBorders>
            <w:shd w:val="clear" w:color="auto" w:fill="ECF3FE"/>
            <w:tcMar>
              <w:top w:w="30" w:type="dxa"/>
              <w:left w:w="45" w:type="dxa"/>
              <w:bottom w:w="30" w:type="dxa"/>
              <w:right w:w="45" w:type="dxa"/>
            </w:tcMar>
            <w:vAlign w:val="bottom"/>
            <w:hideMark/>
          </w:tcPr>
          <w:p w14:paraId="7AD4A300"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Best For</w:t>
            </w:r>
          </w:p>
        </w:tc>
      </w:tr>
      <w:tr w:rsidR="00C41BF9" w:rsidRPr="00C41BF9" w14:paraId="14414EC5" w14:textId="77777777" w:rsidTr="00CA10F7">
        <w:trPr>
          <w:trHeight w:val="1062"/>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4865553"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GRI</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0844F7C"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Broad sustainability topics (economic, environmental, social)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EEA04F7"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All industries, particularly those with significant environmental and social impacts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2CD450F"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Materiality and broad stakeholder engagement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7DF1550"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Companies seeking comprehensive sustainability reporting.</w:t>
            </w:r>
          </w:p>
        </w:tc>
      </w:tr>
      <w:tr w:rsidR="00C41BF9" w:rsidRPr="00C41BF9" w14:paraId="432C18C0" w14:textId="77777777" w:rsidTr="00CA10F7">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8F9FA"/>
            <w:tcMar>
              <w:top w:w="30" w:type="dxa"/>
              <w:left w:w="45" w:type="dxa"/>
              <w:bottom w:w="30" w:type="dxa"/>
              <w:right w:w="45" w:type="dxa"/>
            </w:tcMar>
            <w:vAlign w:val="bottom"/>
            <w:hideMark/>
          </w:tcPr>
          <w:p w14:paraId="28779197"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SASB</w:t>
            </w:r>
          </w:p>
        </w:tc>
        <w:tc>
          <w:tcPr>
            <w:tcW w:w="0" w:type="auto"/>
            <w:tcBorders>
              <w:top w:val="single" w:sz="6" w:space="0" w:color="CCCCCC"/>
              <w:left w:val="single" w:sz="6" w:space="0" w:color="CCCCCC"/>
              <w:bottom w:val="single" w:sz="6" w:space="0" w:color="CCCCCC"/>
              <w:right w:val="single" w:sz="6" w:space="0" w:color="CCCCCC"/>
            </w:tcBorders>
            <w:shd w:val="clear" w:color="auto" w:fill="F8F9FA"/>
            <w:tcMar>
              <w:top w:w="30" w:type="dxa"/>
              <w:left w:w="45" w:type="dxa"/>
              <w:bottom w:w="30" w:type="dxa"/>
              <w:right w:w="45" w:type="dxa"/>
            </w:tcMar>
            <w:vAlign w:val="bottom"/>
            <w:hideMark/>
          </w:tcPr>
          <w:p w14:paraId="0E192646"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Financial materiality of ESG issues</w:t>
            </w:r>
          </w:p>
        </w:tc>
        <w:tc>
          <w:tcPr>
            <w:tcW w:w="0" w:type="auto"/>
            <w:tcBorders>
              <w:top w:val="single" w:sz="6" w:space="0" w:color="CCCCCC"/>
              <w:left w:val="single" w:sz="6" w:space="0" w:color="CCCCCC"/>
              <w:bottom w:val="single" w:sz="6" w:space="0" w:color="CCCCCC"/>
              <w:right w:val="single" w:sz="6" w:space="0" w:color="CCCCCC"/>
            </w:tcBorders>
            <w:shd w:val="clear" w:color="auto" w:fill="F8F9FA"/>
            <w:tcMar>
              <w:top w:w="30" w:type="dxa"/>
              <w:left w:w="45" w:type="dxa"/>
              <w:bottom w:w="30" w:type="dxa"/>
              <w:right w:w="45" w:type="dxa"/>
            </w:tcMar>
            <w:vAlign w:val="bottom"/>
            <w:hideMark/>
          </w:tcPr>
          <w:p w14:paraId="75DE0BCA"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Financial Services, Real Estate, Healthcare</w:t>
            </w:r>
          </w:p>
        </w:tc>
        <w:tc>
          <w:tcPr>
            <w:tcW w:w="0" w:type="auto"/>
            <w:tcBorders>
              <w:top w:val="single" w:sz="6" w:space="0" w:color="CCCCCC"/>
              <w:left w:val="single" w:sz="6" w:space="0" w:color="CCCCCC"/>
              <w:bottom w:val="single" w:sz="6" w:space="0" w:color="CCCCCC"/>
              <w:right w:val="single" w:sz="6" w:space="0" w:color="CCCCCC"/>
            </w:tcBorders>
            <w:shd w:val="clear" w:color="auto" w:fill="F8F9FA"/>
            <w:tcMar>
              <w:top w:w="30" w:type="dxa"/>
              <w:left w:w="45" w:type="dxa"/>
              <w:bottom w:w="30" w:type="dxa"/>
              <w:right w:w="45" w:type="dxa"/>
            </w:tcMar>
            <w:vAlign w:val="bottom"/>
            <w:hideMark/>
          </w:tcPr>
          <w:p w14:paraId="627745B5"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Industry-specific standards, financial impact</w:t>
            </w:r>
          </w:p>
        </w:tc>
        <w:tc>
          <w:tcPr>
            <w:tcW w:w="0" w:type="auto"/>
            <w:tcBorders>
              <w:top w:val="single" w:sz="6" w:space="0" w:color="CCCCCC"/>
              <w:left w:val="single" w:sz="6" w:space="0" w:color="CCCCCC"/>
              <w:bottom w:val="single" w:sz="6" w:space="0" w:color="CCCCCC"/>
              <w:right w:val="single" w:sz="6" w:space="0" w:color="CCCCCC"/>
            </w:tcBorders>
            <w:shd w:val="clear" w:color="auto" w:fill="F8F9FA"/>
            <w:tcMar>
              <w:top w:w="30" w:type="dxa"/>
              <w:left w:w="45" w:type="dxa"/>
              <w:bottom w:w="30" w:type="dxa"/>
              <w:right w:w="45" w:type="dxa"/>
            </w:tcMar>
            <w:vAlign w:val="bottom"/>
            <w:hideMark/>
          </w:tcPr>
          <w:p w14:paraId="14BA1E61"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Companies prioritising financial materiality of ESG factors</w:t>
            </w:r>
          </w:p>
        </w:tc>
      </w:tr>
      <w:tr w:rsidR="00C41BF9" w:rsidRPr="00C41BF9" w14:paraId="02A24794" w14:textId="77777777" w:rsidTr="00CA10F7">
        <w:trPr>
          <w:trHeight w:val="1413"/>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DBE495B"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TCFD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810E619"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Climate-related financial risks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B583636"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Energy, Agriculture, Utilities, Transport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2246307"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Financial stability, climate resilience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8F7B9DD"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Companies seeking to understand and disclose climate-related financial risks and opportunities</w:t>
            </w:r>
          </w:p>
        </w:tc>
      </w:tr>
      <w:tr w:rsidR="00C41BF9" w:rsidRPr="00C41BF9" w14:paraId="50149524" w14:textId="77777777" w:rsidTr="00CA10F7">
        <w:trPr>
          <w:trHeight w:val="1305"/>
        </w:trPr>
        <w:tc>
          <w:tcPr>
            <w:tcW w:w="0" w:type="auto"/>
            <w:tcBorders>
              <w:top w:val="single" w:sz="6" w:space="0" w:color="CCCCCC"/>
              <w:left w:val="single" w:sz="6" w:space="0" w:color="CCCCCC"/>
              <w:bottom w:val="single" w:sz="6" w:space="0" w:color="CCCCCC"/>
              <w:right w:val="single" w:sz="6" w:space="0" w:color="CCCCCC"/>
            </w:tcBorders>
            <w:shd w:val="clear" w:color="auto" w:fill="F8F9FA"/>
            <w:tcMar>
              <w:top w:w="30" w:type="dxa"/>
              <w:left w:w="45" w:type="dxa"/>
              <w:bottom w:w="30" w:type="dxa"/>
              <w:right w:w="45" w:type="dxa"/>
            </w:tcMar>
            <w:vAlign w:val="bottom"/>
            <w:hideMark/>
          </w:tcPr>
          <w:p w14:paraId="26A0A8A6"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lastRenderedPageBreak/>
              <w:t>CDP</w:t>
            </w:r>
          </w:p>
        </w:tc>
        <w:tc>
          <w:tcPr>
            <w:tcW w:w="0" w:type="auto"/>
            <w:tcBorders>
              <w:top w:val="single" w:sz="6" w:space="0" w:color="CCCCCC"/>
              <w:left w:val="single" w:sz="6" w:space="0" w:color="CCCCCC"/>
              <w:bottom w:val="single" w:sz="6" w:space="0" w:color="CCCCCC"/>
              <w:right w:val="single" w:sz="6" w:space="0" w:color="CCCCCC"/>
            </w:tcBorders>
            <w:shd w:val="clear" w:color="auto" w:fill="F8F9FA"/>
            <w:tcMar>
              <w:top w:w="30" w:type="dxa"/>
              <w:left w:w="45" w:type="dxa"/>
              <w:bottom w:w="30" w:type="dxa"/>
              <w:right w:w="45" w:type="dxa"/>
            </w:tcMar>
            <w:vAlign w:val="bottom"/>
            <w:hideMark/>
          </w:tcPr>
          <w:p w14:paraId="7C729E67"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Carbon emissions, water, forests</w:t>
            </w:r>
          </w:p>
        </w:tc>
        <w:tc>
          <w:tcPr>
            <w:tcW w:w="0" w:type="auto"/>
            <w:tcBorders>
              <w:top w:val="single" w:sz="6" w:space="0" w:color="CCCCCC"/>
              <w:left w:val="single" w:sz="6" w:space="0" w:color="CCCCCC"/>
              <w:bottom w:val="single" w:sz="6" w:space="0" w:color="CCCCCC"/>
              <w:right w:val="single" w:sz="6" w:space="0" w:color="CCCCCC"/>
            </w:tcBorders>
            <w:shd w:val="clear" w:color="auto" w:fill="F8F9FA"/>
            <w:tcMar>
              <w:top w:w="30" w:type="dxa"/>
              <w:left w:w="45" w:type="dxa"/>
              <w:bottom w:w="30" w:type="dxa"/>
              <w:right w:w="45" w:type="dxa"/>
            </w:tcMar>
            <w:vAlign w:val="bottom"/>
            <w:hideMark/>
          </w:tcPr>
          <w:p w14:paraId="5433CBCE"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Automotive, Chemicals, Construction</w:t>
            </w:r>
          </w:p>
        </w:tc>
        <w:tc>
          <w:tcPr>
            <w:tcW w:w="0" w:type="auto"/>
            <w:tcBorders>
              <w:top w:val="single" w:sz="6" w:space="0" w:color="CCCCCC"/>
              <w:left w:val="single" w:sz="6" w:space="0" w:color="CCCCCC"/>
              <w:bottom w:val="single" w:sz="6" w:space="0" w:color="CCCCCC"/>
              <w:right w:val="single" w:sz="6" w:space="0" w:color="CCCCCC"/>
            </w:tcBorders>
            <w:shd w:val="clear" w:color="auto" w:fill="F8F9FA"/>
            <w:tcMar>
              <w:top w:w="30" w:type="dxa"/>
              <w:left w:w="45" w:type="dxa"/>
              <w:bottom w:w="30" w:type="dxa"/>
              <w:right w:w="45" w:type="dxa"/>
            </w:tcMar>
            <w:vAlign w:val="bottom"/>
            <w:hideMark/>
          </w:tcPr>
          <w:p w14:paraId="621E7760"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Environmental focus (carbon, water, forest)</w:t>
            </w:r>
          </w:p>
        </w:tc>
        <w:tc>
          <w:tcPr>
            <w:tcW w:w="0" w:type="auto"/>
            <w:tcBorders>
              <w:top w:val="single" w:sz="6" w:space="0" w:color="CCCCCC"/>
              <w:left w:val="single" w:sz="6" w:space="0" w:color="CCCCCC"/>
              <w:bottom w:val="single" w:sz="6" w:space="0" w:color="CCCCCC"/>
              <w:right w:val="single" w:sz="6" w:space="0" w:color="CCCCCC"/>
            </w:tcBorders>
            <w:shd w:val="clear" w:color="auto" w:fill="F8F9FA"/>
            <w:tcMar>
              <w:top w:w="30" w:type="dxa"/>
              <w:left w:w="45" w:type="dxa"/>
              <w:bottom w:w="30" w:type="dxa"/>
              <w:right w:w="45" w:type="dxa"/>
            </w:tcMar>
            <w:vAlign w:val="bottom"/>
            <w:hideMark/>
          </w:tcPr>
          <w:p w14:paraId="45D67A09"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Companies prioritising transparency and action on climate change, water security, and deforestation</w:t>
            </w:r>
          </w:p>
        </w:tc>
      </w:tr>
      <w:tr w:rsidR="00C41BF9" w:rsidRPr="00C41BF9" w14:paraId="04DF690A" w14:textId="77777777" w:rsidTr="00CA10F7">
        <w:trPr>
          <w:trHeight w:val="1602"/>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0AA792B"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SDGs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6F74075"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Global goals for sustainable development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670C08A"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All industries, with particular relevance for those addressing social and environmental challenges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E974786"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Alignment with global sustainability goals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C9FADE8"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Companies seeking to align with global sustainability goals</w:t>
            </w:r>
          </w:p>
        </w:tc>
      </w:tr>
      <w:tr w:rsidR="00C41BF9" w:rsidRPr="00C41BF9" w14:paraId="6A4CBD3C" w14:textId="77777777" w:rsidTr="00CA10F7">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8F9FA"/>
            <w:tcMar>
              <w:top w:w="30" w:type="dxa"/>
              <w:left w:w="45" w:type="dxa"/>
              <w:bottom w:w="30" w:type="dxa"/>
              <w:right w:w="45" w:type="dxa"/>
            </w:tcMar>
            <w:vAlign w:val="bottom"/>
            <w:hideMark/>
          </w:tcPr>
          <w:p w14:paraId="09CD4A40"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IIRC</w:t>
            </w:r>
          </w:p>
        </w:tc>
        <w:tc>
          <w:tcPr>
            <w:tcW w:w="0" w:type="auto"/>
            <w:tcBorders>
              <w:top w:val="single" w:sz="6" w:space="0" w:color="CCCCCC"/>
              <w:left w:val="single" w:sz="6" w:space="0" w:color="CCCCCC"/>
              <w:bottom w:val="single" w:sz="6" w:space="0" w:color="CCCCCC"/>
              <w:right w:val="single" w:sz="6" w:space="0" w:color="CCCCCC"/>
            </w:tcBorders>
            <w:shd w:val="clear" w:color="auto" w:fill="F8F9FA"/>
            <w:tcMar>
              <w:top w:w="30" w:type="dxa"/>
              <w:left w:w="45" w:type="dxa"/>
              <w:bottom w:w="30" w:type="dxa"/>
              <w:right w:w="45" w:type="dxa"/>
            </w:tcMar>
            <w:vAlign w:val="bottom"/>
            <w:hideMark/>
          </w:tcPr>
          <w:p w14:paraId="23A633C5"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Integrated reporting and value creation</w:t>
            </w:r>
          </w:p>
        </w:tc>
        <w:tc>
          <w:tcPr>
            <w:tcW w:w="0" w:type="auto"/>
            <w:tcBorders>
              <w:top w:val="single" w:sz="6" w:space="0" w:color="CCCCCC"/>
              <w:left w:val="single" w:sz="6" w:space="0" w:color="CCCCCC"/>
              <w:bottom w:val="single" w:sz="6" w:space="0" w:color="CCCCCC"/>
              <w:right w:val="single" w:sz="6" w:space="0" w:color="CCCCCC"/>
            </w:tcBorders>
            <w:shd w:val="clear" w:color="auto" w:fill="F8F9FA"/>
            <w:tcMar>
              <w:top w:w="30" w:type="dxa"/>
              <w:left w:w="45" w:type="dxa"/>
              <w:bottom w:w="30" w:type="dxa"/>
              <w:right w:w="45" w:type="dxa"/>
            </w:tcMar>
            <w:vAlign w:val="bottom"/>
            <w:hideMark/>
          </w:tcPr>
          <w:p w14:paraId="3A1CE116"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All industries</w:t>
            </w:r>
          </w:p>
        </w:tc>
        <w:tc>
          <w:tcPr>
            <w:tcW w:w="0" w:type="auto"/>
            <w:tcBorders>
              <w:top w:val="single" w:sz="6" w:space="0" w:color="CCCCCC"/>
              <w:left w:val="single" w:sz="6" w:space="0" w:color="CCCCCC"/>
              <w:bottom w:val="single" w:sz="6" w:space="0" w:color="CCCCCC"/>
              <w:right w:val="single" w:sz="6" w:space="0" w:color="CCCCCC"/>
            </w:tcBorders>
            <w:shd w:val="clear" w:color="auto" w:fill="F8F9FA"/>
            <w:tcMar>
              <w:top w:w="30" w:type="dxa"/>
              <w:left w:w="45" w:type="dxa"/>
              <w:bottom w:w="30" w:type="dxa"/>
              <w:right w:w="45" w:type="dxa"/>
            </w:tcMar>
            <w:vAlign w:val="bottom"/>
            <w:hideMark/>
          </w:tcPr>
          <w:p w14:paraId="00F3DEA4"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Integrated financial and non-financial information</w:t>
            </w:r>
          </w:p>
        </w:tc>
        <w:tc>
          <w:tcPr>
            <w:tcW w:w="0" w:type="auto"/>
            <w:tcBorders>
              <w:top w:val="single" w:sz="6" w:space="0" w:color="CCCCCC"/>
              <w:left w:val="single" w:sz="6" w:space="0" w:color="CCCCCC"/>
              <w:bottom w:val="single" w:sz="6" w:space="0" w:color="CCCCCC"/>
              <w:right w:val="single" w:sz="6" w:space="0" w:color="CCCCCC"/>
            </w:tcBorders>
            <w:shd w:val="clear" w:color="auto" w:fill="F8F9FA"/>
            <w:tcMar>
              <w:top w:w="30" w:type="dxa"/>
              <w:left w:w="45" w:type="dxa"/>
              <w:bottom w:w="30" w:type="dxa"/>
              <w:right w:w="45" w:type="dxa"/>
            </w:tcMar>
            <w:vAlign w:val="bottom"/>
          </w:tcPr>
          <w:p w14:paraId="26B0DE4B"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Companies aiming to integrate financial and non-financial reporting to demonstrate value creation</w:t>
            </w:r>
          </w:p>
        </w:tc>
      </w:tr>
    </w:tbl>
    <w:p w14:paraId="1D0491E9" w14:textId="77777777" w:rsidR="00C41BF9" w:rsidRPr="00C41BF9" w:rsidRDefault="00C41BF9" w:rsidP="00C41BF9">
      <w:pPr>
        <w:spacing w:line="259" w:lineRule="auto"/>
        <w:rPr>
          <w:rFonts w:ascii="Gill Sans Nova" w:eastAsia="Calibri" w:hAnsi="Gill Sans Nova" w:cs="Arial"/>
        </w:rPr>
      </w:pPr>
    </w:p>
    <w:p w14:paraId="535E510A" w14:textId="77777777" w:rsidR="00C41BF9" w:rsidRPr="00C41BF9" w:rsidRDefault="00C41BF9" w:rsidP="00C41BF9">
      <w:pPr>
        <w:spacing w:line="259" w:lineRule="auto"/>
        <w:jc w:val="both"/>
        <w:rPr>
          <w:rFonts w:ascii="Gill Sans Nova" w:eastAsia="Calibri" w:hAnsi="Gill Sans Nova" w:cs="Arial"/>
        </w:rPr>
      </w:pPr>
      <w:r w:rsidRPr="00C41BF9">
        <w:rPr>
          <w:rFonts w:ascii="Gill Sans Nova" w:eastAsia="Calibri" w:hAnsi="Gill Sans Nova" w:cs="Arial"/>
        </w:rPr>
        <w:t xml:space="preserve">Choosing the appropriate ESG reporting framework is crucial for developing a practical and comprehensive sustainability strategy. By understanding your industry’s needs, stakeholder expectations, and compliance requirements, you establish the foundation for meaningful and impactful ESG reporting. With this framework in place, we can now turn to the broader context of ESG today—including key regulatory developments and evolving stakeholder demands that shape reporting strategies. </w:t>
      </w:r>
    </w:p>
    <w:p w14:paraId="6457CBB7" w14:textId="77777777" w:rsidR="00C41BF9" w:rsidRPr="00C41BF9" w:rsidRDefault="00C41BF9" w:rsidP="00C41BF9">
      <w:pPr>
        <w:spacing w:line="259" w:lineRule="auto"/>
        <w:ind w:left="1440"/>
        <w:jc w:val="both"/>
        <w:rPr>
          <w:rFonts w:ascii="Gill Sans Nova" w:eastAsia="Calibri" w:hAnsi="Gill Sans Nova" w:cs="Arial"/>
        </w:rPr>
      </w:pPr>
    </w:p>
    <w:p w14:paraId="172F1894" w14:textId="77777777" w:rsidR="00C41BF9" w:rsidRPr="00C41BF9" w:rsidRDefault="00C41BF9" w:rsidP="00C41BF9">
      <w:pPr>
        <w:spacing w:line="259" w:lineRule="auto"/>
        <w:jc w:val="both"/>
        <w:rPr>
          <w:rFonts w:ascii="Gill Sans Nova" w:eastAsia="Calibri" w:hAnsi="Gill Sans Nova" w:cs="Arial"/>
          <w:b/>
          <w:bCs/>
        </w:rPr>
      </w:pPr>
      <w:bookmarkStart w:id="30" w:name="_Hlk200553339"/>
      <w:r w:rsidRPr="00C41BF9">
        <w:rPr>
          <w:rFonts w:ascii="Gill Sans Nova" w:eastAsia="Calibri" w:hAnsi="Gill Sans Nova" w:cs="Arial"/>
          <w:b/>
          <w:bCs/>
        </w:rPr>
        <w:t>3.5 ESG in the News</w:t>
      </w:r>
    </w:p>
    <w:bookmarkEnd w:id="30"/>
    <w:p w14:paraId="04CEAB3A" w14:textId="77777777" w:rsidR="00C41BF9" w:rsidRPr="00C41BF9" w:rsidRDefault="00C41BF9" w:rsidP="00C41BF9">
      <w:pPr>
        <w:numPr>
          <w:ilvl w:val="0"/>
          <w:numId w:val="80"/>
        </w:numPr>
        <w:spacing w:before="100" w:beforeAutospacing="1" w:after="100" w:afterAutospacing="1" w:line="240" w:lineRule="auto"/>
        <w:jc w:val="both"/>
        <w:rPr>
          <w:rFonts w:ascii="Gill Sans Nova" w:eastAsia="Calibri" w:hAnsi="Gill Sans Nova" w:cs="Arial"/>
        </w:rPr>
      </w:pPr>
      <w:r w:rsidRPr="00C41BF9">
        <w:rPr>
          <w:rFonts w:ascii="Gill Sans Nova" w:eastAsia="Calibri" w:hAnsi="Gill Sans Nova" w:cs="Arial"/>
          <w:b/>
          <w:bCs/>
        </w:rPr>
        <w:t>The Rise of Mandatory ESG Disclosure:</w:t>
      </w:r>
      <w:r w:rsidRPr="00C41BF9">
        <w:rPr>
          <w:rFonts w:ascii="Gill Sans Nova" w:eastAsia="Calibri" w:hAnsi="Gill Sans Nova" w:cs="Arial"/>
        </w:rPr>
        <w:t xml:space="preserve"> Governments across the globe are increasingly requiring companies to disclose ESG information. In 2023, the European Union introduced additional obligations under the Corporate </w:t>
      </w:r>
      <w:r w:rsidRPr="00C41BF9">
        <w:rPr>
          <w:rFonts w:ascii="Gill Sans Nova" w:eastAsia="Calibri" w:hAnsi="Gill Sans Nova" w:cs="Arial"/>
        </w:rPr>
        <w:lastRenderedPageBreak/>
        <w:t>Sustainability Reporting Directive (CSRD), making it mandatory for companies to report comprehensive ESG data.</w:t>
      </w:r>
    </w:p>
    <w:p w14:paraId="078B9229" w14:textId="77777777" w:rsidR="00C41BF9" w:rsidRPr="00C41BF9" w:rsidRDefault="00C41BF9" w:rsidP="00C41BF9">
      <w:pPr>
        <w:numPr>
          <w:ilvl w:val="0"/>
          <w:numId w:val="80"/>
        </w:numPr>
        <w:spacing w:before="100" w:beforeAutospacing="1" w:after="100" w:afterAutospacing="1" w:line="240" w:lineRule="auto"/>
        <w:jc w:val="both"/>
        <w:rPr>
          <w:rFonts w:ascii="Gill Sans Nova" w:eastAsia="Calibri" w:hAnsi="Gill Sans Nova" w:cs="Arial"/>
        </w:rPr>
      </w:pPr>
      <w:r w:rsidRPr="00C41BF9">
        <w:rPr>
          <w:rFonts w:ascii="Gill Sans Nova" w:eastAsia="Calibri" w:hAnsi="Gill Sans Nova" w:cs="Arial"/>
          <w:b/>
          <w:bCs/>
        </w:rPr>
        <w:t>Rising Investor and Regulatory Pressure:</w:t>
      </w:r>
      <w:r w:rsidRPr="00C41BF9">
        <w:rPr>
          <w:rFonts w:ascii="Gill Sans Nova" w:eastAsia="Calibri" w:hAnsi="Gill Sans Nova" w:cs="Arial"/>
        </w:rPr>
        <w:t xml:space="preserve"> Investors and regulators are demanding greater transparency and accountability on ESG issues. Meeting these growing expectations is essential for remaining competitive and ensuring that your business aligns with global best practices. The SEC’s climate disclosure proposal in the United States exemplifies the mounting pressure for standardised ESG transparency, particularly for listed companies.</w:t>
      </w:r>
    </w:p>
    <w:p w14:paraId="1072EA51" w14:textId="77777777" w:rsidR="00C41BF9" w:rsidRPr="00C41BF9" w:rsidRDefault="00C41BF9" w:rsidP="00C41BF9">
      <w:pPr>
        <w:numPr>
          <w:ilvl w:val="0"/>
          <w:numId w:val="80"/>
        </w:numPr>
        <w:spacing w:before="100" w:beforeAutospacing="1" w:after="100" w:afterAutospacing="1" w:line="240" w:lineRule="auto"/>
        <w:jc w:val="both"/>
        <w:rPr>
          <w:rFonts w:ascii="Gill Sans Nova" w:eastAsia="Times New Roman" w:hAnsi="Gill Sans Nova" w:cs="Times New Roman"/>
          <w:b/>
          <w:bCs/>
          <w:kern w:val="0"/>
          <w14:ligatures w14:val="none"/>
        </w:rPr>
      </w:pPr>
      <w:r w:rsidRPr="00C41BF9">
        <w:rPr>
          <w:rFonts w:ascii="Gill Sans Nova" w:eastAsia="Calibri" w:hAnsi="Gill Sans Nova" w:cs="Arial"/>
          <w:b/>
          <w:bCs/>
        </w:rPr>
        <w:t>Heightened Focus on Climate Risk:</w:t>
      </w:r>
      <w:r w:rsidRPr="00C41BF9">
        <w:rPr>
          <w:rFonts w:ascii="Gill Sans Nova" w:eastAsia="Calibri" w:hAnsi="Gill Sans Nova" w:cs="Arial"/>
        </w:rPr>
        <w:t xml:space="preserve"> With climate change a central concern for both investors and regulators, staying informed about developments in climate-related disclosures—such as those under the Task Force on Climate-related Financial Disclosures (TCFD)—is key to understanding and mitigating potential risks. </w:t>
      </w:r>
    </w:p>
    <w:p w14:paraId="2393DA7A" w14:textId="77777777" w:rsidR="00C41BF9" w:rsidRPr="00C41BF9" w:rsidRDefault="00C41BF9" w:rsidP="00C41BF9">
      <w:pPr>
        <w:spacing w:before="100" w:beforeAutospacing="1" w:after="100" w:afterAutospacing="1" w:line="240" w:lineRule="auto"/>
        <w:ind w:left="1440"/>
        <w:jc w:val="both"/>
        <w:rPr>
          <w:rFonts w:ascii="Gill Sans Nova" w:eastAsia="Times New Roman" w:hAnsi="Gill Sans Nova" w:cs="Times New Roman"/>
          <w:b/>
          <w:bCs/>
          <w:kern w:val="0"/>
          <w14:ligatures w14:val="none"/>
        </w:rPr>
      </w:pPr>
      <w:r w:rsidRPr="00C41BF9">
        <w:rPr>
          <w:rFonts w:ascii="Gill Sans Nova" w:eastAsia="Calibri" w:hAnsi="Gill Sans Nova" w:cs="Arial"/>
        </w:rPr>
        <w:t>For example, the UK required companies to align their climate disclosures with TCFD guidelines by 2023, underscoring the increasing regulatory emphasis on climate risk transparency</w:t>
      </w:r>
      <w:r w:rsidRPr="00C41BF9">
        <w:rPr>
          <w:rFonts w:ascii="Gill Sans Nova" w:eastAsia="Times New Roman" w:hAnsi="Gill Sans Nova" w:cs="Times New Roman"/>
          <w:kern w:val="0"/>
          <w14:ligatures w14:val="none"/>
        </w:rPr>
        <w:t>.</w:t>
      </w:r>
    </w:p>
    <w:p w14:paraId="7A3144DF" w14:textId="77777777" w:rsidR="00C41BF9" w:rsidRPr="00C41BF9" w:rsidRDefault="00C41BF9" w:rsidP="00C41BF9">
      <w:pPr>
        <w:spacing w:before="100" w:beforeAutospacing="1" w:after="100" w:afterAutospacing="1" w:line="240" w:lineRule="auto"/>
        <w:jc w:val="both"/>
        <w:rPr>
          <w:rFonts w:ascii="Gill Sans Nova" w:eastAsia="Times New Roman" w:hAnsi="Gill Sans Nova" w:cs="Times New Roman"/>
          <w:b/>
          <w:bCs/>
          <w:color w:val="2F5496"/>
          <w:kern w:val="0"/>
          <w14:ligatures w14:val="none"/>
        </w:rPr>
      </w:pPr>
      <w:bookmarkStart w:id="31" w:name="_Hlk200553534"/>
      <w:r w:rsidRPr="00C41BF9">
        <w:rPr>
          <w:rFonts w:ascii="Gill Sans Nova" w:eastAsia="Times New Roman" w:hAnsi="Gill Sans Nova" w:cs="Times New Roman"/>
          <w:b/>
          <w:bCs/>
          <w:color w:val="2F5496"/>
          <w:kern w:val="0"/>
          <w14:ligatures w14:val="none"/>
        </w:rPr>
        <w:t>Key Takeaways: ESG Reporting Frameworks at a Glance</w:t>
      </w:r>
    </w:p>
    <w:p w14:paraId="4F2C14F3" w14:textId="77777777" w:rsidR="00C41BF9" w:rsidRPr="00C41BF9" w:rsidRDefault="00C41BF9" w:rsidP="00C41BF9">
      <w:pPr>
        <w:numPr>
          <w:ilvl w:val="1"/>
          <w:numId w:val="64"/>
        </w:numPr>
        <w:tabs>
          <w:tab w:val="left" w:pos="450"/>
          <w:tab w:val="left" w:pos="630"/>
          <w:tab w:val="left" w:pos="1080"/>
        </w:tabs>
        <w:spacing w:line="259" w:lineRule="auto"/>
        <w:ind w:left="810" w:hanging="720"/>
        <w:contextualSpacing/>
        <w:jc w:val="both"/>
        <w:rPr>
          <w:rFonts w:ascii="Gill Sans Nova" w:eastAsia="Calibri" w:hAnsi="Gill Sans Nova" w:cs="Arial"/>
          <w:b/>
          <w:bCs/>
        </w:rPr>
      </w:pPr>
      <w:r w:rsidRPr="00C41BF9">
        <w:rPr>
          <w:rFonts w:ascii="Gill Sans Nova" w:eastAsia="Calibri" w:hAnsi="Gill Sans Nova" w:cs="Arial"/>
          <w:b/>
          <w:bCs/>
        </w:rPr>
        <w:t>ESG Reporting Frameworks Are Foundational:</w:t>
      </w:r>
    </w:p>
    <w:p w14:paraId="692C8485" w14:textId="77777777" w:rsidR="00C41BF9" w:rsidRPr="00C41BF9" w:rsidRDefault="00C41BF9" w:rsidP="00C41BF9">
      <w:pPr>
        <w:numPr>
          <w:ilvl w:val="0"/>
          <w:numId w:val="71"/>
        </w:numPr>
        <w:spacing w:line="259" w:lineRule="auto"/>
        <w:contextualSpacing/>
        <w:jc w:val="both"/>
        <w:rPr>
          <w:rFonts w:ascii="Gill Sans Nova" w:eastAsia="Calibri" w:hAnsi="Gill Sans Nova" w:cs="Arial"/>
        </w:rPr>
      </w:pPr>
      <w:r w:rsidRPr="00C41BF9">
        <w:rPr>
          <w:rFonts w:ascii="Gill Sans Nova" w:eastAsia="Calibri" w:hAnsi="Gill Sans Nova" w:cs="Arial"/>
        </w:rPr>
        <w:t>Choosing the appropriate framework is akin to laying a strong foundation for your sustainability strategy. Your selection will influence everything—from performance indicators to stakeholder communications.</w:t>
      </w:r>
    </w:p>
    <w:p w14:paraId="6BE4BEC7" w14:textId="77777777" w:rsidR="00C41BF9" w:rsidRPr="00C41BF9" w:rsidRDefault="00C41BF9" w:rsidP="00C41BF9">
      <w:pPr>
        <w:spacing w:line="259" w:lineRule="auto"/>
        <w:ind w:left="720"/>
        <w:contextualSpacing/>
        <w:jc w:val="both"/>
        <w:rPr>
          <w:rFonts w:ascii="Gill Sans Nova" w:eastAsia="Calibri" w:hAnsi="Gill Sans Nova" w:cs="Arial"/>
        </w:rPr>
      </w:pPr>
    </w:p>
    <w:p w14:paraId="4177B7AD" w14:textId="77777777" w:rsidR="00C41BF9" w:rsidRPr="00C41BF9" w:rsidRDefault="00C41BF9" w:rsidP="00C41BF9">
      <w:pPr>
        <w:numPr>
          <w:ilvl w:val="1"/>
          <w:numId w:val="64"/>
        </w:numPr>
        <w:tabs>
          <w:tab w:val="left" w:pos="450"/>
          <w:tab w:val="left" w:pos="630"/>
          <w:tab w:val="left" w:pos="1080"/>
        </w:tabs>
        <w:spacing w:line="259" w:lineRule="auto"/>
        <w:ind w:left="810" w:hanging="720"/>
        <w:contextualSpacing/>
        <w:jc w:val="both"/>
        <w:rPr>
          <w:rFonts w:ascii="Gill Sans Nova" w:eastAsia="Calibri" w:hAnsi="Gill Sans Nova" w:cs="Arial"/>
          <w:b/>
          <w:bCs/>
        </w:rPr>
      </w:pPr>
      <w:r w:rsidRPr="00C41BF9">
        <w:rPr>
          <w:rFonts w:ascii="Gill Sans Nova" w:eastAsia="Calibri" w:hAnsi="Gill Sans Nova" w:cs="Arial"/>
          <w:b/>
          <w:bCs/>
        </w:rPr>
        <w:t>Frameworks Have Different Strengths:</w:t>
      </w:r>
    </w:p>
    <w:p w14:paraId="28CE4A88" w14:textId="77777777" w:rsidR="00C41BF9" w:rsidRPr="00C41BF9" w:rsidRDefault="00C41BF9" w:rsidP="00C41BF9">
      <w:pPr>
        <w:numPr>
          <w:ilvl w:val="0"/>
          <w:numId w:val="71"/>
        </w:numPr>
        <w:spacing w:line="259" w:lineRule="auto"/>
        <w:contextualSpacing/>
        <w:jc w:val="both"/>
        <w:rPr>
          <w:rFonts w:ascii="Gill Sans Nova" w:eastAsia="Calibri" w:hAnsi="Gill Sans Nova" w:cs="Arial"/>
        </w:rPr>
      </w:pPr>
      <w:r w:rsidRPr="00C41BF9">
        <w:rPr>
          <w:rFonts w:ascii="Gill Sans Nova" w:eastAsia="Calibri" w:hAnsi="Gill Sans Nova" w:cs="Arial"/>
          <w:b/>
          <w:bCs/>
        </w:rPr>
        <w:t>Global Reporting Initiative (GRI):</w:t>
      </w:r>
      <w:r w:rsidRPr="00C41BF9">
        <w:rPr>
          <w:rFonts w:ascii="Gill Sans Nova" w:eastAsia="Calibri" w:hAnsi="Gill Sans Nova" w:cs="Arial"/>
        </w:rPr>
        <w:t xml:space="preserve"> The most comprehensive framework, ideal for capturing a wide range of economic, social, and environmental impacts. Best suited to organisations seeking a broad sustainability scope.</w:t>
      </w:r>
    </w:p>
    <w:p w14:paraId="0D0DFF5A" w14:textId="77777777" w:rsidR="00C41BF9" w:rsidRPr="00C41BF9" w:rsidRDefault="00C41BF9" w:rsidP="00C41BF9">
      <w:pPr>
        <w:numPr>
          <w:ilvl w:val="0"/>
          <w:numId w:val="71"/>
        </w:numPr>
        <w:spacing w:line="259" w:lineRule="auto"/>
        <w:contextualSpacing/>
        <w:jc w:val="both"/>
        <w:rPr>
          <w:rFonts w:ascii="Gill Sans Nova" w:eastAsia="Calibri" w:hAnsi="Gill Sans Nova" w:cs="Arial"/>
        </w:rPr>
      </w:pPr>
      <w:r w:rsidRPr="00C41BF9">
        <w:rPr>
          <w:rFonts w:ascii="Gill Sans Nova" w:eastAsia="Calibri" w:hAnsi="Gill Sans Nova" w:cs="Arial"/>
          <w:b/>
          <w:bCs/>
        </w:rPr>
        <w:t>Sustainability Accounting Standards Board (SASB):</w:t>
      </w:r>
      <w:r w:rsidRPr="00C41BF9">
        <w:rPr>
          <w:rFonts w:ascii="Gill Sans Nova" w:eastAsia="Calibri" w:hAnsi="Gill Sans Nova" w:cs="Arial"/>
        </w:rPr>
        <w:t xml:space="preserve"> Focuses on financial materiality and industry-specific standards, linking ESG issues directly to financial outcomes. Most effective for appealing to financially motivated stakeholders.</w:t>
      </w:r>
    </w:p>
    <w:p w14:paraId="6D09DF28" w14:textId="77777777" w:rsidR="00C41BF9" w:rsidRPr="00C41BF9" w:rsidRDefault="00C41BF9" w:rsidP="00C41BF9">
      <w:pPr>
        <w:numPr>
          <w:ilvl w:val="0"/>
          <w:numId w:val="71"/>
        </w:numPr>
        <w:spacing w:line="259" w:lineRule="auto"/>
        <w:contextualSpacing/>
        <w:jc w:val="both"/>
        <w:rPr>
          <w:rFonts w:ascii="Gill Sans Nova" w:eastAsia="Calibri" w:hAnsi="Gill Sans Nova" w:cs="Arial"/>
        </w:rPr>
      </w:pPr>
      <w:r w:rsidRPr="00C41BF9">
        <w:rPr>
          <w:rFonts w:ascii="Gill Sans Nova" w:eastAsia="Calibri" w:hAnsi="Gill Sans Nova" w:cs="Arial"/>
          <w:b/>
          <w:bCs/>
        </w:rPr>
        <w:t>Task Force on Climate-related Financial Disclosures (TCFD):</w:t>
      </w:r>
      <w:r w:rsidRPr="00C41BF9">
        <w:rPr>
          <w:rFonts w:ascii="Gill Sans Nova" w:eastAsia="Calibri" w:hAnsi="Gill Sans Nova" w:cs="Arial"/>
        </w:rPr>
        <w:t xml:space="preserve"> Emphasises climate-related risks and their financial implications. Particularly relevant to sectors significantly affected by climate change, such as energy and agriculture.</w:t>
      </w:r>
    </w:p>
    <w:p w14:paraId="2EC2FBF7" w14:textId="77777777" w:rsidR="00C41BF9" w:rsidRPr="00C41BF9" w:rsidRDefault="00C41BF9" w:rsidP="00C41BF9">
      <w:pPr>
        <w:numPr>
          <w:ilvl w:val="0"/>
          <w:numId w:val="71"/>
        </w:numPr>
        <w:spacing w:line="259" w:lineRule="auto"/>
        <w:contextualSpacing/>
        <w:jc w:val="both"/>
        <w:rPr>
          <w:rFonts w:ascii="Gill Sans Nova" w:eastAsia="Calibri" w:hAnsi="Gill Sans Nova" w:cs="Arial"/>
        </w:rPr>
      </w:pPr>
      <w:r w:rsidRPr="00C41BF9">
        <w:rPr>
          <w:rFonts w:ascii="Gill Sans Nova" w:eastAsia="Calibri" w:hAnsi="Gill Sans Nova" w:cs="Arial"/>
          <w:b/>
          <w:bCs/>
        </w:rPr>
        <w:t>Carbon Disclosure Project (CDP):</w:t>
      </w:r>
      <w:r w:rsidRPr="00C41BF9">
        <w:rPr>
          <w:rFonts w:ascii="Gill Sans Nova" w:eastAsia="Calibri" w:hAnsi="Gill Sans Nova" w:cs="Arial"/>
        </w:rPr>
        <w:t xml:space="preserve"> Specialises in environmental transparency, with a focus on carbon, water, and forests. Essential for organisations aiming to demonstrate climate commitment through scored disclosures.</w:t>
      </w:r>
    </w:p>
    <w:p w14:paraId="09490515" w14:textId="77777777" w:rsidR="00C41BF9" w:rsidRPr="00C41BF9" w:rsidRDefault="00C41BF9" w:rsidP="00C41BF9">
      <w:pPr>
        <w:numPr>
          <w:ilvl w:val="0"/>
          <w:numId w:val="71"/>
        </w:numPr>
        <w:spacing w:line="259" w:lineRule="auto"/>
        <w:contextualSpacing/>
        <w:jc w:val="both"/>
        <w:rPr>
          <w:rFonts w:ascii="Gill Sans Nova" w:eastAsia="Calibri" w:hAnsi="Gill Sans Nova" w:cs="Arial"/>
        </w:rPr>
      </w:pPr>
      <w:r w:rsidRPr="00C41BF9">
        <w:rPr>
          <w:rFonts w:ascii="Gill Sans Nova" w:eastAsia="Calibri" w:hAnsi="Gill Sans Nova" w:cs="Arial"/>
          <w:b/>
          <w:bCs/>
        </w:rPr>
        <w:lastRenderedPageBreak/>
        <w:t>United Nations Sustainable Development Goals (SDGs):</w:t>
      </w:r>
      <w:r w:rsidRPr="00C41BF9">
        <w:rPr>
          <w:rFonts w:ascii="Gill Sans Nova" w:eastAsia="Calibri" w:hAnsi="Gill Sans Nova" w:cs="Arial"/>
        </w:rPr>
        <w:t xml:space="preserve"> Connects business operations to global sustainability objectives, offering flexibility to align with the goals most relevant to your mission.</w:t>
      </w:r>
    </w:p>
    <w:p w14:paraId="51549BA5" w14:textId="77777777" w:rsidR="00C41BF9" w:rsidRPr="00C41BF9" w:rsidRDefault="00C41BF9" w:rsidP="00C41BF9">
      <w:pPr>
        <w:numPr>
          <w:ilvl w:val="0"/>
          <w:numId w:val="71"/>
        </w:numPr>
        <w:spacing w:line="259" w:lineRule="auto"/>
        <w:contextualSpacing/>
        <w:jc w:val="both"/>
        <w:rPr>
          <w:rFonts w:ascii="Gill Sans Nova" w:eastAsia="Calibri" w:hAnsi="Gill Sans Nova" w:cs="Arial"/>
        </w:rPr>
      </w:pPr>
      <w:r w:rsidRPr="00C41BF9">
        <w:rPr>
          <w:rFonts w:ascii="Gill Sans Nova" w:eastAsia="Calibri" w:hAnsi="Gill Sans Nova" w:cs="Arial"/>
          <w:b/>
          <w:bCs/>
        </w:rPr>
        <w:t>International Integrated Reporting Council (IIRC):</w:t>
      </w:r>
      <w:r w:rsidRPr="00C41BF9">
        <w:rPr>
          <w:rFonts w:ascii="Gill Sans Nova" w:eastAsia="Calibri" w:hAnsi="Gill Sans Nova" w:cs="Arial"/>
        </w:rPr>
        <w:t xml:space="preserve"> Merges financial and non-financial information into a single integrated report, linking sustainability initiatives directly to value creation.</w:t>
      </w:r>
    </w:p>
    <w:p w14:paraId="35E3D871" w14:textId="77777777" w:rsidR="00C41BF9" w:rsidRPr="00C41BF9" w:rsidRDefault="00C41BF9" w:rsidP="00C41BF9">
      <w:pPr>
        <w:numPr>
          <w:ilvl w:val="1"/>
          <w:numId w:val="64"/>
        </w:numPr>
        <w:tabs>
          <w:tab w:val="left" w:pos="450"/>
          <w:tab w:val="left" w:pos="630"/>
          <w:tab w:val="left" w:pos="1080"/>
        </w:tabs>
        <w:spacing w:line="259" w:lineRule="auto"/>
        <w:ind w:left="810" w:hanging="720"/>
        <w:contextualSpacing/>
        <w:jc w:val="both"/>
        <w:rPr>
          <w:rFonts w:ascii="Gill Sans Nova" w:eastAsia="Calibri" w:hAnsi="Gill Sans Nova" w:cs="Arial"/>
          <w:b/>
          <w:bCs/>
        </w:rPr>
      </w:pPr>
      <w:r w:rsidRPr="00C41BF9">
        <w:rPr>
          <w:rFonts w:ascii="Gill Sans Nova" w:eastAsia="Calibri" w:hAnsi="Gill Sans Nova" w:cs="Arial"/>
          <w:b/>
          <w:bCs/>
        </w:rPr>
        <w:t>Consider Industry Needs and Stakeholder Expectations:</w:t>
      </w:r>
    </w:p>
    <w:p w14:paraId="00F3362E" w14:textId="77777777" w:rsidR="00C41BF9" w:rsidRPr="00C41BF9" w:rsidRDefault="00C41BF9" w:rsidP="00C41BF9">
      <w:pPr>
        <w:numPr>
          <w:ilvl w:val="0"/>
          <w:numId w:val="72"/>
        </w:numPr>
        <w:spacing w:line="259" w:lineRule="auto"/>
        <w:contextualSpacing/>
        <w:jc w:val="both"/>
        <w:rPr>
          <w:rFonts w:ascii="Gill Sans Nova" w:eastAsia="Calibri" w:hAnsi="Gill Sans Nova" w:cs="Arial"/>
        </w:rPr>
      </w:pPr>
      <w:r w:rsidRPr="00C41BF9">
        <w:rPr>
          <w:rFonts w:ascii="Gill Sans Nova" w:eastAsia="Calibri" w:hAnsi="Gill Sans Nova" w:cs="Arial"/>
        </w:rPr>
        <w:t>No single framework suits every organisation. Begin by evaluating your industry, identifying the most pressing ESG issues, and understanding stakeholder expectations. For instance, manufacturers may prioritise GRI and CDP, while financial services firms might favour SASB or IIRC.</w:t>
      </w:r>
    </w:p>
    <w:p w14:paraId="0D722EFF" w14:textId="77777777" w:rsidR="00C41BF9" w:rsidRPr="00C41BF9" w:rsidRDefault="00C41BF9" w:rsidP="00C41BF9">
      <w:pPr>
        <w:numPr>
          <w:ilvl w:val="1"/>
          <w:numId w:val="64"/>
        </w:numPr>
        <w:tabs>
          <w:tab w:val="left" w:pos="450"/>
          <w:tab w:val="left" w:pos="630"/>
          <w:tab w:val="left" w:pos="1080"/>
        </w:tabs>
        <w:spacing w:line="259" w:lineRule="auto"/>
        <w:ind w:left="810" w:hanging="720"/>
        <w:contextualSpacing/>
        <w:jc w:val="both"/>
        <w:rPr>
          <w:rFonts w:ascii="Gill Sans Nova" w:eastAsia="Calibri" w:hAnsi="Gill Sans Nova" w:cs="Arial"/>
          <w:b/>
          <w:bCs/>
        </w:rPr>
      </w:pPr>
      <w:r w:rsidRPr="00C41BF9">
        <w:rPr>
          <w:rFonts w:ascii="Gill Sans Nova" w:eastAsia="Calibri" w:hAnsi="Gill Sans Nova" w:cs="Arial"/>
          <w:b/>
          <w:bCs/>
        </w:rPr>
        <w:t>Align ESG Reporting with Business Goals:</w:t>
      </w:r>
    </w:p>
    <w:p w14:paraId="7081AD86" w14:textId="77777777" w:rsidR="00C41BF9" w:rsidRPr="00C41BF9" w:rsidRDefault="00C41BF9" w:rsidP="00C41BF9">
      <w:pPr>
        <w:numPr>
          <w:ilvl w:val="0"/>
          <w:numId w:val="72"/>
        </w:numPr>
        <w:spacing w:line="259" w:lineRule="auto"/>
        <w:contextualSpacing/>
        <w:jc w:val="both"/>
        <w:rPr>
          <w:rFonts w:ascii="Gill Sans Nova" w:eastAsia="Calibri" w:hAnsi="Gill Sans Nova" w:cs="Arial"/>
        </w:rPr>
      </w:pPr>
      <w:r w:rsidRPr="00C41BF9">
        <w:rPr>
          <w:rFonts w:ascii="Gill Sans Nova" w:eastAsia="Calibri" w:hAnsi="Gill Sans Nova" w:cs="Arial"/>
        </w:rPr>
        <w:t>ESG reporting should go beyond regulatory compliance. It should align with your strategic objectives, reinforce brand values, and support long-term growth.</w:t>
      </w:r>
    </w:p>
    <w:p w14:paraId="39EADE8F" w14:textId="77777777" w:rsidR="00C41BF9" w:rsidRPr="00C41BF9" w:rsidRDefault="00C41BF9" w:rsidP="00C41BF9">
      <w:pPr>
        <w:numPr>
          <w:ilvl w:val="1"/>
          <w:numId w:val="64"/>
        </w:numPr>
        <w:tabs>
          <w:tab w:val="left" w:pos="450"/>
          <w:tab w:val="left" w:pos="630"/>
          <w:tab w:val="left" w:pos="1080"/>
        </w:tabs>
        <w:spacing w:line="259" w:lineRule="auto"/>
        <w:ind w:left="810" w:hanging="720"/>
        <w:contextualSpacing/>
        <w:jc w:val="both"/>
        <w:rPr>
          <w:rFonts w:ascii="Gill Sans Nova" w:eastAsia="Calibri" w:hAnsi="Gill Sans Nova" w:cs="Arial"/>
          <w:b/>
          <w:bCs/>
        </w:rPr>
      </w:pPr>
      <w:r w:rsidRPr="00C41BF9">
        <w:rPr>
          <w:rFonts w:ascii="Gill Sans Nova" w:eastAsia="Calibri" w:hAnsi="Gill Sans Nova" w:cs="Arial"/>
          <w:b/>
          <w:bCs/>
        </w:rPr>
        <w:t>Use Multiple Frameworks for a Comprehensive View:</w:t>
      </w:r>
    </w:p>
    <w:p w14:paraId="0268F356" w14:textId="77777777" w:rsidR="00C41BF9" w:rsidRPr="00C41BF9" w:rsidRDefault="00C41BF9" w:rsidP="00C41BF9">
      <w:pPr>
        <w:numPr>
          <w:ilvl w:val="0"/>
          <w:numId w:val="72"/>
        </w:numPr>
        <w:spacing w:line="259" w:lineRule="auto"/>
        <w:contextualSpacing/>
        <w:jc w:val="both"/>
        <w:rPr>
          <w:rFonts w:ascii="Gill Sans Nova" w:eastAsia="Calibri" w:hAnsi="Gill Sans Nova" w:cs="Arial"/>
        </w:rPr>
      </w:pPr>
      <w:r w:rsidRPr="00C41BF9">
        <w:rPr>
          <w:rFonts w:ascii="Gill Sans Nova" w:eastAsia="Calibri" w:hAnsi="Gill Sans Nova" w:cs="Arial"/>
        </w:rPr>
        <w:t>Frameworks can be complementary. For example, GRI can provide a broad sustainability perspective, SASB can focus on financial relevance, and TCFD can address climate-related disclosures, offering a holistic view.</w:t>
      </w:r>
    </w:p>
    <w:p w14:paraId="0F4BE67D" w14:textId="77777777" w:rsidR="00C41BF9" w:rsidRPr="00C41BF9" w:rsidRDefault="00C41BF9" w:rsidP="00C41BF9">
      <w:pPr>
        <w:numPr>
          <w:ilvl w:val="1"/>
          <w:numId w:val="64"/>
        </w:numPr>
        <w:tabs>
          <w:tab w:val="left" w:pos="450"/>
          <w:tab w:val="left" w:pos="630"/>
          <w:tab w:val="left" w:pos="1080"/>
        </w:tabs>
        <w:spacing w:line="259" w:lineRule="auto"/>
        <w:ind w:left="810" w:hanging="720"/>
        <w:contextualSpacing/>
        <w:jc w:val="both"/>
        <w:rPr>
          <w:rFonts w:ascii="Gill Sans Nova" w:eastAsia="Calibri" w:hAnsi="Gill Sans Nova" w:cs="Arial"/>
          <w:b/>
          <w:bCs/>
        </w:rPr>
      </w:pPr>
      <w:r w:rsidRPr="00C41BF9">
        <w:rPr>
          <w:rFonts w:ascii="Gill Sans Nova" w:eastAsia="Calibri" w:hAnsi="Gill Sans Nova" w:cs="Arial"/>
          <w:b/>
          <w:bCs/>
        </w:rPr>
        <w:t>Start Small and Scale Up:</w:t>
      </w:r>
    </w:p>
    <w:p w14:paraId="6DD5FE62" w14:textId="77777777" w:rsidR="00C41BF9" w:rsidRPr="00C41BF9" w:rsidRDefault="00C41BF9" w:rsidP="00C41BF9">
      <w:pPr>
        <w:numPr>
          <w:ilvl w:val="0"/>
          <w:numId w:val="72"/>
        </w:numPr>
        <w:spacing w:line="259" w:lineRule="auto"/>
        <w:contextualSpacing/>
        <w:jc w:val="both"/>
        <w:rPr>
          <w:rFonts w:ascii="Gill Sans Nova" w:eastAsia="Calibri" w:hAnsi="Gill Sans Nova" w:cs="Arial"/>
        </w:rPr>
      </w:pPr>
      <w:r w:rsidRPr="00C41BF9">
        <w:rPr>
          <w:rFonts w:ascii="Gill Sans Nova" w:eastAsia="Calibri" w:hAnsi="Gill Sans Nova" w:cs="Arial"/>
        </w:rPr>
        <w:t>If ESG reporting is new to your organisation, consider beginning with modular frameworks like GRI or the SDGs. Start with a few material topics and expand as your sustainability initiatives mature. The goal is continuous improvement—not perfection.</w:t>
      </w:r>
    </w:p>
    <w:p w14:paraId="458CF68E" w14:textId="77777777" w:rsidR="00C41BF9" w:rsidRPr="00C41BF9" w:rsidRDefault="00C41BF9" w:rsidP="00C41BF9">
      <w:pPr>
        <w:numPr>
          <w:ilvl w:val="1"/>
          <w:numId w:val="64"/>
        </w:numPr>
        <w:tabs>
          <w:tab w:val="left" w:pos="450"/>
          <w:tab w:val="left" w:pos="630"/>
          <w:tab w:val="left" w:pos="1080"/>
        </w:tabs>
        <w:spacing w:line="259" w:lineRule="auto"/>
        <w:ind w:left="810" w:hanging="720"/>
        <w:contextualSpacing/>
        <w:jc w:val="both"/>
        <w:rPr>
          <w:rFonts w:ascii="Gill Sans Nova" w:eastAsia="Calibri" w:hAnsi="Gill Sans Nova" w:cs="Arial"/>
          <w:b/>
          <w:bCs/>
        </w:rPr>
      </w:pPr>
      <w:r w:rsidRPr="00C41BF9">
        <w:rPr>
          <w:rFonts w:ascii="Gill Sans Nova" w:eastAsia="Calibri" w:hAnsi="Gill Sans Nova" w:cs="Arial"/>
          <w:b/>
          <w:bCs/>
        </w:rPr>
        <w:t>Practical Next Steps for Framework Selection:</w:t>
      </w:r>
    </w:p>
    <w:p w14:paraId="4BDB704A" w14:textId="77777777" w:rsidR="00C41BF9" w:rsidRPr="00C41BF9" w:rsidRDefault="00C41BF9" w:rsidP="00C41BF9">
      <w:pPr>
        <w:numPr>
          <w:ilvl w:val="0"/>
          <w:numId w:val="72"/>
        </w:numPr>
        <w:spacing w:line="259" w:lineRule="auto"/>
        <w:contextualSpacing/>
        <w:jc w:val="both"/>
        <w:rPr>
          <w:rFonts w:ascii="Gill Sans Nova" w:eastAsia="Calibri" w:hAnsi="Gill Sans Nova" w:cs="Arial"/>
        </w:rPr>
      </w:pPr>
      <w:r w:rsidRPr="00C41BF9">
        <w:rPr>
          <w:rFonts w:ascii="Gill Sans Nova" w:eastAsia="Calibri" w:hAnsi="Gill Sans Nova" w:cs="Arial"/>
        </w:rPr>
        <w:t>Use the accompanying Framework Selection Worksheet to identify the most appropriate framework based on your industry, stakeholder priorities, and strategic goals.</w:t>
      </w:r>
    </w:p>
    <w:p w14:paraId="3C6FA465" w14:textId="77777777" w:rsidR="00C41BF9" w:rsidRPr="00C41BF9" w:rsidRDefault="00C41BF9" w:rsidP="00C41BF9">
      <w:pPr>
        <w:spacing w:line="259" w:lineRule="auto"/>
        <w:jc w:val="both"/>
        <w:rPr>
          <w:rFonts w:ascii="Calibri" w:eastAsia="Calibri" w:hAnsi="Calibri" w:cs="Arial"/>
        </w:rPr>
      </w:pPr>
    </w:p>
    <w:p w14:paraId="2202848B" w14:textId="77777777" w:rsidR="00C41BF9" w:rsidRPr="00C41BF9" w:rsidRDefault="00C41BF9" w:rsidP="00C41BF9">
      <w:pPr>
        <w:keepNext/>
        <w:keepLines/>
        <w:spacing w:before="160" w:after="80" w:line="259" w:lineRule="auto"/>
        <w:jc w:val="both"/>
        <w:outlineLvl w:val="1"/>
        <w:rPr>
          <w:rFonts w:ascii="Gill Sans Nova" w:eastAsia="Times New Roman" w:hAnsi="Gill Sans Nova" w:cs="Times New Roman"/>
          <w:color w:val="2F5496"/>
        </w:rPr>
      </w:pPr>
      <w:r w:rsidRPr="00C41BF9">
        <w:rPr>
          <w:rFonts w:ascii="Gill Sans Nova" w:eastAsia="Times New Roman" w:hAnsi="Gill Sans Nova" w:cs="Times New Roman"/>
          <w:color w:val="2F5496"/>
        </w:rPr>
        <w:t>3.6 Conclusion</w:t>
      </w:r>
    </w:p>
    <w:p w14:paraId="55A397C5" w14:textId="77777777" w:rsidR="00C41BF9" w:rsidRPr="00C41BF9" w:rsidRDefault="00C41BF9" w:rsidP="00C41BF9">
      <w:pPr>
        <w:spacing w:line="259" w:lineRule="auto"/>
        <w:jc w:val="both"/>
        <w:rPr>
          <w:rFonts w:ascii="Gill Sans Nova" w:eastAsia="Calibri" w:hAnsi="Gill Sans Nova" w:cs="Arial"/>
        </w:rPr>
      </w:pPr>
      <w:r w:rsidRPr="00C41BF9">
        <w:rPr>
          <w:rFonts w:ascii="Gill Sans Nova" w:eastAsia="Calibri" w:hAnsi="Gill Sans Nova" w:cs="Arial"/>
        </w:rPr>
        <w:t>Selecting an ESG framework establishes the structure for your reporting, while conducting a materiality assessment ensures focus on the most impactful issues. In Chapter 4, we will examine how to conduct a materiality assessment, enabling you to tailor your reporting and maximise its effectiveness.</w:t>
      </w:r>
    </w:p>
    <w:bookmarkEnd w:id="31"/>
    <w:p w14:paraId="00024127" w14:textId="77777777" w:rsidR="00C41BF9" w:rsidRPr="00C41BF9" w:rsidRDefault="00C41BF9" w:rsidP="00C41BF9">
      <w:pPr>
        <w:spacing w:line="259" w:lineRule="auto"/>
        <w:rPr>
          <w:rFonts w:ascii="Gill Sans Nova" w:eastAsia="Calibri" w:hAnsi="Gill Sans Nova" w:cs="Arial"/>
          <w:sz w:val="22"/>
          <w:szCs w:val="22"/>
        </w:rPr>
      </w:pPr>
    </w:p>
    <w:p w14:paraId="718A2DD0" w14:textId="77777777" w:rsidR="00C41BF9" w:rsidRPr="00C41BF9" w:rsidRDefault="00C41BF9" w:rsidP="00C41BF9">
      <w:pPr>
        <w:spacing w:line="259" w:lineRule="auto"/>
        <w:rPr>
          <w:rFonts w:ascii="Gill Sans Nova" w:eastAsia="Calibri" w:hAnsi="Gill Sans Nova" w:cs="Arial"/>
          <w:b/>
          <w:bCs/>
          <w:sz w:val="22"/>
          <w:szCs w:val="22"/>
        </w:rPr>
      </w:pPr>
    </w:p>
    <w:p w14:paraId="5D0C6AB1" w14:textId="77777777" w:rsidR="00C41BF9" w:rsidRPr="00C41BF9" w:rsidRDefault="00C41BF9" w:rsidP="00C41BF9">
      <w:pPr>
        <w:spacing w:line="259" w:lineRule="auto"/>
        <w:rPr>
          <w:rFonts w:ascii="Gill Sans Nova" w:eastAsia="Calibri" w:hAnsi="Gill Sans Nova" w:cs="Arial"/>
          <w:b/>
          <w:bCs/>
          <w:sz w:val="22"/>
          <w:szCs w:val="22"/>
        </w:rPr>
      </w:pPr>
    </w:p>
    <w:p w14:paraId="4065DFBE" w14:textId="77777777" w:rsidR="00C41BF9" w:rsidRPr="00C41BF9" w:rsidRDefault="00C41BF9" w:rsidP="00C41BF9">
      <w:pPr>
        <w:spacing w:line="259" w:lineRule="auto"/>
        <w:rPr>
          <w:rFonts w:ascii="Gill Sans Nova" w:eastAsia="Calibri" w:hAnsi="Gill Sans Nova" w:cs="Arial"/>
          <w:b/>
          <w:bCs/>
          <w:sz w:val="22"/>
          <w:szCs w:val="22"/>
        </w:rPr>
      </w:pPr>
    </w:p>
    <w:p w14:paraId="1F4554E4" w14:textId="77777777" w:rsidR="00C41BF9" w:rsidRPr="00C41BF9" w:rsidRDefault="00C41BF9" w:rsidP="00C41BF9">
      <w:pPr>
        <w:spacing w:line="259" w:lineRule="auto"/>
        <w:rPr>
          <w:rFonts w:ascii="Gill Sans Nova" w:eastAsia="Calibri" w:hAnsi="Gill Sans Nova" w:cs="Arial"/>
          <w:b/>
          <w:bCs/>
          <w:sz w:val="22"/>
          <w:szCs w:val="22"/>
        </w:rPr>
      </w:pPr>
    </w:p>
    <w:p w14:paraId="41D672A3" w14:textId="77777777" w:rsidR="00C41BF9" w:rsidRPr="00C41BF9" w:rsidRDefault="00C41BF9" w:rsidP="00C41BF9">
      <w:pPr>
        <w:spacing w:line="259" w:lineRule="auto"/>
        <w:rPr>
          <w:rFonts w:ascii="Gill Sans Nova" w:eastAsia="Calibri" w:hAnsi="Gill Sans Nova" w:cs="Arial"/>
          <w:b/>
          <w:bCs/>
          <w:sz w:val="22"/>
          <w:szCs w:val="22"/>
        </w:rPr>
      </w:pPr>
    </w:p>
    <w:p w14:paraId="5AF8BFD0" w14:textId="77777777" w:rsidR="00C41BF9" w:rsidRPr="00C41BF9" w:rsidRDefault="00C41BF9" w:rsidP="00C41BF9">
      <w:pPr>
        <w:spacing w:line="259" w:lineRule="auto"/>
        <w:rPr>
          <w:rFonts w:ascii="Gill Sans Nova" w:eastAsia="Calibri" w:hAnsi="Gill Sans Nova" w:cs="Arial"/>
          <w:b/>
          <w:bCs/>
          <w:sz w:val="22"/>
          <w:szCs w:val="22"/>
        </w:rPr>
      </w:pPr>
    </w:p>
    <w:p w14:paraId="13E37E49" w14:textId="77777777" w:rsidR="00C41BF9" w:rsidRPr="00C41BF9" w:rsidRDefault="00C41BF9" w:rsidP="00C41BF9">
      <w:pPr>
        <w:spacing w:line="259" w:lineRule="auto"/>
        <w:rPr>
          <w:rFonts w:ascii="Gill Sans Nova" w:eastAsia="Calibri" w:hAnsi="Gill Sans Nova" w:cs="Arial"/>
          <w:b/>
          <w:bCs/>
          <w:sz w:val="22"/>
          <w:szCs w:val="22"/>
        </w:rPr>
      </w:pPr>
    </w:p>
    <w:p w14:paraId="19706354" w14:textId="77777777" w:rsidR="00C41BF9" w:rsidRPr="00C41BF9" w:rsidRDefault="00C41BF9" w:rsidP="00C41BF9">
      <w:pPr>
        <w:spacing w:line="259" w:lineRule="auto"/>
        <w:rPr>
          <w:rFonts w:ascii="Gill Sans Nova" w:eastAsia="Calibri" w:hAnsi="Gill Sans Nova" w:cs="Arial"/>
        </w:rPr>
      </w:pPr>
    </w:p>
    <w:p w14:paraId="079F58D3"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rPr>
        <w:t xml:space="preserve">References </w:t>
      </w:r>
    </w:p>
    <w:p w14:paraId="071F38D3"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rPr>
        <w:t>5 Key Steps to Prepare for ESG Disclosure Regulations. https://www.yarooms.com/blog/5-key-steps-to-prepare-for-esg-disclosure-regulations</w:t>
      </w:r>
    </w:p>
    <w:p w14:paraId="53D3A389"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 xml:space="preserve">NEC named to the CDP "A-List" for advanced Climate Change and Water Security initiatives: Press Releases | NEC. </w:t>
      </w:r>
      <w:hyperlink r:id="rId25" w:history="1">
        <w:r w:rsidRPr="00C41BF9">
          <w:rPr>
            <w:rFonts w:ascii="Gill Sans Nova" w:eastAsia="Calibri" w:hAnsi="Gill Sans Nova" w:cs="Arial"/>
            <w:b/>
            <w:bCs/>
            <w:color w:val="0563C1"/>
            <w:u w:val="single"/>
          </w:rPr>
          <w:t>https://www.nec.com/en/press/202002/global_20200205_03.html</w:t>
        </w:r>
      </w:hyperlink>
      <w:r w:rsidRPr="00C41BF9">
        <w:rPr>
          <w:rFonts w:ascii="Gill Sans Nova" w:eastAsia="Calibri" w:hAnsi="Gill Sans Nova" w:cs="Arial"/>
          <w:b/>
          <w:bCs/>
        </w:rPr>
        <w:t xml:space="preserve"> </w:t>
      </w:r>
    </w:p>
    <w:p w14:paraId="7935910A"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rPr>
        <w:t xml:space="preserve">Bloomberg Intelligence. (2023). </w:t>
      </w:r>
      <w:r w:rsidRPr="00C41BF9">
        <w:rPr>
          <w:rFonts w:ascii="Gill Sans Nova" w:eastAsia="Calibri" w:hAnsi="Gill Sans Nova" w:cs="Arial"/>
          <w:i/>
          <w:iCs/>
        </w:rPr>
        <w:t>ESG Market Outlook: 2023 Investment Trends</w:t>
      </w:r>
      <w:r w:rsidRPr="00C41BF9">
        <w:rPr>
          <w:rFonts w:ascii="Gill Sans Nova" w:eastAsia="Calibri" w:hAnsi="Gill Sans Nova" w:cs="Arial"/>
        </w:rPr>
        <w:t xml:space="preserve">. Bloomberg. Retrieved from </w:t>
      </w:r>
      <w:hyperlink r:id="rId26" w:tgtFrame="_new" w:history="1">
        <w:r w:rsidRPr="00C41BF9">
          <w:rPr>
            <w:rFonts w:ascii="Gill Sans Nova" w:eastAsia="Calibri" w:hAnsi="Gill Sans Nova" w:cs="Arial"/>
            <w:color w:val="0563C1"/>
            <w:u w:val="single"/>
          </w:rPr>
          <w:t>https://www.bloomberg.com</w:t>
        </w:r>
      </w:hyperlink>
    </w:p>
    <w:p w14:paraId="170A1769"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rPr>
        <w:t xml:space="preserve">BlackRock. (2023). </w:t>
      </w:r>
      <w:r w:rsidRPr="00C41BF9">
        <w:rPr>
          <w:rFonts w:ascii="Gill Sans Nova" w:eastAsia="Calibri" w:hAnsi="Gill Sans Nova" w:cs="Arial"/>
          <w:i/>
          <w:iCs/>
        </w:rPr>
        <w:t>Global Investor Pulse Survey: ESG Insights</w:t>
      </w:r>
      <w:r w:rsidRPr="00C41BF9">
        <w:rPr>
          <w:rFonts w:ascii="Gill Sans Nova" w:eastAsia="Calibri" w:hAnsi="Gill Sans Nova" w:cs="Arial"/>
        </w:rPr>
        <w:t xml:space="preserve">. BlackRock Inc. Retrieved from </w:t>
      </w:r>
      <w:hyperlink r:id="rId27" w:tgtFrame="_new" w:history="1">
        <w:r w:rsidRPr="00C41BF9">
          <w:rPr>
            <w:rFonts w:ascii="Gill Sans Nova" w:eastAsia="Calibri" w:hAnsi="Gill Sans Nova" w:cs="Arial"/>
            <w:color w:val="0563C1"/>
            <w:u w:val="single"/>
          </w:rPr>
          <w:t>https://www.blackrock.com</w:t>
        </w:r>
      </w:hyperlink>
    </w:p>
    <w:p w14:paraId="7930C479"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rPr>
        <w:t xml:space="preserve">CDP. (2023). </w:t>
      </w:r>
      <w:r w:rsidRPr="00C41BF9">
        <w:rPr>
          <w:rFonts w:ascii="Gill Sans Nova" w:eastAsia="Calibri" w:hAnsi="Gill Sans Nova" w:cs="Arial"/>
          <w:i/>
          <w:iCs/>
        </w:rPr>
        <w:t>Scoring Introduction and Methodology Report</w:t>
      </w:r>
      <w:r w:rsidRPr="00C41BF9">
        <w:rPr>
          <w:rFonts w:ascii="Gill Sans Nova" w:eastAsia="Calibri" w:hAnsi="Gill Sans Nova" w:cs="Arial"/>
        </w:rPr>
        <w:t xml:space="preserve">. Carbon Disclosure Project. Retrieved from </w:t>
      </w:r>
      <w:hyperlink r:id="rId28" w:tgtFrame="_new" w:history="1">
        <w:r w:rsidRPr="00C41BF9">
          <w:rPr>
            <w:rFonts w:ascii="Gill Sans Nova" w:eastAsia="Calibri" w:hAnsi="Gill Sans Nova" w:cs="Arial"/>
            <w:color w:val="0563C1"/>
            <w:u w:val="single"/>
          </w:rPr>
          <w:t>https://www.cdp.net</w:t>
        </w:r>
      </w:hyperlink>
    </w:p>
    <w:p w14:paraId="5EEE5209"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rPr>
        <w:t xml:space="preserve">Deloitte. (2023). </w:t>
      </w:r>
      <w:r w:rsidRPr="00C41BF9">
        <w:rPr>
          <w:rFonts w:ascii="Gill Sans Nova" w:eastAsia="Calibri" w:hAnsi="Gill Sans Nova" w:cs="Arial"/>
          <w:i/>
          <w:iCs/>
        </w:rPr>
        <w:t>Corporate Sustainability Reporting Directive (CSRD): Overview and Compliance Guide</w:t>
      </w:r>
      <w:r w:rsidRPr="00C41BF9">
        <w:rPr>
          <w:rFonts w:ascii="Gill Sans Nova" w:eastAsia="Calibri" w:hAnsi="Gill Sans Nova" w:cs="Arial"/>
        </w:rPr>
        <w:t xml:space="preserve">. Deloitte Insights. Retrieved from </w:t>
      </w:r>
      <w:hyperlink r:id="rId29" w:tgtFrame="_new" w:history="1">
        <w:r w:rsidRPr="00C41BF9">
          <w:rPr>
            <w:rFonts w:ascii="Gill Sans Nova" w:eastAsia="Calibri" w:hAnsi="Gill Sans Nova" w:cs="Arial"/>
            <w:color w:val="0563C1"/>
            <w:u w:val="single"/>
          </w:rPr>
          <w:t>https://www2.deloitte.com</w:t>
        </w:r>
      </w:hyperlink>
    </w:p>
    <w:p w14:paraId="77CE1BAD"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rPr>
        <w:t xml:space="preserve">European Commission. (2023). </w:t>
      </w:r>
      <w:r w:rsidRPr="00C41BF9">
        <w:rPr>
          <w:rFonts w:ascii="Gill Sans Nova" w:eastAsia="Calibri" w:hAnsi="Gill Sans Nova" w:cs="Arial"/>
          <w:i/>
          <w:iCs/>
        </w:rPr>
        <w:t>Corporate Sustainability Reporting Directive (CSRD)</w:t>
      </w:r>
      <w:r w:rsidRPr="00C41BF9">
        <w:rPr>
          <w:rFonts w:ascii="Gill Sans Nova" w:eastAsia="Calibri" w:hAnsi="Gill Sans Nova" w:cs="Arial"/>
        </w:rPr>
        <w:t xml:space="preserve">. European Commission. Retrieved from </w:t>
      </w:r>
      <w:hyperlink r:id="rId30" w:tgtFrame="_new" w:history="1">
        <w:r w:rsidRPr="00C41BF9">
          <w:rPr>
            <w:rFonts w:ascii="Gill Sans Nova" w:eastAsia="Calibri" w:hAnsi="Gill Sans Nova" w:cs="Arial"/>
            <w:color w:val="0563C1"/>
            <w:u w:val="single"/>
          </w:rPr>
          <w:t>https://ec.europa.eu</w:t>
        </w:r>
      </w:hyperlink>
    </w:p>
    <w:p w14:paraId="3908B814"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rPr>
        <w:t xml:space="preserve">EY. (2023). </w:t>
      </w:r>
      <w:r w:rsidRPr="00C41BF9">
        <w:rPr>
          <w:rFonts w:ascii="Gill Sans Nova" w:eastAsia="Calibri" w:hAnsi="Gill Sans Nova" w:cs="Arial"/>
          <w:i/>
          <w:iCs/>
        </w:rPr>
        <w:t>Global Institutional Investor Survey: ESG Perspectives</w:t>
      </w:r>
      <w:r w:rsidRPr="00C41BF9">
        <w:rPr>
          <w:rFonts w:ascii="Gill Sans Nova" w:eastAsia="Calibri" w:hAnsi="Gill Sans Nova" w:cs="Arial"/>
        </w:rPr>
        <w:t xml:space="preserve">. Ernst &amp; Young. Retrieved from </w:t>
      </w:r>
      <w:hyperlink r:id="rId31" w:tgtFrame="_new" w:history="1">
        <w:r w:rsidRPr="00C41BF9">
          <w:rPr>
            <w:rFonts w:ascii="Gill Sans Nova" w:eastAsia="Calibri" w:hAnsi="Gill Sans Nova" w:cs="Arial"/>
            <w:color w:val="0563C1"/>
            <w:u w:val="single"/>
          </w:rPr>
          <w:t>https://www.ey.com</w:t>
        </w:r>
      </w:hyperlink>
    </w:p>
    <w:p w14:paraId="1E8AB767"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rPr>
        <w:t xml:space="preserve">Financial Times. (2023). </w:t>
      </w:r>
      <w:r w:rsidRPr="00C41BF9">
        <w:rPr>
          <w:rFonts w:ascii="Gill Sans Nova" w:eastAsia="Calibri" w:hAnsi="Gill Sans Nova" w:cs="Arial"/>
          <w:i/>
          <w:iCs/>
        </w:rPr>
        <w:t>How Unilever Improved Brand Trust through ESG Disclosures</w:t>
      </w:r>
      <w:r w:rsidRPr="00C41BF9">
        <w:rPr>
          <w:rFonts w:ascii="Gill Sans Nova" w:eastAsia="Calibri" w:hAnsi="Gill Sans Nova" w:cs="Arial"/>
        </w:rPr>
        <w:t xml:space="preserve">. Financial Times. Retrieved from </w:t>
      </w:r>
      <w:hyperlink r:id="rId32" w:tgtFrame="_new" w:history="1">
        <w:r w:rsidRPr="00C41BF9">
          <w:rPr>
            <w:rFonts w:ascii="Gill Sans Nova" w:eastAsia="Calibri" w:hAnsi="Gill Sans Nova" w:cs="Arial"/>
            <w:color w:val="0563C1"/>
            <w:u w:val="single"/>
          </w:rPr>
          <w:t>https://www.ft.com</w:t>
        </w:r>
      </w:hyperlink>
    </w:p>
    <w:p w14:paraId="4AAA9F9E"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rPr>
        <w:t xml:space="preserve">JP Morgan Chase &amp; Co. (2023). </w:t>
      </w:r>
      <w:r w:rsidRPr="00C41BF9">
        <w:rPr>
          <w:rFonts w:ascii="Gill Sans Nova" w:eastAsia="Calibri" w:hAnsi="Gill Sans Nova" w:cs="Arial"/>
          <w:i/>
          <w:iCs/>
        </w:rPr>
        <w:t>Environmental and Social Policy Framework</w:t>
      </w:r>
      <w:r w:rsidRPr="00C41BF9">
        <w:rPr>
          <w:rFonts w:ascii="Gill Sans Nova" w:eastAsia="Calibri" w:hAnsi="Gill Sans Nova" w:cs="Arial"/>
        </w:rPr>
        <w:t xml:space="preserve">. JP Morgan Chase &amp; Co. Retrieved from </w:t>
      </w:r>
      <w:hyperlink r:id="rId33" w:tgtFrame="_new" w:history="1">
        <w:r w:rsidRPr="00C41BF9">
          <w:rPr>
            <w:rFonts w:ascii="Gill Sans Nova" w:eastAsia="Calibri" w:hAnsi="Gill Sans Nova" w:cs="Arial"/>
            <w:color w:val="0563C1"/>
            <w:u w:val="single"/>
          </w:rPr>
          <w:t>https://www.jpmorganchase.com</w:t>
        </w:r>
      </w:hyperlink>
    </w:p>
    <w:p w14:paraId="0EBA48E4"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rPr>
        <w:t xml:space="preserve">Morningstar. (2023). </w:t>
      </w:r>
      <w:r w:rsidRPr="00C41BF9">
        <w:rPr>
          <w:rFonts w:ascii="Gill Sans Nova" w:eastAsia="Calibri" w:hAnsi="Gill Sans Nova" w:cs="Arial"/>
          <w:i/>
          <w:iCs/>
        </w:rPr>
        <w:t>Sustainable Funds Landscape Report</w:t>
      </w:r>
      <w:r w:rsidRPr="00C41BF9">
        <w:rPr>
          <w:rFonts w:ascii="Gill Sans Nova" w:eastAsia="Calibri" w:hAnsi="Gill Sans Nova" w:cs="Arial"/>
        </w:rPr>
        <w:t xml:space="preserve">. Morningstar Inc. Retrieved from </w:t>
      </w:r>
      <w:hyperlink r:id="rId34" w:tgtFrame="_new" w:history="1">
        <w:r w:rsidRPr="00C41BF9">
          <w:rPr>
            <w:rFonts w:ascii="Gill Sans Nova" w:eastAsia="Calibri" w:hAnsi="Gill Sans Nova" w:cs="Arial"/>
            <w:color w:val="0563C1"/>
            <w:u w:val="single"/>
          </w:rPr>
          <w:t>https://www.morningstar.com</w:t>
        </w:r>
      </w:hyperlink>
    </w:p>
    <w:p w14:paraId="1B8B1A2A"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rPr>
        <w:lastRenderedPageBreak/>
        <w:t xml:space="preserve">Shell. (2023). </w:t>
      </w:r>
      <w:r w:rsidRPr="00C41BF9">
        <w:rPr>
          <w:rFonts w:ascii="Gill Sans Nova" w:eastAsia="Calibri" w:hAnsi="Gill Sans Nova" w:cs="Arial"/>
          <w:i/>
          <w:iCs/>
        </w:rPr>
        <w:t>Climate Strategy and TCFD Compliance Report</w:t>
      </w:r>
      <w:r w:rsidRPr="00C41BF9">
        <w:rPr>
          <w:rFonts w:ascii="Gill Sans Nova" w:eastAsia="Calibri" w:hAnsi="Gill Sans Nova" w:cs="Arial"/>
        </w:rPr>
        <w:t xml:space="preserve">. Royal Dutch Shell. Retrieved from </w:t>
      </w:r>
      <w:hyperlink r:id="rId35" w:tgtFrame="_new" w:history="1">
        <w:r w:rsidRPr="00C41BF9">
          <w:rPr>
            <w:rFonts w:ascii="Gill Sans Nova" w:eastAsia="Calibri" w:hAnsi="Gill Sans Nova" w:cs="Arial"/>
            <w:color w:val="0563C1"/>
            <w:u w:val="single"/>
          </w:rPr>
          <w:t>https://www.shell.com</w:t>
        </w:r>
      </w:hyperlink>
    </w:p>
    <w:p w14:paraId="42776DBD"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rPr>
        <w:t xml:space="preserve">Sustainability Accounting Standards Board (SASB). (2023). </w:t>
      </w:r>
      <w:r w:rsidRPr="00C41BF9">
        <w:rPr>
          <w:rFonts w:ascii="Gill Sans Nova" w:eastAsia="Calibri" w:hAnsi="Gill Sans Nova" w:cs="Arial"/>
          <w:i/>
          <w:iCs/>
        </w:rPr>
        <w:t>Industry-Specific Standards and Financial Implications</w:t>
      </w:r>
      <w:r w:rsidRPr="00C41BF9">
        <w:rPr>
          <w:rFonts w:ascii="Gill Sans Nova" w:eastAsia="Calibri" w:hAnsi="Gill Sans Nova" w:cs="Arial"/>
        </w:rPr>
        <w:t xml:space="preserve">. SASB. Retrieved from </w:t>
      </w:r>
      <w:hyperlink r:id="rId36" w:tgtFrame="_new" w:history="1">
        <w:r w:rsidRPr="00C41BF9">
          <w:rPr>
            <w:rFonts w:ascii="Gill Sans Nova" w:eastAsia="Calibri" w:hAnsi="Gill Sans Nova" w:cs="Arial"/>
            <w:color w:val="0563C1"/>
            <w:u w:val="single"/>
          </w:rPr>
          <w:t>https://www.sasb.org</w:t>
        </w:r>
      </w:hyperlink>
    </w:p>
    <w:p w14:paraId="7AB9B323"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rPr>
        <w:t xml:space="preserve">Unilever. (2023). </w:t>
      </w:r>
      <w:r w:rsidRPr="00C41BF9">
        <w:rPr>
          <w:rFonts w:ascii="Gill Sans Nova" w:eastAsia="Calibri" w:hAnsi="Gill Sans Nova" w:cs="Arial"/>
          <w:i/>
          <w:iCs/>
        </w:rPr>
        <w:t>Sustainable Living Plan: ESG Report 2023</w:t>
      </w:r>
      <w:r w:rsidRPr="00C41BF9">
        <w:rPr>
          <w:rFonts w:ascii="Gill Sans Nova" w:eastAsia="Calibri" w:hAnsi="Gill Sans Nova" w:cs="Arial"/>
        </w:rPr>
        <w:t xml:space="preserve">. Unilever. Retrieved from </w:t>
      </w:r>
      <w:hyperlink r:id="rId37" w:tgtFrame="_new" w:history="1">
        <w:r w:rsidRPr="00C41BF9">
          <w:rPr>
            <w:rFonts w:ascii="Gill Sans Nova" w:eastAsia="Calibri" w:hAnsi="Gill Sans Nova" w:cs="Arial"/>
            <w:color w:val="0563C1"/>
            <w:u w:val="single"/>
          </w:rPr>
          <w:t>https://www.unilever.com</w:t>
        </w:r>
      </w:hyperlink>
    </w:p>
    <w:p w14:paraId="411A50DB"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rPr>
        <w:t xml:space="preserve">United Nations Global Compact. (2023). </w:t>
      </w:r>
      <w:r w:rsidRPr="00C41BF9">
        <w:rPr>
          <w:rFonts w:ascii="Gill Sans Nova" w:eastAsia="Calibri" w:hAnsi="Gill Sans Nova" w:cs="Arial"/>
          <w:i/>
          <w:iCs/>
        </w:rPr>
        <w:t>Danone and SDG Alignment: A Case Study</w:t>
      </w:r>
      <w:r w:rsidRPr="00C41BF9">
        <w:rPr>
          <w:rFonts w:ascii="Gill Sans Nova" w:eastAsia="Calibri" w:hAnsi="Gill Sans Nova" w:cs="Arial"/>
        </w:rPr>
        <w:t xml:space="preserve">. United Nations. Retrieved from </w:t>
      </w:r>
      <w:hyperlink r:id="rId38" w:tgtFrame="_new" w:history="1">
        <w:r w:rsidRPr="00C41BF9">
          <w:rPr>
            <w:rFonts w:ascii="Gill Sans Nova" w:eastAsia="Calibri" w:hAnsi="Gill Sans Nova" w:cs="Arial"/>
            <w:color w:val="0563C1"/>
            <w:u w:val="single"/>
          </w:rPr>
          <w:t>https://www.unglobalcompact.org</w:t>
        </w:r>
      </w:hyperlink>
    </w:p>
    <w:p w14:paraId="299CC73D"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rPr>
        <w:t xml:space="preserve">U.S. Securities and Exchange Commission (SEC). (2023). </w:t>
      </w:r>
      <w:r w:rsidRPr="00C41BF9">
        <w:rPr>
          <w:rFonts w:ascii="Gill Sans Nova" w:eastAsia="Calibri" w:hAnsi="Gill Sans Nova" w:cs="Arial"/>
          <w:i/>
          <w:iCs/>
        </w:rPr>
        <w:t>SEC Proposal for Climate-Related Disclosures</w:t>
      </w:r>
      <w:r w:rsidRPr="00C41BF9">
        <w:rPr>
          <w:rFonts w:ascii="Gill Sans Nova" w:eastAsia="Calibri" w:hAnsi="Gill Sans Nova" w:cs="Arial"/>
        </w:rPr>
        <w:t xml:space="preserve">. U.S. Securities and Exchange Commission. Retrieved from </w:t>
      </w:r>
      <w:hyperlink r:id="rId39" w:tgtFrame="_new" w:history="1">
        <w:r w:rsidRPr="00C41BF9">
          <w:rPr>
            <w:rFonts w:ascii="Gill Sans Nova" w:eastAsia="Calibri" w:hAnsi="Gill Sans Nova" w:cs="Arial"/>
            <w:color w:val="0563C1"/>
            <w:u w:val="single"/>
          </w:rPr>
          <w:t>https://www.sec.gov</w:t>
        </w:r>
      </w:hyperlink>
    </w:p>
    <w:p w14:paraId="7E94354A"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rPr>
        <w:t xml:space="preserve">Yarooms. (2023). </w:t>
      </w:r>
      <w:r w:rsidRPr="00C41BF9">
        <w:rPr>
          <w:rFonts w:ascii="Gill Sans Nova" w:eastAsia="Calibri" w:hAnsi="Gill Sans Nova" w:cs="Arial"/>
          <w:i/>
          <w:iCs/>
        </w:rPr>
        <w:t>5 Key Steps to Prepare for ESG Disclosure Regulations</w:t>
      </w:r>
      <w:r w:rsidRPr="00C41BF9">
        <w:rPr>
          <w:rFonts w:ascii="Gill Sans Nova" w:eastAsia="Calibri" w:hAnsi="Gill Sans Nova" w:cs="Arial"/>
        </w:rPr>
        <w:t xml:space="preserve">. Yarooms Blog. Retrieved from </w:t>
      </w:r>
      <w:hyperlink r:id="rId40" w:tgtFrame="_new" w:history="1">
        <w:r w:rsidRPr="00C41BF9">
          <w:rPr>
            <w:rFonts w:ascii="Gill Sans Nova" w:eastAsia="Calibri" w:hAnsi="Gill Sans Nova" w:cs="Arial"/>
            <w:color w:val="0563C1"/>
            <w:u w:val="single"/>
          </w:rPr>
          <w:t>https://www.yarooms.com/blog/5-key-steps-to-prepare-for-esg-disclosure-regulations</w:t>
        </w:r>
      </w:hyperlink>
    </w:p>
    <w:p w14:paraId="16CD58B0" w14:textId="77777777" w:rsidR="00C41BF9" w:rsidRPr="00C41BF9" w:rsidRDefault="00C41BF9" w:rsidP="00C41BF9">
      <w:pPr>
        <w:spacing w:line="259" w:lineRule="auto"/>
        <w:rPr>
          <w:rFonts w:ascii="Gill Sans Nova" w:eastAsia="Calibri" w:hAnsi="Gill Sans Nova" w:cs="Arial"/>
        </w:rPr>
      </w:pPr>
    </w:p>
    <w:p w14:paraId="5ED014B4" w14:textId="77777777" w:rsidR="00C41BF9" w:rsidRPr="00C41BF9" w:rsidRDefault="00C41BF9" w:rsidP="00C41BF9">
      <w:pPr>
        <w:spacing w:line="259" w:lineRule="auto"/>
        <w:rPr>
          <w:rFonts w:ascii="Gill Sans Nova" w:eastAsia="Calibri" w:hAnsi="Gill Sans Nova" w:cs="Arial"/>
        </w:rPr>
      </w:pPr>
    </w:p>
    <w:p w14:paraId="6FB72324" w14:textId="77777777" w:rsidR="00C41BF9" w:rsidRPr="00C41BF9" w:rsidRDefault="00C41BF9" w:rsidP="00C41BF9">
      <w:pPr>
        <w:spacing w:line="259" w:lineRule="auto"/>
        <w:rPr>
          <w:rFonts w:ascii="Gill Sans Nova" w:eastAsia="Calibri" w:hAnsi="Gill Sans Nova" w:cs="Arial"/>
          <w:sz w:val="22"/>
          <w:szCs w:val="22"/>
        </w:rPr>
      </w:pPr>
    </w:p>
    <w:p w14:paraId="5FCC0F8A" w14:textId="77777777" w:rsidR="00C41BF9" w:rsidRPr="00C41BF9" w:rsidRDefault="00C41BF9" w:rsidP="00C41BF9">
      <w:pPr>
        <w:spacing w:line="259" w:lineRule="auto"/>
        <w:rPr>
          <w:rFonts w:ascii="Gill Sans Nova" w:eastAsia="Calibri" w:hAnsi="Gill Sans Nova" w:cs="Arial"/>
          <w:sz w:val="22"/>
          <w:szCs w:val="22"/>
        </w:rPr>
      </w:pPr>
    </w:p>
    <w:p w14:paraId="327D1DE4" w14:textId="77777777" w:rsidR="00C41BF9" w:rsidRPr="00C41BF9" w:rsidRDefault="00C41BF9" w:rsidP="00C41BF9">
      <w:pPr>
        <w:spacing w:line="259" w:lineRule="auto"/>
        <w:rPr>
          <w:rFonts w:ascii="Gill Sans Nova" w:eastAsia="Calibri" w:hAnsi="Gill Sans Nova" w:cs="Arial"/>
          <w:sz w:val="22"/>
          <w:szCs w:val="22"/>
        </w:rPr>
      </w:pPr>
    </w:p>
    <w:p w14:paraId="04F077DE" w14:textId="77777777" w:rsidR="00C41BF9" w:rsidRPr="00C41BF9" w:rsidRDefault="00C41BF9" w:rsidP="00C41BF9">
      <w:pPr>
        <w:spacing w:line="259" w:lineRule="auto"/>
        <w:rPr>
          <w:rFonts w:ascii="Gill Sans Nova" w:eastAsia="Calibri" w:hAnsi="Gill Sans Nova" w:cs="Arial"/>
          <w:sz w:val="22"/>
          <w:szCs w:val="22"/>
        </w:rPr>
      </w:pPr>
    </w:p>
    <w:p w14:paraId="1833306E" w14:textId="77777777" w:rsidR="00C41BF9" w:rsidRPr="00C41BF9" w:rsidRDefault="00C41BF9" w:rsidP="00C41BF9">
      <w:pPr>
        <w:spacing w:line="259" w:lineRule="auto"/>
        <w:rPr>
          <w:rFonts w:ascii="Gill Sans Nova" w:eastAsia="Calibri" w:hAnsi="Gill Sans Nova" w:cs="Arial"/>
          <w:sz w:val="22"/>
          <w:szCs w:val="22"/>
        </w:rPr>
      </w:pPr>
    </w:p>
    <w:p w14:paraId="7ED5A8F3" w14:textId="77777777" w:rsidR="00C41BF9" w:rsidRPr="00C41BF9" w:rsidRDefault="00C41BF9" w:rsidP="00C41BF9">
      <w:pPr>
        <w:spacing w:line="259" w:lineRule="auto"/>
        <w:rPr>
          <w:rFonts w:ascii="Gill Sans Nova" w:eastAsia="Calibri" w:hAnsi="Gill Sans Nova" w:cs="Arial"/>
          <w:sz w:val="22"/>
          <w:szCs w:val="22"/>
        </w:rPr>
      </w:pPr>
    </w:p>
    <w:p w14:paraId="65BF6CEF" w14:textId="77777777" w:rsidR="00C41BF9" w:rsidRPr="00C41BF9" w:rsidRDefault="00C41BF9" w:rsidP="00C41BF9">
      <w:pPr>
        <w:spacing w:line="259" w:lineRule="auto"/>
        <w:rPr>
          <w:rFonts w:ascii="Gill Sans Nova" w:eastAsia="Calibri" w:hAnsi="Gill Sans Nova" w:cs="Arial"/>
          <w:sz w:val="22"/>
          <w:szCs w:val="22"/>
        </w:rPr>
      </w:pPr>
    </w:p>
    <w:p w14:paraId="7BC2F3FF" w14:textId="77777777" w:rsidR="00C41BF9" w:rsidRPr="00C41BF9" w:rsidRDefault="00C41BF9" w:rsidP="00C41BF9">
      <w:pPr>
        <w:spacing w:line="259" w:lineRule="auto"/>
        <w:rPr>
          <w:rFonts w:ascii="Gill Sans Nova" w:eastAsia="Calibri" w:hAnsi="Gill Sans Nova" w:cs="Arial"/>
          <w:sz w:val="22"/>
          <w:szCs w:val="22"/>
        </w:rPr>
      </w:pPr>
    </w:p>
    <w:p w14:paraId="0117826A" w14:textId="77777777" w:rsidR="00C41BF9" w:rsidRPr="00C41BF9" w:rsidRDefault="00C41BF9" w:rsidP="00C41BF9">
      <w:pPr>
        <w:spacing w:line="259" w:lineRule="auto"/>
        <w:rPr>
          <w:rFonts w:ascii="Gill Sans Nova" w:eastAsia="Calibri" w:hAnsi="Gill Sans Nova" w:cs="Arial"/>
          <w:sz w:val="22"/>
          <w:szCs w:val="22"/>
        </w:rPr>
      </w:pPr>
    </w:p>
    <w:p w14:paraId="7DF2CAE3" w14:textId="77777777" w:rsidR="00C41BF9" w:rsidRPr="00C41BF9" w:rsidRDefault="00C41BF9" w:rsidP="00C41BF9">
      <w:pPr>
        <w:spacing w:line="259" w:lineRule="auto"/>
        <w:rPr>
          <w:rFonts w:ascii="Gill Sans Nova" w:eastAsia="Calibri" w:hAnsi="Gill Sans Nova" w:cs="Arial"/>
          <w:sz w:val="22"/>
          <w:szCs w:val="22"/>
        </w:rPr>
      </w:pPr>
    </w:p>
    <w:p w14:paraId="665E5103" w14:textId="77777777" w:rsidR="00C41BF9" w:rsidRPr="00C41BF9" w:rsidRDefault="00C41BF9" w:rsidP="00C41BF9">
      <w:pPr>
        <w:spacing w:line="259" w:lineRule="auto"/>
        <w:rPr>
          <w:rFonts w:ascii="Gill Sans Nova" w:eastAsia="Calibri" w:hAnsi="Gill Sans Nova" w:cs="Arial"/>
          <w:sz w:val="22"/>
          <w:szCs w:val="22"/>
        </w:rPr>
      </w:pPr>
    </w:p>
    <w:p w14:paraId="4B56D0B5" w14:textId="77777777" w:rsidR="00C41BF9" w:rsidRPr="00C41BF9" w:rsidRDefault="00C41BF9" w:rsidP="00C41BF9">
      <w:pPr>
        <w:spacing w:line="259" w:lineRule="auto"/>
        <w:rPr>
          <w:rFonts w:ascii="Gill Sans Nova" w:eastAsia="Calibri" w:hAnsi="Gill Sans Nova" w:cs="Arial"/>
          <w:sz w:val="22"/>
          <w:szCs w:val="22"/>
        </w:rPr>
      </w:pPr>
    </w:p>
    <w:p w14:paraId="5C9189D1" w14:textId="77777777" w:rsidR="00C41BF9" w:rsidRPr="00C41BF9" w:rsidRDefault="00C41BF9" w:rsidP="00C41BF9">
      <w:pPr>
        <w:spacing w:line="259" w:lineRule="auto"/>
        <w:rPr>
          <w:rFonts w:ascii="Gill Sans Nova" w:eastAsia="Calibri" w:hAnsi="Gill Sans Nova" w:cs="Arial"/>
          <w:sz w:val="22"/>
          <w:szCs w:val="22"/>
        </w:rPr>
      </w:pPr>
    </w:p>
    <w:p w14:paraId="5660FD80" w14:textId="77777777" w:rsidR="00C41BF9" w:rsidRPr="00C41BF9" w:rsidRDefault="00C41BF9" w:rsidP="00C41BF9">
      <w:pPr>
        <w:spacing w:line="259" w:lineRule="auto"/>
        <w:rPr>
          <w:rFonts w:ascii="Gill Sans Nova" w:eastAsia="Calibri" w:hAnsi="Gill Sans Nova" w:cs="Arial"/>
          <w:sz w:val="22"/>
          <w:szCs w:val="22"/>
        </w:rPr>
      </w:pPr>
    </w:p>
    <w:p w14:paraId="61EA0AE3" w14:textId="77777777" w:rsidR="00C41BF9" w:rsidRPr="00C41BF9" w:rsidRDefault="00C41BF9" w:rsidP="00C41BF9">
      <w:pPr>
        <w:spacing w:line="259" w:lineRule="auto"/>
        <w:rPr>
          <w:rFonts w:ascii="Gill Sans Nova" w:eastAsia="Calibri" w:hAnsi="Gill Sans Nova" w:cs="Arial"/>
          <w:sz w:val="22"/>
          <w:szCs w:val="22"/>
        </w:rPr>
      </w:pPr>
    </w:p>
    <w:p w14:paraId="6AB09C2D" w14:textId="77777777" w:rsidR="00C41BF9" w:rsidRPr="00C41BF9" w:rsidRDefault="00C41BF9" w:rsidP="00C41BF9">
      <w:pPr>
        <w:spacing w:line="259" w:lineRule="auto"/>
        <w:rPr>
          <w:rFonts w:ascii="Gill Sans Nova" w:eastAsia="Calibri" w:hAnsi="Gill Sans Nova" w:cs="Arial"/>
          <w:sz w:val="22"/>
          <w:szCs w:val="22"/>
        </w:rPr>
      </w:pPr>
    </w:p>
    <w:p w14:paraId="146451E7" w14:textId="77777777" w:rsidR="00C41BF9" w:rsidRPr="00C41BF9" w:rsidRDefault="00C41BF9" w:rsidP="00C41BF9">
      <w:pPr>
        <w:spacing w:line="259" w:lineRule="auto"/>
        <w:rPr>
          <w:rFonts w:ascii="Gill Sans Nova" w:eastAsia="Calibri" w:hAnsi="Gill Sans Nova" w:cs="Arial"/>
          <w:sz w:val="22"/>
          <w:szCs w:val="22"/>
        </w:rPr>
      </w:pPr>
    </w:p>
    <w:p w14:paraId="67A6BF71" w14:textId="77777777" w:rsidR="00C41BF9" w:rsidRPr="00C41BF9" w:rsidRDefault="00C41BF9" w:rsidP="00C41BF9">
      <w:pPr>
        <w:spacing w:line="259" w:lineRule="auto"/>
        <w:rPr>
          <w:rFonts w:ascii="Gill Sans Nova" w:eastAsia="Calibri" w:hAnsi="Gill Sans Nova" w:cs="Arial"/>
          <w:sz w:val="22"/>
          <w:szCs w:val="22"/>
        </w:rPr>
      </w:pPr>
    </w:p>
    <w:p w14:paraId="030B388F" w14:textId="77777777" w:rsidR="00C41BF9" w:rsidRPr="00C41BF9" w:rsidRDefault="00C41BF9" w:rsidP="00C41BF9">
      <w:pPr>
        <w:spacing w:line="259" w:lineRule="auto"/>
        <w:rPr>
          <w:rFonts w:ascii="Gill Sans Nova" w:eastAsia="Calibri" w:hAnsi="Gill Sans Nova" w:cs="Arial"/>
          <w:sz w:val="22"/>
          <w:szCs w:val="22"/>
        </w:rPr>
      </w:pPr>
    </w:p>
    <w:p w14:paraId="608565A4" w14:textId="77777777" w:rsidR="00C41BF9" w:rsidRPr="00C41BF9" w:rsidRDefault="00C41BF9" w:rsidP="00C41BF9">
      <w:pPr>
        <w:spacing w:line="259" w:lineRule="auto"/>
        <w:rPr>
          <w:rFonts w:ascii="Gill Sans Nova" w:eastAsia="Calibri" w:hAnsi="Gill Sans Nova" w:cs="Arial"/>
          <w:sz w:val="22"/>
          <w:szCs w:val="22"/>
        </w:rPr>
      </w:pPr>
    </w:p>
    <w:p w14:paraId="78993E69" w14:textId="77777777" w:rsidR="00C41BF9" w:rsidRPr="00C41BF9" w:rsidRDefault="00C41BF9" w:rsidP="00C41BF9">
      <w:pPr>
        <w:spacing w:line="259" w:lineRule="auto"/>
        <w:rPr>
          <w:rFonts w:ascii="Gill Sans Nova" w:eastAsia="Calibri" w:hAnsi="Gill Sans Nova" w:cs="Arial"/>
          <w:sz w:val="22"/>
          <w:szCs w:val="22"/>
        </w:rPr>
      </w:pPr>
    </w:p>
    <w:p w14:paraId="29FC4053" w14:textId="77777777" w:rsidR="00C41BF9" w:rsidRPr="00C41BF9" w:rsidRDefault="00C41BF9" w:rsidP="00C41BF9">
      <w:pPr>
        <w:spacing w:line="259" w:lineRule="auto"/>
        <w:rPr>
          <w:rFonts w:ascii="Gill Sans Nova" w:eastAsia="Calibri" w:hAnsi="Gill Sans Nova" w:cs="Arial"/>
        </w:rPr>
      </w:pPr>
    </w:p>
    <w:p w14:paraId="4D3C857F"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Appendix A: Comprehensive Comparison of Major ESG Reporting Frameworks</w:t>
      </w:r>
    </w:p>
    <w:tbl>
      <w:tblPr>
        <w:tblStyle w:val="TableGrid"/>
        <w:tblW w:w="0" w:type="auto"/>
        <w:tblLook w:val="04A0" w:firstRow="1" w:lastRow="0" w:firstColumn="1" w:lastColumn="0" w:noHBand="0" w:noVBand="1"/>
      </w:tblPr>
      <w:tblGrid>
        <w:gridCol w:w="1282"/>
        <w:gridCol w:w="1405"/>
        <w:gridCol w:w="1319"/>
        <w:gridCol w:w="1294"/>
        <w:gridCol w:w="1326"/>
        <w:gridCol w:w="1255"/>
        <w:gridCol w:w="1469"/>
      </w:tblGrid>
      <w:tr w:rsidR="00C41BF9" w:rsidRPr="00C41BF9" w14:paraId="4BBC8C7A" w14:textId="77777777" w:rsidTr="00CA10F7">
        <w:tc>
          <w:tcPr>
            <w:tcW w:w="0" w:type="auto"/>
            <w:hideMark/>
          </w:tcPr>
          <w:p w14:paraId="25DA2EB5" w14:textId="77777777" w:rsidR="00C41BF9" w:rsidRPr="00C41BF9" w:rsidRDefault="00C41BF9" w:rsidP="00C41BF9">
            <w:pPr>
              <w:rPr>
                <w:rFonts w:ascii="Gill Sans Nova" w:eastAsia="Calibri" w:hAnsi="Gill Sans Nova" w:cs="Arial"/>
                <w:b/>
                <w:bCs/>
              </w:rPr>
            </w:pPr>
            <w:r w:rsidRPr="00C41BF9">
              <w:rPr>
                <w:rFonts w:ascii="Gill Sans Nova" w:eastAsia="Calibri" w:hAnsi="Gill Sans Nova" w:cs="Arial"/>
                <w:b/>
                <w:bCs/>
              </w:rPr>
              <w:t>Aspect</w:t>
            </w:r>
          </w:p>
        </w:tc>
        <w:tc>
          <w:tcPr>
            <w:tcW w:w="0" w:type="auto"/>
            <w:hideMark/>
          </w:tcPr>
          <w:p w14:paraId="3E3E99DD" w14:textId="77777777" w:rsidR="00C41BF9" w:rsidRPr="00C41BF9" w:rsidRDefault="00C41BF9" w:rsidP="00C41BF9">
            <w:pPr>
              <w:rPr>
                <w:rFonts w:ascii="Gill Sans Nova" w:eastAsia="Calibri" w:hAnsi="Gill Sans Nova" w:cs="Arial"/>
                <w:b/>
                <w:bCs/>
              </w:rPr>
            </w:pPr>
            <w:r w:rsidRPr="00C41BF9">
              <w:rPr>
                <w:rFonts w:ascii="Gill Sans Nova" w:eastAsia="Calibri" w:hAnsi="Gill Sans Nova" w:cs="Arial"/>
                <w:b/>
                <w:bCs/>
              </w:rPr>
              <w:t>Global Reporting Initiative (GRI)</w:t>
            </w:r>
          </w:p>
        </w:tc>
        <w:tc>
          <w:tcPr>
            <w:tcW w:w="0" w:type="auto"/>
            <w:hideMark/>
          </w:tcPr>
          <w:p w14:paraId="02A19166" w14:textId="77777777" w:rsidR="00C41BF9" w:rsidRPr="00C41BF9" w:rsidRDefault="00C41BF9" w:rsidP="00C41BF9">
            <w:pPr>
              <w:rPr>
                <w:rFonts w:ascii="Gill Sans Nova" w:eastAsia="Calibri" w:hAnsi="Gill Sans Nova" w:cs="Arial"/>
                <w:b/>
                <w:bCs/>
              </w:rPr>
            </w:pPr>
            <w:r w:rsidRPr="00C41BF9">
              <w:rPr>
                <w:rFonts w:ascii="Gill Sans Nova" w:eastAsia="Calibri" w:hAnsi="Gill Sans Nova" w:cs="Arial"/>
                <w:b/>
                <w:bCs/>
              </w:rPr>
              <w:t>Sustainability Accounting Standards Board (SASB)</w:t>
            </w:r>
          </w:p>
        </w:tc>
        <w:tc>
          <w:tcPr>
            <w:tcW w:w="0" w:type="auto"/>
            <w:hideMark/>
          </w:tcPr>
          <w:p w14:paraId="0B53AEEE" w14:textId="77777777" w:rsidR="00C41BF9" w:rsidRPr="00C41BF9" w:rsidRDefault="00C41BF9" w:rsidP="00C41BF9">
            <w:pPr>
              <w:rPr>
                <w:rFonts w:ascii="Gill Sans Nova" w:eastAsia="Calibri" w:hAnsi="Gill Sans Nova" w:cs="Arial"/>
                <w:b/>
                <w:bCs/>
              </w:rPr>
            </w:pPr>
            <w:r w:rsidRPr="00C41BF9">
              <w:rPr>
                <w:rFonts w:ascii="Gill Sans Nova" w:eastAsia="Calibri" w:hAnsi="Gill Sans Nova" w:cs="Arial"/>
                <w:b/>
                <w:bCs/>
              </w:rPr>
              <w:t>Task Force on Climate-related Financial Disclosures (TCFD)</w:t>
            </w:r>
          </w:p>
        </w:tc>
        <w:tc>
          <w:tcPr>
            <w:tcW w:w="0" w:type="auto"/>
            <w:hideMark/>
          </w:tcPr>
          <w:p w14:paraId="246A8EC5" w14:textId="77777777" w:rsidR="00C41BF9" w:rsidRPr="00C41BF9" w:rsidRDefault="00C41BF9" w:rsidP="00C41BF9">
            <w:pPr>
              <w:rPr>
                <w:rFonts w:ascii="Gill Sans Nova" w:eastAsia="Calibri" w:hAnsi="Gill Sans Nova" w:cs="Arial"/>
                <w:b/>
                <w:bCs/>
              </w:rPr>
            </w:pPr>
            <w:r w:rsidRPr="00C41BF9">
              <w:rPr>
                <w:rFonts w:ascii="Gill Sans Nova" w:eastAsia="Calibri" w:hAnsi="Gill Sans Nova" w:cs="Arial"/>
                <w:b/>
                <w:bCs/>
              </w:rPr>
              <w:t>Carbon Disclosure Project (CDP)</w:t>
            </w:r>
          </w:p>
        </w:tc>
        <w:tc>
          <w:tcPr>
            <w:tcW w:w="0" w:type="auto"/>
            <w:hideMark/>
          </w:tcPr>
          <w:p w14:paraId="26F3EFC7" w14:textId="77777777" w:rsidR="00C41BF9" w:rsidRPr="00C41BF9" w:rsidRDefault="00C41BF9" w:rsidP="00C41BF9">
            <w:pPr>
              <w:rPr>
                <w:rFonts w:ascii="Gill Sans Nova" w:eastAsia="Calibri" w:hAnsi="Gill Sans Nova" w:cs="Arial"/>
                <w:b/>
                <w:bCs/>
              </w:rPr>
            </w:pPr>
            <w:r w:rsidRPr="00C41BF9">
              <w:rPr>
                <w:rFonts w:ascii="Gill Sans Nova" w:eastAsia="Calibri" w:hAnsi="Gill Sans Nova" w:cs="Arial"/>
                <w:b/>
                <w:bCs/>
              </w:rPr>
              <w:t>United Nations Sustainable Development Goals (SDGs)</w:t>
            </w:r>
          </w:p>
        </w:tc>
        <w:tc>
          <w:tcPr>
            <w:tcW w:w="0" w:type="auto"/>
            <w:hideMark/>
          </w:tcPr>
          <w:p w14:paraId="7742762D" w14:textId="77777777" w:rsidR="00C41BF9" w:rsidRPr="00C41BF9" w:rsidRDefault="00C41BF9" w:rsidP="00C41BF9">
            <w:pPr>
              <w:rPr>
                <w:rFonts w:ascii="Gill Sans Nova" w:eastAsia="Calibri" w:hAnsi="Gill Sans Nova" w:cs="Arial"/>
                <w:b/>
                <w:bCs/>
              </w:rPr>
            </w:pPr>
            <w:r w:rsidRPr="00C41BF9">
              <w:rPr>
                <w:rFonts w:ascii="Gill Sans Nova" w:eastAsia="Calibri" w:hAnsi="Gill Sans Nova" w:cs="Arial"/>
                <w:b/>
                <w:bCs/>
              </w:rPr>
              <w:t>International Integrated Reporting Council (IIRC)</w:t>
            </w:r>
          </w:p>
        </w:tc>
      </w:tr>
      <w:tr w:rsidR="00C41BF9" w:rsidRPr="00C41BF9" w14:paraId="7A8628D9" w14:textId="77777777" w:rsidTr="00CA10F7">
        <w:tc>
          <w:tcPr>
            <w:tcW w:w="0" w:type="auto"/>
            <w:hideMark/>
          </w:tcPr>
          <w:p w14:paraId="1B660AC0"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b/>
                <w:bCs/>
              </w:rPr>
              <w:t>Purpose</w:t>
            </w:r>
          </w:p>
        </w:tc>
        <w:tc>
          <w:tcPr>
            <w:tcW w:w="0" w:type="auto"/>
            <w:hideMark/>
          </w:tcPr>
          <w:p w14:paraId="34B726D7"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To disclose sustainability impacts across economic, environmental, and social dimensions.</w:t>
            </w:r>
          </w:p>
        </w:tc>
        <w:tc>
          <w:tcPr>
            <w:tcW w:w="0" w:type="auto"/>
            <w:hideMark/>
          </w:tcPr>
          <w:p w14:paraId="7159DDB2"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To report financially material ESG issues relevant to investor decision-making, with industry-specific standards.</w:t>
            </w:r>
          </w:p>
        </w:tc>
        <w:tc>
          <w:tcPr>
            <w:tcW w:w="0" w:type="auto"/>
            <w:hideMark/>
          </w:tcPr>
          <w:p w14:paraId="1F9ADC78"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To provide consistent disclosure of climate-related risks and opportunities, focusing on financial impacts.</w:t>
            </w:r>
          </w:p>
        </w:tc>
        <w:tc>
          <w:tcPr>
            <w:tcW w:w="0" w:type="auto"/>
            <w:hideMark/>
          </w:tcPr>
          <w:p w14:paraId="1308A32A"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To measure environmental impacts, specifically focusing on carbon emissions, water security, and forests.</w:t>
            </w:r>
          </w:p>
        </w:tc>
        <w:tc>
          <w:tcPr>
            <w:tcW w:w="0" w:type="auto"/>
            <w:hideMark/>
          </w:tcPr>
          <w:p w14:paraId="4D68453E"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To align corporate activities with global sustainability goals aimed at tackling issues like poverty, inequality, and climate change.</w:t>
            </w:r>
          </w:p>
        </w:tc>
        <w:tc>
          <w:tcPr>
            <w:tcW w:w="0" w:type="auto"/>
            <w:hideMark/>
          </w:tcPr>
          <w:p w14:paraId="34354433"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To create a cohesive, integrated report combining financial and non-financial performance for value creation.</w:t>
            </w:r>
          </w:p>
        </w:tc>
      </w:tr>
      <w:tr w:rsidR="00C41BF9" w:rsidRPr="00C41BF9" w14:paraId="009C8160" w14:textId="77777777" w:rsidTr="00CA10F7">
        <w:tc>
          <w:tcPr>
            <w:tcW w:w="0" w:type="auto"/>
            <w:hideMark/>
          </w:tcPr>
          <w:p w14:paraId="07DA0240"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b/>
                <w:bCs/>
              </w:rPr>
              <w:t>Focus Areas</w:t>
            </w:r>
          </w:p>
        </w:tc>
        <w:tc>
          <w:tcPr>
            <w:tcW w:w="0" w:type="auto"/>
            <w:hideMark/>
          </w:tcPr>
          <w:p w14:paraId="5194F6A3"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Economic, environmental, and social performance.</w:t>
            </w:r>
          </w:p>
        </w:tc>
        <w:tc>
          <w:tcPr>
            <w:tcW w:w="0" w:type="auto"/>
            <w:hideMark/>
          </w:tcPr>
          <w:p w14:paraId="5AC6BD8E"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Financial materiality of sustainability factors, tailored by industry.</w:t>
            </w:r>
          </w:p>
        </w:tc>
        <w:tc>
          <w:tcPr>
            <w:tcW w:w="0" w:type="auto"/>
            <w:hideMark/>
          </w:tcPr>
          <w:p w14:paraId="1562D179"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Climate-related risks and opportunities, focusing on financial stability.</w:t>
            </w:r>
          </w:p>
        </w:tc>
        <w:tc>
          <w:tcPr>
            <w:tcW w:w="0" w:type="auto"/>
            <w:hideMark/>
          </w:tcPr>
          <w:p w14:paraId="0B0ABD1E"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Environmental issues, particularly climate change, water, and deforestation.</w:t>
            </w:r>
          </w:p>
        </w:tc>
        <w:tc>
          <w:tcPr>
            <w:tcW w:w="0" w:type="auto"/>
            <w:hideMark/>
          </w:tcPr>
          <w:p w14:paraId="3605D72E"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Broad global sustainability goals covering social, environmental, and economic </w:t>
            </w:r>
            <w:r w:rsidRPr="00C41BF9">
              <w:rPr>
                <w:rFonts w:ascii="Gill Sans Nova" w:eastAsia="Calibri" w:hAnsi="Gill Sans Nova" w:cs="Arial"/>
              </w:rPr>
              <w:lastRenderedPageBreak/>
              <w:t>development.</w:t>
            </w:r>
          </w:p>
        </w:tc>
        <w:tc>
          <w:tcPr>
            <w:tcW w:w="0" w:type="auto"/>
            <w:hideMark/>
          </w:tcPr>
          <w:p w14:paraId="191CCACB"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lastRenderedPageBreak/>
              <w:t>Value creation over time by integrating governance, strategy, and performance (financial and non-financial).</w:t>
            </w:r>
          </w:p>
        </w:tc>
      </w:tr>
      <w:tr w:rsidR="00C41BF9" w:rsidRPr="00C41BF9" w14:paraId="480B9F66" w14:textId="77777777" w:rsidTr="00CA10F7">
        <w:tc>
          <w:tcPr>
            <w:tcW w:w="0" w:type="auto"/>
            <w:hideMark/>
          </w:tcPr>
          <w:p w14:paraId="0F1BF920"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b/>
                <w:bCs/>
              </w:rPr>
              <w:t>Strengths</w:t>
            </w:r>
          </w:p>
        </w:tc>
        <w:tc>
          <w:tcPr>
            <w:tcW w:w="0" w:type="auto"/>
            <w:hideMark/>
          </w:tcPr>
          <w:p w14:paraId="3F30EB69"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w:t>
            </w:r>
            <w:r w:rsidRPr="00C41BF9">
              <w:rPr>
                <w:rFonts w:ascii="Gill Sans Nova" w:eastAsia="Calibri" w:hAnsi="Gill Sans Nova" w:cs="Arial"/>
                <w:b/>
                <w:bCs/>
              </w:rPr>
              <w:t>Comprehensive Scope</w:t>
            </w:r>
            <w:r w:rsidRPr="00C41BF9">
              <w:rPr>
                <w:rFonts w:ascii="Gill Sans Nova" w:eastAsia="Calibri" w:hAnsi="Gill Sans Nova" w:cs="Arial"/>
              </w:rPr>
              <w:t xml:space="preserve">: Addresses a wide range of sustainability issues. </w:t>
            </w:r>
            <w:r w:rsidRPr="00C41BF9">
              <w:rPr>
                <w:rFonts w:ascii="Gill Sans Nova" w:eastAsia="Calibri" w:hAnsi="Gill Sans Nova" w:cs="Arial"/>
              </w:rPr>
              <w:br/>
              <w:t xml:space="preserve">- </w:t>
            </w:r>
            <w:r w:rsidRPr="00C41BF9">
              <w:rPr>
                <w:rFonts w:ascii="Gill Sans Nova" w:eastAsia="Calibri" w:hAnsi="Gill Sans Nova" w:cs="Arial"/>
                <w:b/>
                <w:bCs/>
              </w:rPr>
              <w:t>Materiality</w:t>
            </w:r>
            <w:r w:rsidRPr="00C41BF9">
              <w:rPr>
                <w:rFonts w:ascii="Gill Sans Nova" w:eastAsia="Calibri" w:hAnsi="Gill Sans Nova" w:cs="Arial"/>
              </w:rPr>
              <w:t xml:space="preserve">: Emphasizes material ESG topics important to stakeholders. </w:t>
            </w:r>
            <w:r w:rsidRPr="00C41BF9">
              <w:rPr>
                <w:rFonts w:ascii="Gill Sans Nova" w:eastAsia="Calibri" w:hAnsi="Gill Sans Nova" w:cs="Arial"/>
              </w:rPr>
              <w:br/>
              <w:t xml:space="preserve">- </w:t>
            </w:r>
            <w:r w:rsidRPr="00C41BF9">
              <w:rPr>
                <w:rFonts w:ascii="Gill Sans Nova" w:eastAsia="Calibri" w:hAnsi="Gill Sans Nova" w:cs="Arial"/>
                <w:b/>
                <w:bCs/>
              </w:rPr>
              <w:t>External Assurance</w:t>
            </w:r>
            <w:r w:rsidRPr="00C41BF9">
              <w:rPr>
                <w:rFonts w:ascii="Gill Sans Nova" w:eastAsia="Calibri" w:hAnsi="Gill Sans Nova" w:cs="Arial"/>
              </w:rPr>
              <w:t>: Encourages third-party verification, enhancing credibility.</w:t>
            </w:r>
          </w:p>
        </w:tc>
        <w:tc>
          <w:tcPr>
            <w:tcW w:w="0" w:type="auto"/>
            <w:hideMark/>
          </w:tcPr>
          <w:p w14:paraId="52C3F59F"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w:t>
            </w:r>
            <w:r w:rsidRPr="00C41BF9">
              <w:rPr>
                <w:rFonts w:ascii="Gill Sans Nova" w:eastAsia="Calibri" w:hAnsi="Gill Sans Nova" w:cs="Arial"/>
                <w:b/>
                <w:bCs/>
              </w:rPr>
              <w:t>Industry-Specific Standards</w:t>
            </w:r>
            <w:r w:rsidRPr="00C41BF9">
              <w:rPr>
                <w:rFonts w:ascii="Gill Sans Nova" w:eastAsia="Calibri" w:hAnsi="Gill Sans Nova" w:cs="Arial"/>
              </w:rPr>
              <w:t xml:space="preserve">: Provides metrics for 77 industries. </w:t>
            </w:r>
            <w:r w:rsidRPr="00C41BF9">
              <w:rPr>
                <w:rFonts w:ascii="Gill Sans Nova" w:eastAsia="Calibri" w:hAnsi="Gill Sans Nova" w:cs="Arial"/>
              </w:rPr>
              <w:br/>
              <w:t xml:space="preserve">- </w:t>
            </w:r>
            <w:r w:rsidRPr="00C41BF9">
              <w:rPr>
                <w:rFonts w:ascii="Gill Sans Nova" w:eastAsia="Calibri" w:hAnsi="Gill Sans Nova" w:cs="Arial"/>
                <w:b/>
                <w:bCs/>
              </w:rPr>
              <w:t>Financial Relevance</w:t>
            </w:r>
            <w:r w:rsidRPr="00C41BF9">
              <w:rPr>
                <w:rFonts w:ascii="Gill Sans Nova" w:eastAsia="Calibri" w:hAnsi="Gill Sans Nova" w:cs="Arial"/>
              </w:rPr>
              <w:t xml:space="preserve">: Focuses on issues that materially affect financial performance. </w:t>
            </w:r>
            <w:r w:rsidRPr="00C41BF9">
              <w:rPr>
                <w:rFonts w:ascii="Gill Sans Nova" w:eastAsia="Calibri" w:hAnsi="Gill Sans Nova" w:cs="Arial"/>
              </w:rPr>
              <w:br/>
              <w:t xml:space="preserve">- </w:t>
            </w:r>
            <w:r w:rsidRPr="00C41BF9">
              <w:rPr>
                <w:rFonts w:ascii="Gill Sans Nova" w:eastAsia="Calibri" w:hAnsi="Gill Sans Nova" w:cs="Arial"/>
                <w:b/>
                <w:bCs/>
              </w:rPr>
              <w:t>Integration</w:t>
            </w:r>
            <w:r w:rsidRPr="00C41BF9">
              <w:rPr>
                <w:rFonts w:ascii="Gill Sans Nova" w:eastAsia="Calibri" w:hAnsi="Gill Sans Nova" w:cs="Arial"/>
              </w:rPr>
              <w:t>: Complements frameworks like GRI.</w:t>
            </w:r>
          </w:p>
        </w:tc>
        <w:tc>
          <w:tcPr>
            <w:tcW w:w="0" w:type="auto"/>
            <w:hideMark/>
          </w:tcPr>
          <w:p w14:paraId="42B2A815"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w:t>
            </w:r>
            <w:r w:rsidRPr="00C41BF9">
              <w:rPr>
                <w:rFonts w:ascii="Gill Sans Nova" w:eastAsia="Calibri" w:hAnsi="Gill Sans Nova" w:cs="Arial"/>
                <w:b/>
                <w:bCs/>
              </w:rPr>
              <w:t>Financial Focus</w:t>
            </w:r>
            <w:r w:rsidRPr="00C41BF9">
              <w:rPr>
                <w:rFonts w:ascii="Gill Sans Nova" w:eastAsia="Calibri" w:hAnsi="Gill Sans Nova" w:cs="Arial"/>
              </w:rPr>
              <w:t xml:space="preserve">: Aligns climate risks with financial implications, enhancing market resilience. </w:t>
            </w:r>
            <w:r w:rsidRPr="00C41BF9">
              <w:rPr>
                <w:rFonts w:ascii="Gill Sans Nova" w:eastAsia="Calibri" w:hAnsi="Gill Sans Nova" w:cs="Arial"/>
              </w:rPr>
              <w:br/>
              <w:t xml:space="preserve">- </w:t>
            </w:r>
            <w:r w:rsidRPr="00C41BF9">
              <w:rPr>
                <w:rFonts w:ascii="Gill Sans Nova" w:eastAsia="Calibri" w:hAnsi="Gill Sans Nova" w:cs="Arial"/>
                <w:b/>
                <w:bCs/>
              </w:rPr>
              <w:t>Scenario Analysis</w:t>
            </w:r>
            <w:r w:rsidRPr="00C41BF9">
              <w:rPr>
                <w:rFonts w:ascii="Gill Sans Nova" w:eastAsia="Calibri" w:hAnsi="Gill Sans Nova" w:cs="Arial"/>
              </w:rPr>
              <w:t>: Encourages the use of scenario analysis for strategic planning.</w:t>
            </w:r>
          </w:p>
        </w:tc>
        <w:tc>
          <w:tcPr>
            <w:tcW w:w="0" w:type="auto"/>
            <w:hideMark/>
          </w:tcPr>
          <w:p w14:paraId="5AE706DE"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w:t>
            </w:r>
            <w:r w:rsidRPr="00C41BF9">
              <w:rPr>
                <w:rFonts w:ascii="Gill Sans Nova" w:eastAsia="Calibri" w:hAnsi="Gill Sans Nova" w:cs="Arial"/>
                <w:b/>
                <w:bCs/>
              </w:rPr>
              <w:t>Data-Driven</w:t>
            </w:r>
            <w:r w:rsidRPr="00C41BF9">
              <w:rPr>
                <w:rFonts w:ascii="Gill Sans Nova" w:eastAsia="Calibri" w:hAnsi="Gill Sans Nova" w:cs="Arial"/>
              </w:rPr>
              <w:t xml:space="preserve">: Uses detailed questionnaires, making the reporting process structured and data-intensive. </w:t>
            </w:r>
            <w:r w:rsidRPr="00C41BF9">
              <w:rPr>
                <w:rFonts w:ascii="Gill Sans Nova" w:eastAsia="Calibri" w:hAnsi="Gill Sans Nova" w:cs="Arial"/>
              </w:rPr>
              <w:br/>
              <w:t xml:space="preserve">- </w:t>
            </w:r>
            <w:r w:rsidRPr="00C41BF9">
              <w:rPr>
                <w:rFonts w:ascii="Gill Sans Nova" w:eastAsia="Calibri" w:hAnsi="Gill Sans Nova" w:cs="Arial"/>
                <w:b/>
                <w:bCs/>
              </w:rPr>
              <w:t>Investor Focus</w:t>
            </w:r>
            <w:r w:rsidRPr="00C41BF9">
              <w:rPr>
                <w:rFonts w:ascii="Gill Sans Nova" w:eastAsia="Calibri" w:hAnsi="Gill Sans Nova" w:cs="Arial"/>
              </w:rPr>
              <w:t>: Scoring mechanism directly impacts investor perception.</w:t>
            </w:r>
          </w:p>
        </w:tc>
        <w:tc>
          <w:tcPr>
            <w:tcW w:w="0" w:type="auto"/>
            <w:hideMark/>
          </w:tcPr>
          <w:p w14:paraId="6BFF594C"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w:t>
            </w:r>
            <w:r w:rsidRPr="00C41BF9">
              <w:rPr>
                <w:rFonts w:ascii="Gill Sans Nova" w:eastAsia="Calibri" w:hAnsi="Gill Sans Nova" w:cs="Arial"/>
                <w:b/>
                <w:bCs/>
              </w:rPr>
              <w:t>Flexibility</w:t>
            </w:r>
            <w:r w:rsidRPr="00C41BF9">
              <w:rPr>
                <w:rFonts w:ascii="Gill Sans Nova" w:eastAsia="Calibri" w:hAnsi="Gill Sans Nova" w:cs="Arial"/>
              </w:rPr>
              <w:t xml:space="preserve">: Companies can choose specific SDGs that align with their mission. </w:t>
            </w:r>
            <w:r w:rsidRPr="00C41BF9">
              <w:rPr>
                <w:rFonts w:ascii="Gill Sans Nova" w:eastAsia="Calibri" w:hAnsi="Gill Sans Nova" w:cs="Arial"/>
              </w:rPr>
              <w:br/>
              <w:t xml:space="preserve">- </w:t>
            </w:r>
            <w:r w:rsidRPr="00C41BF9">
              <w:rPr>
                <w:rFonts w:ascii="Gill Sans Nova" w:eastAsia="Calibri" w:hAnsi="Gill Sans Nova" w:cs="Arial"/>
                <w:b/>
                <w:bCs/>
              </w:rPr>
              <w:t>Global Alignment</w:t>
            </w:r>
            <w:r w:rsidRPr="00C41BF9">
              <w:rPr>
                <w:rFonts w:ascii="Gill Sans Nova" w:eastAsia="Calibri" w:hAnsi="Gill Sans Nova" w:cs="Arial"/>
              </w:rPr>
              <w:t>: Links corporate activities to broad, universally recognized goals.</w:t>
            </w:r>
          </w:p>
        </w:tc>
        <w:tc>
          <w:tcPr>
            <w:tcW w:w="0" w:type="auto"/>
            <w:hideMark/>
          </w:tcPr>
          <w:p w14:paraId="3E11B2F8"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w:t>
            </w:r>
            <w:r w:rsidRPr="00C41BF9">
              <w:rPr>
                <w:rFonts w:ascii="Gill Sans Nova" w:eastAsia="Calibri" w:hAnsi="Gill Sans Nova" w:cs="Arial"/>
                <w:b/>
                <w:bCs/>
              </w:rPr>
              <w:t>Holistic View</w:t>
            </w:r>
            <w:r w:rsidRPr="00C41BF9">
              <w:rPr>
                <w:rFonts w:ascii="Gill Sans Nova" w:eastAsia="Calibri" w:hAnsi="Gill Sans Nova" w:cs="Arial"/>
              </w:rPr>
              <w:t xml:space="preserve">: Combines financial and non-financial metrics in a single report. </w:t>
            </w:r>
            <w:r w:rsidRPr="00C41BF9">
              <w:rPr>
                <w:rFonts w:ascii="Gill Sans Nova" w:eastAsia="Calibri" w:hAnsi="Gill Sans Nova" w:cs="Arial"/>
              </w:rPr>
              <w:br/>
              <w:t xml:space="preserve">- </w:t>
            </w:r>
            <w:r w:rsidRPr="00C41BF9">
              <w:rPr>
                <w:rFonts w:ascii="Gill Sans Nova" w:eastAsia="Calibri" w:hAnsi="Gill Sans Nova" w:cs="Arial"/>
                <w:b/>
                <w:bCs/>
              </w:rPr>
              <w:t>Stakeholder Communication</w:t>
            </w:r>
            <w:r w:rsidRPr="00C41BF9">
              <w:rPr>
                <w:rFonts w:ascii="Gill Sans Nova" w:eastAsia="Calibri" w:hAnsi="Gill Sans Nova" w:cs="Arial"/>
              </w:rPr>
              <w:t>: Focuses on communicating how sustainability initiatives drive long-term value.</w:t>
            </w:r>
          </w:p>
        </w:tc>
      </w:tr>
      <w:tr w:rsidR="00C41BF9" w:rsidRPr="00C41BF9" w14:paraId="078F02D2" w14:textId="77777777" w:rsidTr="00CA10F7">
        <w:tc>
          <w:tcPr>
            <w:tcW w:w="0" w:type="auto"/>
            <w:hideMark/>
          </w:tcPr>
          <w:p w14:paraId="00EED497"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b/>
                <w:bCs/>
              </w:rPr>
              <w:t>Challenges</w:t>
            </w:r>
          </w:p>
        </w:tc>
        <w:tc>
          <w:tcPr>
            <w:tcW w:w="0" w:type="auto"/>
            <w:hideMark/>
          </w:tcPr>
          <w:p w14:paraId="655E51BC"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w:t>
            </w:r>
            <w:r w:rsidRPr="00C41BF9">
              <w:rPr>
                <w:rFonts w:ascii="Gill Sans Nova" w:eastAsia="Calibri" w:hAnsi="Gill Sans Nova" w:cs="Arial"/>
                <w:b/>
                <w:bCs/>
              </w:rPr>
              <w:t>Data Complexity</w:t>
            </w:r>
            <w:r w:rsidRPr="00C41BF9">
              <w:rPr>
                <w:rFonts w:ascii="Gill Sans Nova" w:eastAsia="Calibri" w:hAnsi="Gill Sans Nova" w:cs="Arial"/>
              </w:rPr>
              <w:t xml:space="preserve">: Collecting data for multiple areas can be resource-intensive. </w:t>
            </w:r>
            <w:r w:rsidRPr="00C41BF9">
              <w:rPr>
                <w:rFonts w:ascii="Gill Sans Nova" w:eastAsia="Calibri" w:hAnsi="Gill Sans Nova" w:cs="Arial"/>
              </w:rPr>
              <w:br/>
              <w:t xml:space="preserve">- </w:t>
            </w:r>
            <w:r w:rsidRPr="00C41BF9">
              <w:rPr>
                <w:rFonts w:ascii="Gill Sans Nova" w:eastAsia="Calibri" w:hAnsi="Gill Sans Nova" w:cs="Arial"/>
                <w:b/>
                <w:bCs/>
              </w:rPr>
              <w:t>Broad Scope</w:t>
            </w:r>
            <w:r w:rsidRPr="00C41BF9">
              <w:rPr>
                <w:rFonts w:ascii="Gill Sans Nova" w:eastAsia="Calibri" w:hAnsi="Gill Sans Nova" w:cs="Arial"/>
              </w:rPr>
              <w:t>: May be overwhelming for smaller companies with limited resources.</w:t>
            </w:r>
          </w:p>
        </w:tc>
        <w:tc>
          <w:tcPr>
            <w:tcW w:w="0" w:type="auto"/>
            <w:hideMark/>
          </w:tcPr>
          <w:p w14:paraId="6E7291EE"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w:t>
            </w:r>
            <w:r w:rsidRPr="00C41BF9">
              <w:rPr>
                <w:rFonts w:ascii="Gill Sans Nova" w:eastAsia="Calibri" w:hAnsi="Gill Sans Nova" w:cs="Arial"/>
                <w:b/>
                <w:bCs/>
              </w:rPr>
              <w:t>Data Quality Requirements</w:t>
            </w:r>
            <w:r w:rsidRPr="00C41BF9">
              <w:rPr>
                <w:rFonts w:ascii="Gill Sans Nova" w:eastAsia="Calibri" w:hAnsi="Gill Sans Nova" w:cs="Arial"/>
              </w:rPr>
              <w:t xml:space="preserve">: Requires high-quality, consistent data, especially for financial metrics. </w:t>
            </w:r>
            <w:r w:rsidRPr="00C41BF9">
              <w:rPr>
                <w:rFonts w:ascii="Gill Sans Nova" w:eastAsia="Calibri" w:hAnsi="Gill Sans Nova" w:cs="Arial"/>
              </w:rPr>
              <w:br/>
              <w:t xml:space="preserve">- </w:t>
            </w:r>
            <w:r w:rsidRPr="00C41BF9">
              <w:rPr>
                <w:rFonts w:ascii="Gill Sans Nova" w:eastAsia="Calibri" w:hAnsi="Gill Sans Nova" w:cs="Arial"/>
                <w:b/>
                <w:bCs/>
              </w:rPr>
              <w:t>Less Broad</w:t>
            </w:r>
            <w:r w:rsidRPr="00C41BF9">
              <w:rPr>
                <w:rFonts w:ascii="Gill Sans Nova" w:eastAsia="Calibri" w:hAnsi="Gill Sans Nova" w:cs="Arial"/>
              </w:rPr>
              <w:t xml:space="preserve">: Focuses less on broader sustainability issues and more on financially </w:t>
            </w:r>
            <w:r w:rsidRPr="00C41BF9">
              <w:rPr>
                <w:rFonts w:ascii="Gill Sans Nova" w:eastAsia="Calibri" w:hAnsi="Gill Sans Nova" w:cs="Arial"/>
              </w:rPr>
              <w:lastRenderedPageBreak/>
              <w:t>material elements.</w:t>
            </w:r>
          </w:p>
        </w:tc>
        <w:tc>
          <w:tcPr>
            <w:tcW w:w="0" w:type="auto"/>
            <w:hideMark/>
          </w:tcPr>
          <w:p w14:paraId="3C554DB3"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lastRenderedPageBreak/>
              <w:t xml:space="preserve">- </w:t>
            </w:r>
            <w:r w:rsidRPr="00C41BF9">
              <w:rPr>
                <w:rFonts w:ascii="Gill Sans Nova" w:eastAsia="Calibri" w:hAnsi="Gill Sans Nova" w:cs="Arial"/>
                <w:b/>
                <w:bCs/>
              </w:rPr>
              <w:t>Complexity of Scenario Analysis</w:t>
            </w:r>
            <w:r w:rsidRPr="00C41BF9">
              <w:rPr>
                <w:rFonts w:ascii="Gill Sans Nova" w:eastAsia="Calibri" w:hAnsi="Gill Sans Nova" w:cs="Arial"/>
              </w:rPr>
              <w:t xml:space="preserve">: Conducting scenario analysis requires expertise and can be resource-demanding. </w:t>
            </w:r>
            <w:r w:rsidRPr="00C41BF9">
              <w:rPr>
                <w:rFonts w:ascii="Gill Sans Nova" w:eastAsia="Calibri" w:hAnsi="Gill Sans Nova" w:cs="Arial"/>
              </w:rPr>
              <w:br/>
              <w:t xml:space="preserve">- </w:t>
            </w:r>
            <w:r w:rsidRPr="00C41BF9">
              <w:rPr>
                <w:rFonts w:ascii="Gill Sans Nova" w:eastAsia="Calibri" w:hAnsi="Gill Sans Nova" w:cs="Arial"/>
                <w:b/>
                <w:bCs/>
              </w:rPr>
              <w:t>Heavy Emphasis on Climate</w:t>
            </w:r>
            <w:r w:rsidRPr="00C41BF9">
              <w:rPr>
                <w:rFonts w:ascii="Gill Sans Nova" w:eastAsia="Calibri" w:hAnsi="Gill Sans Nova" w:cs="Arial"/>
              </w:rPr>
              <w:t xml:space="preserve">: May not fully </w:t>
            </w:r>
            <w:r w:rsidRPr="00C41BF9">
              <w:rPr>
                <w:rFonts w:ascii="Gill Sans Nova" w:eastAsia="Calibri" w:hAnsi="Gill Sans Nova" w:cs="Arial"/>
              </w:rPr>
              <w:lastRenderedPageBreak/>
              <w:t>address other ESG factors beyond climate risks.</w:t>
            </w:r>
          </w:p>
        </w:tc>
        <w:tc>
          <w:tcPr>
            <w:tcW w:w="0" w:type="auto"/>
            <w:hideMark/>
          </w:tcPr>
          <w:p w14:paraId="2F9297C8"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lastRenderedPageBreak/>
              <w:t xml:space="preserve">- </w:t>
            </w:r>
            <w:r w:rsidRPr="00C41BF9">
              <w:rPr>
                <w:rFonts w:ascii="Gill Sans Nova" w:eastAsia="Calibri" w:hAnsi="Gill Sans Nova" w:cs="Arial"/>
                <w:b/>
                <w:bCs/>
              </w:rPr>
              <w:t>Data Burden</w:t>
            </w:r>
            <w:r w:rsidRPr="00C41BF9">
              <w:rPr>
                <w:rFonts w:ascii="Gill Sans Nova" w:eastAsia="Calibri" w:hAnsi="Gill Sans Nova" w:cs="Arial"/>
              </w:rPr>
              <w:t xml:space="preserve">: Requires extensive data collection across multiple departments. </w:t>
            </w:r>
            <w:r w:rsidRPr="00C41BF9">
              <w:rPr>
                <w:rFonts w:ascii="Gill Sans Nova" w:eastAsia="Calibri" w:hAnsi="Gill Sans Nova" w:cs="Arial"/>
              </w:rPr>
              <w:br/>
              <w:t xml:space="preserve">- </w:t>
            </w:r>
            <w:r w:rsidRPr="00C41BF9">
              <w:rPr>
                <w:rFonts w:ascii="Gill Sans Nova" w:eastAsia="Calibri" w:hAnsi="Gill Sans Nova" w:cs="Arial"/>
                <w:b/>
                <w:bCs/>
              </w:rPr>
              <w:t>High Expectations</w:t>
            </w:r>
            <w:r w:rsidRPr="00C41BF9">
              <w:rPr>
                <w:rFonts w:ascii="Gill Sans Nova" w:eastAsia="Calibri" w:hAnsi="Gill Sans Nova" w:cs="Arial"/>
              </w:rPr>
              <w:t>: Performance scoring can create pressure to achieve high ratings.</w:t>
            </w:r>
          </w:p>
        </w:tc>
        <w:tc>
          <w:tcPr>
            <w:tcW w:w="0" w:type="auto"/>
            <w:hideMark/>
          </w:tcPr>
          <w:p w14:paraId="25D59FA3"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w:t>
            </w:r>
            <w:r w:rsidRPr="00C41BF9">
              <w:rPr>
                <w:rFonts w:ascii="Gill Sans Nova" w:eastAsia="Calibri" w:hAnsi="Gill Sans Nova" w:cs="Arial"/>
                <w:b/>
                <w:bCs/>
              </w:rPr>
              <w:t>Broad Scope</w:t>
            </w:r>
            <w:r w:rsidRPr="00C41BF9">
              <w:rPr>
                <w:rFonts w:ascii="Gill Sans Nova" w:eastAsia="Calibri" w:hAnsi="Gill Sans Nova" w:cs="Arial"/>
              </w:rPr>
              <w:t xml:space="preserve">: Aligning specific corporate activities to overarching SDGs may be difficult. </w:t>
            </w:r>
            <w:r w:rsidRPr="00C41BF9">
              <w:rPr>
                <w:rFonts w:ascii="Gill Sans Nova" w:eastAsia="Calibri" w:hAnsi="Gill Sans Nova" w:cs="Arial"/>
              </w:rPr>
              <w:br/>
              <w:t xml:space="preserve">- </w:t>
            </w:r>
            <w:r w:rsidRPr="00C41BF9">
              <w:rPr>
                <w:rFonts w:ascii="Gill Sans Nova" w:eastAsia="Calibri" w:hAnsi="Gill Sans Nova" w:cs="Arial"/>
                <w:b/>
                <w:bCs/>
              </w:rPr>
              <w:t>Reporting Not Standardized</w:t>
            </w:r>
            <w:r w:rsidRPr="00C41BF9">
              <w:rPr>
                <w:rFonts w:ascii="Gill Sans Nova" w:eastAsia="Calibri" w:hAnsi="Gill Sans Nova" w:cs="Arial"/>
              </w:rPr>
              <w:t xml:space="preserve">: SDG-related reporting lacks specific, </w:t>
            </w:r>
            <w:r w:rsidRPr="00C41BF9">
              <w:rPr>
                <w:rFonts w:ascii="Gill Sans Nova" w:eastAsia="Calibri" w:hAnsi="Gill Sans Nova" w:cs="Arial"/>
              </w:rPr>
              <w:lastRenderedPageBreak/>
              <w:t>standardized metrics.</w:t>
            </w:r>
          </w:p>
        </w:tc>
        <w:tc>
          <w:tcPr>
            <w:tcW w:w="0" w:type="auto"/>
            <w:hideMark/>
          </w:tcPr>
          <w:p w14:paraId="0F59EABD"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lastRenderedPageBreak/>
              <w:t xml:space="preserve">- </w:t>
            </w:r>
            <w:r w:rsidRPr="00C41BF9">
              <w:rPr>
                <w:rFonts w:ascii="Gill Sans Nova" w:eastAsia="Calibri" w:hAnsi="Gill Sans Nova" w:cs="Arial"/>
                <w:b/>
                <w:bCs/>
              </w:rPr>
              <w:t>Integration Complexity</w:t>
            </w:r>
            <w:r w:rsidRPr="00C41BF9">
              <w:rPr>
                <w:rFonts w:ascii="Gill Sans Nova" w:eastAsia="Calibri" w:hAnsi="Gill Sans Nova" w:cs="Arial"/>
              </w:rPr>
              <w:t>: Creating a single cohesive report that includes both financial and non-financial elements can be challenging for companies not accustomed to integrated reporting.</w:t>
            </w:r>
          </w:p>
        </w:tc>
      </w:tr>
      <w:tr w:rsidR="00C41BF9" w:rsidRPr="00C41BF9" w14:paraId="2D43AECB" w14:textId="77777777" w:rsidTr="00CA10F7">
        <w:tc>
          <w:tcPr>
            <w:tcW w:w="0" w:type="auto"/>
            <w:hideMark/>
          </w:tcPr>
          <w:p w14:paraId="146BE192"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b/>
                <w:bCs/>
              </w:rPr>
              <w:t>Suitable Industries</w:t>
            </w:r>
          </w:p>
        </w:tc>
        <w:tc>
          <w:tcPr>
            <w:tcW w:w="0" w:type="auto"/>
            <w:hideMark/>
          </w:tcPr>
          <w:p w14:paraId="09B9691F"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Applicable across all industries, especially those with significant social or environmental impacts.</w:t>
            </w:r>
          </w:p>
        </w:tc>
        <w:tc>
          <w:tcPr>
            <w:tcW w:w="0" w:type="auto"/>
            <w:hideMark/>
          </w:tcPr>
          <w:p w14:paraId="29027DE4"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Financial services, real estate, healthcare, technology, and industries where financial materiality of ESG issues is a priority.</w:t>
            </w:r>
          </w:p>
        </w:tc>
        <w:tc>
          <w:tcPr>
            <w:tcW w:w="0" w:type="auto"/>
            <w:hideMark/>
          </w:tcPr>
          <w:p w14:paraId="5FA44D12"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Energy, agriculture, utilities, transportation, and other sectors with high exposure to climate risks.</w:t>
            </w:r>
          </w:p>
        </w:tc>
        <w:tc>
          <w:tcPr>
            <w:tcW w:w="0" w:type="auto"/>
            <w:hideMark/>
          </w:tcPr>
          <w:p w14:paraId="3D2DA30D"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Automotive, chemicals, construction, and industries with significant environmental impacts.</w:t>
            </w:r>
          </w:p>
        </w:tc>
        <w:tc>
          <w:tcPr>
            <w:tcW w:w="0" w:type="auto"/>
            <w:hideMark/>
          </w:tcPr>
          <w:p w14:paraId="1AD4F8B3"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Adaptable to all industries, particularly where alignment with social or environmental goals is crucial (e.g., agriculture, education, healthcare).</w:t>
            </w:r>
          </w:p>
        </w:tc>
        <w:tc>
          <w:tcPr>
            <w:tcW w:w="0" w:type="auto"/>
            <w:hideMark/>
          </w:tcPr>
          <w:p w14:paraId="7755AFBC"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Suitable across industries, especially for those aiming to communicate how ESG initiatives drive overall business value.</w:t>
            </w:r>
          </w:p>
        </w:tc>
      </w:tr>
      <w:tr w:rsidR="00C41BF9" w:rsidRPr="00C41BF9" w14:paraId="69CE0702" w14:textId="77777777" w:rsidTr="00CA10F7">
        <w:tc>
          <w:tcPr>
            <w:tcW w:w="0" w:type="auto"/>
            <w:hideMark/>
          </w:tcPr>
          <w:p w14:paraId="18956004"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b/>
                <w:bCs/>
              </w:rPr>
              <w:t>Best For</w:t>
            </w:r>
          </w:p>
        </w:tc>
        <w:tc>
          <w:tcPr>
            <w:tcW w:w="0" w:type="auto"/>
            <w:hideMark/>
          </w:tcPr>
          <w:p w14:paraId="35912AC2"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Companies seeking </w:t>
            </w:r>
            <w:r w:rsidRPr="00C41BF9">
              <w:rPr>
                <w:rFonts w:ascii="Gill Sans Nova" w:eastAsia="Calibri" w:hAnsi="Gill Sans Nova" w:cs="Arial"/>
                <w:b/>
                <w:bCs/>
              </w:rPr>
              <w:t>comprehensive sustainability reporting</w:t>
            </w:r>
            <w:r w:rsidRPr="00C41BF9">
              <w:rPr>
                <w:rFonts w:ascii="Gill Sans Nova" w:eastAsia="Calibri" w:hAnsi="Gill Sans Nova" w:cs="Arial"/>
              </w:rPr>
              <w:t xml:space="preserve">. </w:t>
            </w:r>
            <w:r w:rsidRPr="00C41BF9">
              <w:rPr>
                <w:rFonts w:ascii="Gill Sans Nova" w:eastAsia="Calibri" w:hAnsi="Gill Sans Nova" w:cs="Arial"/>
              </w:rPr>
              <w:br/>
              <w:t>- Organizations wanting to address a broad audience, including NGOs, customers, and employees.</w:t>
            </w:r>
          </w:p>
        </w:tc>
        <w:tc>
          <w:tcPr>
            <w:tcW w:w="0" w:type="auto"/>
            <w:hideMark/>
          </w:tcPr>
          <w:p w14:paraId="1D221BE3"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Companies prioritizing </w:t>
            </w:r>
            <w:r w:rsidRPr="00C41BF9">
              <w:rPr>
                <w:rFonts w:ascii="Gill Sans Nova" w:eastAsia="Calibri" w:hAnsi="Gill Sans Nova" w:cs="Arial"/>
                <w:b/>
                <w:bCs/>
              </w:rPr>
              <w:t>financial materiality</w:t>
            </w:r>
            <w:r w:rsidRPr="00C41BF9">
              <w:rPr>
                <w:rFonts w:ascii="Gill Sans Nova" w:eastAsia="Calibri" w:hAnsi="Gill Sans Nova" w:cs="Arial"/>
              </w:rPr>
              <w:t xml:space="preserve"> of ESG impacts. </w:t>
            </w:r>
            <w:r w:rsidRPr="00C41BF9">
              <w:rPr>
                <w:rFonts w:ascii="Gill Sans Nova" w:eastAsia="Calibri" w:hAnsi="Gill Sans Nova" w:cs="Arial"/>
              </w:rPr>
              <w:br/>
              <w:t>- Firms seeking investor engagement based on industry-specific risks.</w:t>
            </w:r>
          </w:p>
        </w:tc>
        <w:tc>
          <w:tcPr>
            <w:tcW w:w="0" w:type="auto"/>
            <w:hideMark/>
          </w:tcPr>
          <w:p w14:paraId="40948AE9"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Organizations looking to </w:t>
            </w:r>
            <w:r w:rsidRPr="00C41BF9">
              <w:rPr>
                <w:rFonts w:ascii="Gill Sans Nova" w:eastAsia="Calibri" w:hAnsi="Gill Sans Nova" w:cs="Arial"/>
                <w:b/>
                <w:bCs/>
              </w:rPr>
              <w:t>understand and disclose climate-related financial risks</w:t>
            </w:r>
            <w:r w:rsidRPr="00C41BF9">
              <w:rPr>
                <w:rFonts w:ascii="Gill Sans Nova" w:eastAsia="Calibri" w:hAnsi="Gill Sans Nova" w:cs="Arial"/>
              </w:rPr>
              <w:t xml:space="preserve"> and improve resilience. </w:t>
            </w:r>
            <w:r w:rsidRPr="00C41BF9">
              <w:rPr>
                <w:rFonts w:ascii="Gill Sans Nova" w:eastAsia="Calibri" w:hAnsi="Gill Sans Nova" w:cs="Arial"/>
              </w:rPr>
              <w:br/>
              <w:t>- Firms needing compliance with climate mandates (e.g., EU TCFD requirements).</w:t>
            </w:r>
          </w:p>
        </w:tc>
        <w:tc>
          <w:tcPr>
            <w:tcW w:w="0" w:type="auto"/>
            <w:hideMark/>
          </w:tcPr>
          <w:p w14:paraId="1DA1F65F"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Companies focusing on </w:t>
            </w:r>
            <w:r w:rsidRPr="00C41BF9">
              <w:rPr>
                <w:rFonts w:ascii="Gill Sans Nova" w:eastAsia="Calibri" w:hAnsi="Gill Sans Nova" w:cs="Arial"/>
                <w:b/>
                <w:bCs/>
              </w:rPr>
              <w:t>environmental impacts</w:t>
            </w:r>
            <w:r w:rsidRPr="00C41BF9">
              <w:rPr>
                <w:rFonts w:ascii="Gill Sans Nova" w:eastAsia="Calibri" w:hAnsi="Gill Sans Nova" w:cs="Arial"/>
              </w:rPr>
              <w:t xml:space="preserve"> such as emissions and resource use. </w:t>
            </w:r>
            <w:r w:rsidRPr="00C41BF9">
              <w:rPr>
                <w:rFonts w:ascii="Gill Sans Nova" w:eastAsia="Calibri" w:hAnsi="Gill Sans Nova" w:cs="Arial"/>
              </w:rPr>
              <w:br/>
              <w:t xml:space="preserve">- Organizations aiming for high </w:t>
            </w:r>
            <w:r w:rsidRPr="00C41BF9">
              <w:rPr>
                <w:rFonts w:ascii="Gill Sans Nova" w:eastAsia="Calibri" w:hAnsi="Gill Sans Nova" w:cs="Arial"/>
                <w:b/>
                <w:bCs/>
              </w:rPr>
              <w:t>transparency</w:t>
            </w:r>
            <w:r w:rsidRPr="00C41BF9">
              <w:rPr>
                <w:rFonts w:ascii="Gill Sans Nova" w:eastAsia="Calibri" w:hAnsi="Gill Sans Nova" w:cs="Arial"/>
              </w:rPr>
              <w:t xml:space="preserve"> on climate and natural resource issues.</w:t>
            </w:r>
          </w:p>
        </w:tc>
        <w:tc>
          <w:tcPr>
            <w:tcW w:w="0" w:type="auto"/>
            <w:hideMark/>
          </w:tcPr>
          <w:p w14:paraId="6975594D"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Firms wanting to demonstrate </w:t>
            </w:r>
            <w:r w:rsidRPr="00C41BF9">
              <w:rPr>
                <w:rFonts w:ascii="Gill Sans Nova" w:eastAsia="Calibri" w:hAnsi="Gill Sans Nova" w:cs="Arial"/>
                <w:b/>
                <w:bCs/>
              </w:rPr>
              <w:t>alignment with global goals</w:t>
            </w:r>
            <w:r w:rsidRPr="00C41BF9">
              <w:rPr>
                <w:rFonts w:ascii="Gill Sans Nova" w:eastAsia="Calibri" w:hAnsi="Gill Sans Nova" w:cs="Arial"/>
              </w:rPr>
              <w:t xml:space="preserve">. </w:t>
            </w:r>
            <w:r w:rsidRPr="00C41BF9">
              <w:rPr>
                <w:rFonts w:ascii="Gill Sans Nova" w:eastAsia="Calibri" w:hAnsi="Gill Sans Nova" w:cs="Arial"/>
              </w:rPr>
              <w:br/>
              <w:t xml:space="preserve">- Companies seeking </w:t>
            </w:r>
            <w:r w:rsidRPr="00C41BF9">
              <w:rPr>
                <w:rFonts w:ascii="Gill Sans Nova" w:eastAsia="Calibri" w:hAnsi="Gill Sans Nova" w:cs="Arial"/>
                <w:b/>
                <w:bCs/>
              </w:rPr>
              <w:t>flexibility</w:t>
            </w:r>
            <w:r w:rsidRPr="00C41BF9">
              <w:rPr>
                <w:rFonts w:ascii="Gill Sans Nova" w:eastAsia="Calibri" w:hAnsi="Gill Sans Nova" w:cs="Arial"/>
              </w:rPr>
              <w:t xml:space="preserve"> in which sustainability issues they focus on.</w:t>
            </w:r>
          </w:p>
        </w:tc>
        <w:tc>
          <w:tcPr>
            <w:tcW w:w="0" w:type="auto"/>
            <w:hideMark/>
          </w:tcPr>
          <w:p w14:paraId="55EFC10E"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Companies wanting to </w:t>
            </w:r>
            <w:r w:rsidRPr="00C41BF9">
              <w:rPr>
                <w:rFonts w:ascii="Gill Sans Nova" w:eastAsia="Calibri" w:hAnsi="Gill Sans Nova" w:cs="Arial"/>
                <w:b/>
                <w:bCs/>
              </w:rPr>
              <w:t>integrate sustainability into financial reporting</w:t>
            </w:r>
            <w:r w:rsidRPr="00C41BF9">
              <w:rPr>
                <w:rFonts w:ascii="Gill Sans Nova" w:eastAsia="Calibri" w:hAnsi="Gill Sans Nova" w:cs="Arial"/>
              </w:rPr>
              <w:t xml:space="preserve">. </w:t>
            </w:r>
            <w:r w:rsidRPr="00C41BF9">
              <w:rPr>
                <w:rFonts w:ascii="Gill Sans Nova" w:eastAsia="Calibri" w:hAnsi="Gill Sans Nova" w:cs="Arial"/>
              </w:rPr>
              <w:br/>
              <w:t xml:space="preserve">- Firms aiming to show how </w:t>
            </w:r>
            <w:r w:rsidRPr="00C41BF9">
              <w:rPr>
                <w:rFonts w:ascii="Gill Sans Nova" w:eastAsia="Calibri" w:hAnsi="Gill Sans Nova" w:cs="Arial"/>
                <w:b/>
                <w:bCs/>
              </w:rPr>
              <w:t>value creation</w:t>
            </w:r>
            <w:r w:rsidRPr="00C41BF9">
              <w:rPr>
                <w:rFonts w:ascii="Gill Sans Nova" w:eastAsia="Calibri" w:hAnsi="Gill Sans Nova" w:cs="Arial"/>
              </w:rPr>
              <w:t xml:space="preserve"> is influenced by sustainability and governance practices.</w:t>
            </w:r>
          </w:p>
        </w:tc>
      </w:tr>
      <w:tr w:rsidR="00C41BF9" w:rsidRPr="00C41BF9" w14:paraId="41039A9E" w14:textId="77777777" w:rsidTr="00CA10F7">
        <w:tc>
          <w:tcPr>
            <w:tcW w:w="0" w:type="auto"/>
            <w:hideMark/>
          </w:tcPr>
          <w:p w14:paraId="1FEFB829"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b/>
                <w:bCs/>
              </w:rPr>
              <w:lastRenderedPageBreak/>
              <w:t>Integration with Other Frameworks</w:t>
            </w:r>
          </w:p>
        </w:tc>
        <w:tc>
          <w:tcPr>
            <w:tcW w:w="0" w:type="auto"/>
            <w:hideMark/>
          </w:tcPr>
          <w:p w14:paraId="4A78CDF7"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Works well with </w:t>
            </w:r>
            <w:r w:rsidRPr="00C41BF9">
              <w:rPr>
                <w:rFonts w:ascii="Gill Sans Nova" w:eastAsia="Calibri" w:hAnsi="Gill Sans Nova" w:cs="Arial"/>
                <w:b/>
                <w:bCs/>
              </w:rPr>
              <w:t>SASB</w:t>
            </w:r>
            <w:r w:rsidRPr="00C41BF9">
              <w:rPr>
                <w:rFonts w:ascii="Gill Sans Nova" w:eastAsia="Calibri" w:hAnsi="Gill Sans Nova" w:cs="Arial"/>
              </w:rPr>
              <w:t xml:space="preserve"> to balance broad sustainability and financial materiality. </w:t>
            </w:r>
            <w:r w:rsidRPr="00C41BF9">
              <w:rPr>
                <w:rFonts w:ascii="Gill Sans Nova" w:eastAsia="Calibri" w:hAnsi="Gill Sans Nova" w:cs="Arial"/>
              </w:rPr>
              <w:br/>
              <w:t xml:space="preserve">- Complements </w:t>
            </w:r>
            <w:r w:rsidRPr="00C41BF9">
              <w:rPr>
                <w:rFonts w:ascii="Gill Sans Nova" w:eastAsia="Calibri" w:hAnsi="Gill Sans Nova" w:cs="Arial"/>
                <w:b/>
                <w:bCs/>
              </w:rPr>
              <w:t>CDP</w:t>
            </w:r>
            <w:r w:rsidRPr="00C41BF9">
              <w:rPr>
                <w:rFonts w:ascii="Gill Sans Nova" w:eastAsia="Calibri" w:hAnsi="Gill Sans Nova" w:cs="Arial"/>
              </w:rPr>
              <w:t xml:space="preserve"> for environmental transparency.</w:t>
            </w:r>
          </w:p>
        </w:tc>
        <w:tc>
          <w:tcPr>
            <w:tcW w:w="0" w:type="auto"/>
            <w:hideMark/>
          </w:tcPr>
          <w:p w14:paraId="17826B1A"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Can be used alongside </w:t>
            </w:r>
            <w:r w:rsidRPr="00C41BF9">
              <w:rPr>
                <w:rFonts w:ascii="Gill Sans Nova" w:eastAsia="Calibri" w:hAnsi="Gill Sans Nova" w:cs="Arial"/>
                <w:b/>
                <w:bCs/>
              </w:rPr>
              <w:t>GRI</w:t>
            </w:r>
            <w:r w:rsidRPr="00C41BF9">
              <w:rPr>
                <w:rFonts w:ascii="Gill Sans Nova" w:eastAsia="Calibri" w:hAnsi="Gill Sans Nova" w:cs="Arial"/>
              </w:rPr>
              <w:t xml:space="preserve"> to provide a balance between financial and non-financial materiality. </w:t>
            </w:r>
            <w:r w:rsidRPr="00C41BF9">
              <w:rPr>
                <w:rFonts w:ascii="Gill Sans Nova" w:eastAsia="Calibri" w:hAnsi="Gill Sans Nova" w:cs="Arial"/>
              </w:rPr>
              <w:br/>
              <w:t xml:space="preserve">- Complements </w:t>
            </w:r>
            <w:r w:rsidRPr="00C41BF9">
              <w:rPr>
                <w:rFonts w:ascii="Gill Sans Nova" w:eastAsia="Calibri" w:hAnsi="Gill Sans Nova" w:cs="Arial"/>
                <w:b/>
                <w:bCs/>
              </w:rPr>
              <w:t>IIRC</w:t>
            </w:r>
            <w:r w:rsidRPr="00C41BF9">
              <w:rPr>
                <w:rFonts w:ascii="Gill Sans Nova" w:eastAsia="Calibri" w:hAnsi="Gill Sans Nova" w:cs="Arial"/>
              </w:rPr>
              <w:t xml:space="preserve"> for an integrated approach.</w:t>
            </w:r>
          </w:p>
        </w:tc>
        <w:tc>
          <w:tcPr>
            <w:tcW w:w="0" w:type="auto"/>
            <w:hideMark/>
          </w:tcPr>
          <w:p w14:paraId="01538D48"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Often integrated with </w:t>
            </w:r>
            <w:r w:rsidRPr="00C41BF9">
              <w:rPr>
                <w:rFonts w:ascii="Gill Sans Nova" w:eastAsia="Calibri" w:hAnsi="Gill Sans Nova" w:cs="Arial"/>
                <w:b/>
                <w:bCs/>
              </w:rPr>
              <w:t>CDP</w:t>
            </w:r>
            <w:r w:rsidRPr="00C41BF9">
              <w:rPr>
                <w:rFonts w:ascii="Gill Sans Nova" w:eastAsia="Calibri" w:hAnsi="Gill Sans Nova" w:cs="Arial"/>
              </w:rPr>
              <w:t xml:space="preserve"> for environmental metrics. </w:t>
            </w:r>
            <w:r w:rsidRPr="00C41BF9">
              <w:rPr>
                <w:rFonts w:ascii="Gill Sans Nova" w:eastAsia="Calibri" w:hAnsi="Gill Sans Nova" w:cs="Arial"/>
              </w:rPr>
              <w:br/>
              <w:t xml:space="preserve">- Works well with </w:t>
            </w:r>
            <w:r w:rsidRPr="00C41BF9">
              <w:rPr>
                <w:rFonts w:ascii="Gill Sans Nova" w:eastAsia="Calibri" w:hAnsi="Gill Sans Nova" w:cs="Arial"/>
                <w:b/>
                <w:bCs/>
              </w:rPr>
              <w:t>GRI</w:t>
            </w:r>
            <w:r w:rsidRPr="00C41BF9">
              <w:rPr>
                <w:rFonts w:ascii="Gill Sans Nova" w:eastAsia="Calibri" w:hAnsi="Gill Sans Nova" w:cs="Arial"/>
              </w:rPr>
              <w:t xml:space="preserve"> to include broader ESG issues alongside climate risk.</w:t>
            </w:r>
          </w:p>
        </w:tc>
        <w:tc>
          <w:tcPr>
            <w:tcW w:w="0" w:type="auto"/>
            <w:hideMark/>
          </w:tcPr>
          <w:p w14:paraId="7D5FA58C"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w:t>
            </w:r>
            <w:r w:rsidRPr="00C41BF9">
              <w:rPr>
                <w:rFonts w:ascii="Gill Sans Nova" w:eastAsia="Calibri" w:hAnsi="Gill Sans Nova" w:cs="Arial"/>
                <w:b/>
                <w:bCs/>
              </w:rPr>
              <w:t>GRI</w:t>
            </w:r>
            <w:r w:rsidRPr="00C41BF9">
              <w:rPr>
                <w:rFonts w:ascii="Gill Sans Nova" w:eastAsia="Calibri" w:hAnsi="Gill Sans Nova" w:cs="Arial"/>
              </w:rPr>
              <w:t xml:space="preserve"> and </w:t>
            </w:r>
            <w:r w:rsidRPr="00C41BF9">
              <w:rPr>
                <w:rFonts w:ascii="Gill Sans Nova" w:eastAsia="Calibri" w:hAnsi="Gill Sans Nova" w:cs="Arial"/>
                <w:b/>
                <w:bCs/>
              </w:rPr>
              <w:t>TCFD</w:t>
            </w:r>
            <w:r w:rsidRPr="00C41BF9">
              <w:rPr>
                <w:rFonts w:ascii="Gill Sans Nova" w:eastAsia="Calibri" w:hAnsi="Gill Sans Nova" w:cs="Arial"/>
              </w:rPr>
              <w:t xml:space="preserve"> are commonly used in conjunction with CDP to provide comprehensive environmental and climate risk disclosures.</w:t>
            </w:r>
          </w:p>
        </w:tc>
        <w:tc>
          <w:tcPr>
            <w:tcW w:w="0" w:type="auto"/>
            <w:hideMark/>
          </w:tcPr>
          <w:p w14:paraId="595ED402"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Supports reporting based on </w:t>
            </w:r>
            <w:r w:rsidRPr="00C41BF9">
              <w:rPr>
                <w:rFonts w:ascii="Gill Sans Nova" w:eastAsia="Calibri" w:hAnsi="Gill Sans Nova" w:cs="Arial"/>
                <w:b/>
                <w:bCs/>
              </w:rPr>
              <w:t>GRI</w:t>
            </w:r>
            <w:r w:rsidRPr="00C41BF9">
              <w:rPr>
                <w:rFonts w:ascii="Gill Sans Nova" w:eastAsia="Calibri" w:hAnsi="Gill Sans Nova" w:cs="Arial"/>
              </w:rPr>
              <w:t xml:space="preserve"> and </w:t>
            </w:r>
            <w:r w:rsidRPr="00C41BF9">
              <w:rPr>
                <w:rFonts w:ascii="Gill Sans Nova" w:eastAsia="Calibri" w:hAnsi="Gill Sans Nova" w:cs="Arial"/>
                <w:b/>
                <w:bCs/>
              </w:rPr>
              <w:t>TCFD</w:t>
            </w:r>
            <w:r w:rsidRPr="00C41BF9">
              <w:rPr>
                <w:rFonts w:ascii="Gill Sans Nova" w:eastAsia="Calibri" w:hAnsi="Gill Sans Nova" w:cs="Arial"/>
              </w:rPr>
              <w:t>, providing context to align with global development goals.</w:t>
            </w:r>
          </w:p>
        </w:tc>
        <w:tc>
          <w:tcPr>
            <w:tcW w:w="0" w:type="auto"/>
            <w:hideMark/>
          </w:tcPr>
          <w:p w14:paraId="25F8488A"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Can be integrated with </w:t>
            </w:r>
            <w:r w:rsidRPr="00C41BF9">
              <w:rPr>
                <w:rFonts w:ascii="Gill Sans Nova" w:eastAsia="Calibri" w:hAnsi="Gill Sans Nova" w:cs="Arial"/>
                <w:b/>
                <w:bCs/>
              </w:rPr>
              <w:t>SASB</w:t>
            </w:r>
            <w:r w:rsidRPr="00C41BF9">
              <w:rPr>
                <w:rFonts w:ascii="Gill Sans Nova" w:eastAsia="Calibri" w:hAnsi="Gill Sans Nova" w:cs="Arial"/>
              </w:rPr>
              <w:t xml:space="preserve"> and </w:t>
            </w:r>
            <w:r w:rsidRPr="00C41BF9">
              <w:rPr>
                <w:rFonts w:ascii="Gill Sans Nova" w:eastAsia="Calibri" w:hAnsi="Gill Sans Nova" w:cs="Arial"/>
                <w:b/>
                <w:bCs/>
              </w:rPr>
              <w:t>GRI</w:t>
            </w:r>
            <w:r w:rsidRPr="00C41BF9">
              <w:rPr>
                <w:rFonts w:ascii="Gill Sans Nova" w:eastAsia="Calibri" w:hAnsi="Gill Sans Nova" w:cs="Arial"/>
              </w:rPr>
              <w:t xml:space="preserve"> for more holistic value-driven reporting.</w:t>
            </w:r>
          </w:p>
        </w:tc>
      </w:tr>
      <w:tr w:rsidR="00C41BF9" w:rsidRPr="00C41BF9" w14:paraId="299F6AE2" w14:textId="77777777" w:rsidTr="00CA10F7">
        <w:tc>
          <w:tcPr>
            <w:tcW w:w="0" w:type="auto"/>
            <w:hideMark/>
          </w:tcPr>
          <w:p w14:paraId="424F79FD"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b/>
                <w:bCs/>
              </w:rPr>
              <w:t>Data Requirements</w:t>
            </w:r>
          </w:p>
        </w:tc>
        <w:tc>
          <w:tcPr>
            <w:tcW w:w="0" w:type="auto"/>
            <w:hideMark/>
          </w:tcPr>
          <w:p w14:paraId="7E07A989"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Requires qualitative and quantitative data, often from diverse operational areas. </w:t>
            </w:r>
            <w:r w:rsidRPr="00C41BF9">
              <w:rPr>
                <w:rFonts w:ascii="Gill Sans Nova" w:eastAsia="Calibri" w:hAnsi="Gill Sans Nova" w:cs="Arial"/>
              </w:rPr>
              <w:br/>
              <w:t>- Emphasis on stakeholder engagement and materiality assessment.</w:t>
            </w:r>
          </w:p>
        </w:tc>
        <w:tc>
          <w:tcPr>
            <w:tcW w:w="0" w:type="auto"/>
            <w:hideMark/>
          </w:tcPr>
          <w:p w14:paraId="06FFE9AE"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Relies heavily on </w:t>
            </w:r>
            <w:r w:rsidRPr="00C41BF9">
              <w:rPr>
                <w:rFonts w:ascii="Gill Sans Nova" w:eastAsia="Calibri" w:hAnsi="Gill Sans Nova" w:cs="Arial"/>
                <w:b/>
                <w:bCs/>
              </w:rPr>
              <w:t>financial data</w:t>
            </w:r>
            <w:r w:rsidRPr="00C41BF9">
              <w:rPr>
                <w:rFonts w:ascii="Gill Sans Nova" w:eastAsia="Calibri" w:hAnsi="Gill Sans Nova" w:cs="Arial"/>
              </w:rPr>
              <w:t xml:space="preserve"> and metrics that are sector-specific. </w:t>
            </w:r>
            <w:r w:rsidRPr="00C41BF9">
              <w:rPr>
                <w:rFonts w:ascii="Gill Sans Nova" w:eastAsia="Calibri" w:hAnsi="Gill Sans Nova" w:cs="Arial"/>
              </w:rPr>
              <w:br/>
              <w:t>- Data quality must meet standards for investor decision-making.</w:t>
            </w:r>
          </w:p>
        </w:tc>
        <w:tc>
          <w:tcPr>
            <w:tcW w:w="0" w:type="auto"/>
            <w:hideMark/>
          </w:tcPr>
          <w:p w14:paraId="22B463E5"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Requires </w:t>
            </w:r>
            <w:r w:rsidRPr="00C41BF9">
              <w:rPr>
                <w:rFonts w:ascii="Gill Sans Nova" w:eastAsia="Calibri" w:hAnsi="Gill Sans Nova" w:cs="Arial"/>
                <w:b/>
                <w:bCs/>
              </w:rPr>
              <w:t>climate-related data</w:t>
            </w:r>
            <w:r w:rsidRPr="00C41BF9">
              <w:rPr>
                <w:rFonts w:ascii="Gill Sans Nova" w:eastAsia="Calibri" w:hAnsi="Gill Sans Nova" w:cs="Arial"/>
              </w:rPr>
              <w:t xml:space="preserve">, including governance, strategy, and scenario analysis inputs. </w:t>
            </w:r>
            <w:r w:rsidRPr="00C41BF9">
              <w:rPr>
                <w:rFonts w:ascii="Gill Sans Nova" w:eastAsia="Calibri" w:hAnsi="Gill Sans Nova" w:cs="Arial"/>
              </w:rPr>
              <w:br/>
              <w:t>- Strong emphasis on linking climate information to financial statements.</w:t>
            </w:r>
          </w:p>
        </w:tc>
        <w:tc>
          <w:tcPr>
            <w:tcW w:w="0" w:type="auto"/>
            <w:hideMark/>
          </w:tcPr>
          <w:p w14:paraId="7D691E0E"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Focuses on </w:t>
            </w:r>
            <w:r w:rsidRPr="00C41BF9">
              <w:rPr>
                <w:rFonts w:ascii="Gill Sans Nova" w:eastAsia="Calibri" w:hAnsi="Gill Sans Nova" w:cs="Arial"/>
                <w:b/>
                <w:bCs/>
              </w:rPr>
              <w:t>quantitative environmental data</w:t>
            </w:r>
            <w:r w:rsidRPr="00C41BF9">
              <w:rPr>
                <w:rFonts w:ascii="Gill Sans Nova" w:eastAsia="Calibri" w:hAnsi="Gill Sans Nova" w:cs="Arial"/>
              </w:rPr>
              <w:t xml:space="preserve"> (e.g., emissions, water usage). </w:t>
            </w:r>
            <w:r w:rsidRPr="00C41BF9">
              <w:rPr>
                <w:rFonts w:ascii="Gill Sans Nova" w:eastAsia="Calibri" w:hAnsi="Gill Sans Nova" w:cs="Arial"/>
              </w:rPr>
              <w:br/>
              <w:t>- Requires data from across operational and supply chain aspects.</w:t>
            </w:r>
          </w:p>
        </w:tc>
        <w:tc>
          <w:tcPr>
            <w:tcW w:w="0" w:type="auto"/>
            <w:hideMark/>
          </w:tcPr>
          <w:p w14:paraId="44B3056F"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Qualitative and quantitative data based on the company's chosen goals. </w:t>
            </w:r>
            <w:r w:rsidRPr="00C41BF9">
              <w:rPr>
                <w:rFonts w:ascii="Gill Sans Nova" w:eastAsia="Calibri" w:hAnsi="Gill Sans Nova" w:cs="Arial"/>
              </w:rPr>
              <w:br/>
              <w:t>- Focus on impact metrics aligned with SDGs (e.g., poverty reduction, education programs).</w:t>
            </w:r>
          </w:p>
        </w:tc>
        <w:tc>
          <w:tcPr>
            <w:tcW w:w="0" w:type="auto"/>
            <w:hideMark/>
          </w:tcPr>
          <w:p w14:paraId="22E44107"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Relies on a combination of </w:t>
            </w:r>
            <w:r w:rsidRPr="00C41BF9">
              <w:rPr>
                <w:rFonts w:ascii="Gill Sans Nova" w:eastAsia="Calibri" w:hAnsi="Gill Sans Nova" w:cs="Arial"/>
                <w:b/>
                <w:bCs/>
              </w:rPr>
              <w:t>six types of capitals</w:t>
            </w:r>
            <w:r w:rsidRPr="00C41BF9">
              <w:rPr>
                <w:rFonts w:ascii="Gill Sans Nova" w:eastAsia="Calibri" w:hAnsi="Gill Sans Nova" w:cs="Arial"/>
              </w:rPr>
              <w:t xml:space="preserve"> (financial, human, social, natural, intellectual, and manufactured). </w:t>
            </w:r>
            <w:r w:rsidRPr="00C41BF9">
              <w:rPr>
                <w:rFonts w:ascii="Gill Sans Nova" w:eastAsia="Calibri" w:hAnsi="Gill Sans Nova" w:cs="Arial"/>
              </w:rPr>
              <w:br/>
              <w:t>- Data integration across different dimensions of value creation.</w:t>
            </w:r>
          </w:p>
        </w:tc>
      </w:tr>
      <w:tr w:rsidR="00C41BF9" w:rsidRPr="00C41BF9" w14:paraId="1E9F8D3F" w14:textId="77777777" w:rsidTr="00CA10F7">
        <w:tc>
          <w:tcPr>
            <w:tcW w:w="0" w:type="auto"/>
            <w:hideMark/>
          </w:tcPr>
          <w:p w14:paraId="63D42290"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b/>
                <w:bCs/>
              </w:rPr>
              <w:t>External Assurance and Credibility</w:t>
            </w:r>
          </w:p>
        </w:tc>
        <w:tc>
          <w:tcPr>
            <w:tcW w:w="0" w:type="auto"/>
            <w:hideMark/>
          </w:tcPr>
          <w:p w14:paraId="5C3ECC92"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Strongly encourages </w:t>
            </w:r>
            <w:r w:rsidRPr="00C41BF9">
              <w:rPr>
                <w:rFonts w:ascii="Gill Sans Nova" w:eastAsia="Calibri" w:hAnsi="Gill Sans Nova" w:cs="Arial"/>
                <w:b/>
                <w:bCs/>
              </w:rPr>
              <w:t>third-party assurance</w:t>
            </w:r>
            <w:r w:rsidRPr="00C41BF9">
              <w:rPr>
                <w:rFonts w:ascii="Gill Sans Nova" w:eastAsia="Calibri" w:hAnsi="Gill Sans Nova" w:cs="Arial"/>
              </w:rPr>
              <w:t xml:space="preserve"> to verify data quality and build trust.</w:t>
            </w:r>
          </w:p>
        </w:tc>
        <w:tc>
          <w:tcPr>
            <w:tcW w:w="0" w:type="auto"/>
            <w:hideMark/>
          </w:tcPr>
          <w:p w14:paraId="703AEA35"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Assurance is beneficial but not mandatory; credibility is mainly established through </w:t>
            </w:r>
            <w:r w:rsidRPr="00C41BF9">
              <w:rPr>
                <w:rFonts w:ascii="Gill Sans Nova" w:eastAsia="Calibri" w:hAnsi="Gill Sans Nova" w:cs="Arial"/>
                <w:b/>
                <w:bCs/>
              </w:rPr>
              <w:lastRenderedPageBreak/>
              <w:t>financial audit alignment</w:t>
            </w:r>
            <w:r w:rsidRPr="00C41BF9">
              <w:rPr>
                <w:rFonts w:ascii="Gill Sans Nova" w:eastAsia="Calibri" w:hAnsi="Gill Sans Nova" w:cs="Arial"/>
              </w:rPr>
              <w:t>.</w:t>
            </w:r>
          </w:p>
        </w:tc>
        <w:tc>
          <w:tcPr>
            <w:tcW w:w="0" w:type="auto"/>
            <w:hideMark/>
          </w:tcPr>
          <w:p w14:paraId="1F37E60C"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lastRenderedPageBreak/>
              <w:t xml:space="preserve">- Assurance is typically required for </w:t>
            </w:r>
            <w:r w:rsidRPr="00C41BF9">
              <w:rPr>
                <w:rFonts w:ascii="Gill Sans Nova" w:eastAsia="Calibri" w:hAnsi="Gill Sans Nova" w:cs="Arial"/>
                <w:b/>
                <w:bCs/>
              </w:rPr>
              <w:t>scenario analysis</w:t>
            </w:r>
            <w:r w:rsidRPr="00C41BF9">
              <w:rPr>
                <w:rFonts w:ascii="Gill Sans Nova" w:eastAsia="Calibri" w:hAnsi="Gill Sans Nova" w:cs="Arial"/>
              </w:rPr>
              <w:t xml:space="preserve"> and climate risk disclosures.</w:t>
            </w:r>
          </w:p>
        </w:tc>
        <w:tc>
          <w:tcPr>
            <w:tcW w:w="0" w:type="auto"/>
            <w:hideMark/>
          </w:tcPr>
          <w:p w14:paraId="3E811853"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External verification strengthens credibility; scoring directly affects </w:t>
            </w:r>
            <w:r w:rsidRPr="00C41BF9">
              <w:rPr>
                <w:rFonts w:ascii="Gill Sans Nova" w:eastAsia="Calibri" w:hAnsi="Gill Sans Nova" w:cs="Arial"/>
                <w:b/>
                <w:bCs/>
              </w:rPr>
              <w:lastRenderedPageBreak/>
              <w:t>stakeholder trust</w:t>
            </w:r>
            <w:r w:rsidRPr="00C41BF9">
              <w:rPr>
                <w:rFonts w:ascii="Gill Sans Nova" w:eastAsia="Calibri" w:hAnsi="Gill Sans Nova" w:cs="Arial"/>
              </w:rPr>
              <w:t>.</w:t>
            </w:r>
          </w:p>
        </w:tc>
        <w:tc>
          <w:tcPr>
            <w:tcW w:w="0" w:type="auto"/>
            <w:hideMark/>
          </w:tcPr>
          <w:p w14:paraId="798F0A4E"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lastRenderedPageBreak/>
              <w:t xml:space="preserve">- External assurance varies by company; alignment with </w:t>
            </w:r>
            <w:r w:rsidRPr="00C41BF9">
              <w:rPr>
                <w:rFonts w:ascii="Gill Sans Nova" w:eastAsia="Calibri" w:hAnsi="Gill Sans Nova" w:cs="Arial"/>
                <w:b/>
                <w:bCs/>
              </w:rPr>
              <w:t>UN Global Compact</w:t>
            </w:r>
            <w:r w:rsidRPr="00C41BF9">
              <w:rPr>
                <w:rFonts w:ascii="Gill Sans Nova" w:eastAsia="Calibri" w:hAnsi="Gill Sans Nova" w:cs="Arial"/>
              </w:rPr>
              <w:t xml:space="preserve"> </w:t>
            </w:r>
            <w:r w:rsidRPr="00C41BF9">
              <w:rPr>
                <w:rFonts w:ascii="Gill Sans Nova" w:eastAsia="Calibri" w:hAnsi="Gill Sans Nova" w:cs="Arial"/>
              </w:rPr>
              <w:lastRenderedPageBreak/>
              <w:t>boosts credibility.</w:t>
            </w:r>
          </w:p>
        </w:tc>
        <w:tc>
          <w:tcPr>
            <w:tcW w:w="0" w:type="auto"/>
            <w:hideMark/>
          </w:tcPr>
          <w:p w14:paraId="7F8B5096"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lastRenderedPageBreak/>
              <w:t xml:space="preserve">- Assurance for integrated reports is often sought to verify </w:t>
            </w:r>
            <w:r w:rsidRPr="00C41BF9">
              <w:rPr>
                <w:rFonts w:ascii="Gill Sans Nova" w:eastAsia="Calibri" w:hAnsi="Gill Sans Nova" w:cs="Arial"/>
                <w:b/>
                <w:bCs/>
              </w:rPr>
              <w:t>consistency</w:t>
            </w:r>
            <w:r w:rsidRPr="00C41BF9">
              <w:rPr>
                <w:rFonts w:ascii="Gill Sans Nova" w:eastAsia="Calibri" w:hAnsi="Gill Sans Nova" w:cs="Arial"/>
              </w:rPr>
              <w:t xml:space="preserve"> between financial and </w:t>
            </w:r>
            <w:r w:rsidRPr="00C41BF9">
              <w:rPr>
                <w:rFonts w:ascii="Gill Sans Nova" w:eastAsia="Calibri" w:hAnsi="Gill Sans Nova" w:cs="Arial"/>
              </w:rPr>
              <w:lastRenderedPageBreak/>
              <w:t>non-financial data.</w:t>
            </w:r>
          </w:p>
        </w:tc>
      </w:tr>
      <w:tr w:rsidR="00C41BF9" w:rsidRPr="00C41BF9" w14:paraId="1AAF606C" w14:textId="77777777" w:rsidTr="00CA10F7">
        <w:tc>
          <w:tcPr>
            <w:tcW w:w="0" w:type="auto"/>
            <w:hideMark/>
          </w:tcPr>
          <w:p w14:paraId="69FA5C03"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b/>
                <w:bCs/>
              </w:rPr>
              <w:lastRenderedPageBreak/>
              <w:t>Scoring Mechanism</w:t>
            </w:r>
          </w:p>
        </w:tc>
        <w:tc>
          <w:tcPr>
            <w:tcW w:w="0" w:type="auto"/>
            <w:hideMark/>
          </w:tcPr>
          <w:p w14:paraId="44A8CCC9"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No formal scoring, but reports are evaluated based on adherence to GRI Standards.</w:t>
            </w:r>
          </w:p>
        </w:tc>
        <w:tc>
          <w:tcPr>
            <w:tcW w:w="0" w:type="auto"/>
            <w:hideMark/>
          </w:tcPr>
          <w:p w14:paraId="1AC511DD"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No scoring, but financial stakeholders evaluate disclosures on </w:t>
            </w:r>
            <w:r w:rsidRPr="00C41BF9">
              <w:rPr>
                <w:rFonts w:ascii="Gill Sans Nova" w:eastAsia="Calibri" w:hAnsi="Gill Sans Nova" w:cs="Arial"/>
                <w:b/>
                <w:bCs/>
              </w:rPr>
              <w:t>industry-specific compliance</w:t>
            </w:r>
            <w:r w:rsidRPr="00C41BF9">
              <w:rPr>
                <w:rFonts w:ascii="Gill Sans Nova" w:eastAsia="Calibri" w:hAnsi="Gill Sans Nova" w:cs="Arial"/>
              </w:rPr>
              <w:t xml:space="preserve"> and detail.</w:t>
            </w:r>
          </w:p>
        </w:tc>
        <w:tc>
          <w:tcPr>
            <w:tcW w:w="0" w:type="auto"/>
            <w:hideMark/>
          </w:tcPr>
          <w:p w14:paraId="154B12C5"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No direct scoring, but qualitative and quantitative disclosure assessments provide guidance on </w:t>
            </w:r>
            <w:r w:rsidRPr="00C41BF9">
              <w:rPr>
                <w:rFonts w:ascii="Gill Sans Nova" w:eastAsia="Calibri" w:hAnsi="Gill Sans Nova" w:cs="Arial"/>
                <w:b/>
                <w:bCs/>
              </w:rPr>
              <w:t>completeness</w:t>
            </w:r>
            <w:r w:rsidRPr="00C41BF9">
              <w:rPr>
                <w:rFonts w:ascii="Gill Sans Nova" w:eastAsia="Calibri" w:hAnsi="Gill Sans Nova" w:cs="Arial"/>
              </w:rPr>
              <w:t>.</w:t>
            </w:r>
          </w:p>
        </w:tc>
        <w:tc>
          <w:tcPr>
            <w:tcW w:w="0" w:type="auto"/>
            <w:hideMark/>
          </w:tcPr>
          <w:p w14:paraId="7C1BCDFA"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w:t>
            </w:r>
            <w:r w:rsidRPr="00C41BF9">
              <w:rPr>
                <w:rFonts w:ascii="Gill Sans Nova" w:eastAsia="Calibri" w:hAnsi="Gill Sans Nova" w:cs="Arial"/>
                <w:b/>
                <w:bCs/>
              </w:rPr>
              <w:t>Scoring from A to D-</w:t>
            </w:r>
            <w:r w:rsidRPr="00C41BF9">
              <w:rPr>
                <w:rFonts w:ascii="Gill Sans Nova" w:eastAsia="Calibri" w:hAnsi="Gill Sans Nova" w:cs="Arial"/>
              </w:rPr>
              <w:t xml:space="preserve">, based on completeness and accuracy of environmental data. </w:t>
            </w:r>
            <w:r w:rsidRPr="00C41BF9">
              <w:rPr>
                <w:rFonts w:ascii="Gill Sans Nova" w:eastAsia="Calibri" w:hAnsi="Gill Sans Nova" w:cs="Arial"/>
              </w:rPr>
              <w:br/>
              <w:t>- Scoring impacts public perception and investor confidence.</w:t>
            </w:r>
          </w:p>
        </w:tc>
        <w:tc>
          <w:tcPr>
            <w:tcW w:w="0" w:type="auto"/>
            <w:hideMark/>
          </w:tcPr>
          <w:p w14:paraId="51B9FBC9"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No formal scoring; success is measured based on </w:t>
            </w:r>
            <w:r w:rsidRPr="00C41BF9">
              <w:rPr>
                <w:rFonts w:ascii="Gill Sans Nova" w:eastAsia="Calibri" w:hAnsi="Gill Sans Nova" w:cs="Arial"/>
                <w:b/>
                <w:bCs/>
              </w:rPr>
              <w:t>contribution</w:t>
            </w:r>
            <w:r w:rsidRPr="00C41BF9">
              <w:rPr>
                <w:rFonts w:ascii="Gill Sans Nova" w:eastAsia="Calibri" w:hAnsi="Gill Sans Nova" w:cs="Arial"/>
              </w:rPr>
              <w:t xml:space="preserve"> to each selected SDG.</w:t>
            </w:r>
          </w:p>
        </w:tc>
        <w:tc>
          <w:tcPr>
            <w:tcW w:w="0" w:type="auto"/>
            <w:hideMark/>
          </w:tcPr>
          <w:p w14:paraId="66FD338C"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No scoring mechanism; the emphasis is on integrating sustainability with </w:t>
            </w:r>
            <w:r w:rsidRPr="00C41BF9">
              <w:rPr>
                <w:rFonts w:ascii="Gill Sans Nova" w:eastAsia="Calibri" w:hAnsi="Gill Sans Nova" w:cs="Arial"/>
                <w:b/>
                <w:bCs/>
              </w:rPr>
              <w:t>financial outcomes</w:t>
            </w:r>
            <w:r w:rsidRPr="00C41BF9">
              <w:rPr>
                <w:rFonts w:ascii="Gill Sans Nova" w:eastAsia="Calibri" w:hAnsi="Gill Sans Nova" w:cs="Arial"/>
              </w:rPr>
              <w:t xml:space="preserve"> to show value creation.</w:t>
            </w:r>
          </w:p>
        </w:tc>
      </w:tr>
      <w:tr w:rsidR="00C41BF9" w:rsidRPr="00C41BF9" w14:paraId="38CA0543" w14:textId="77777777" w:rsidTr="00CA10F7">
        <w:tc>
          <w:tcPr>
            <w:tcW w:w="0" w:type="auto"/>
            <w:hideMark/>
          </w:tcPr>
          <w:p w14:paraId="5512CB8D"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b/>
                <w:bCs/>
              </w:rPr>
              <w:t>Real-World Example Companies</w:t>
            </w:r>
          </w:p>
        </w:tc>
        <w:tc>
          <w:tcPr>
            <w:tcW w:w="0" w:type="auto"/>
            <w:hideMark/>
          </w:tcPr>
          <w:p w14:paraId="4D17C287"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w:t>
            </w:r>
            <w:r w:rsidRPr="00C41BF9">
              <w:rPr>
                <w:rFonts w:ascii="Gill Sans Nova" w:eastAsia="Calibri" w:hAnsi="Gill Sans Nova" w:cs="Arial"/>
                <w:b/>
                <w:bCs/>
              </w:rPr>
              <w:t>Nestlé</w:t>
            </w:r>
            <w:r w:rsidRPr="00C41BF9">
              <w:rPr>
                <w:rFonts w:ascii="Gill Sans Nova" w:eastAsia="Calibri" w:hAnsi="Gill Sans Nova" w:cs="Arial"/>
              </w:rPr>
              <w:t xml:space="preserve"> uses GRI for comprehensive ESG disclosures, focusing on both environmental and social metrics.</w:t>
            </w:r>
          </w:p>
        </w:tc>
        <w:tc>
          <w:tcPr>
            <w:tcW w:w="0" w:type="auto"/>
            <w:hideMark/>
          </w:tcPr>
          <w:p w14:paraId="238E9ADF"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w:t>
            </w:r>
            <w:r w:rsidRPr="00C41BF9">
              <w:rPr>
                <w:rFonts w:ascii="Gill Sans Nova" w:eastAsia="Calibri" w:hAnsi="Gill Sans Nova" w:cs="Arial"/>
                <w:b/>
                <w:bCs/>
              </w:rPr>
              <w:t>JP Morgan</w:t>
            </w:r>
            <w:r w:rsidRPr="00C41BF9">
              <w:rPr>
                <w:rFonts w:ascii="Gill Sans Nova" w:eastAsia="Calibri" w:hAnsi="Gill Sans Nova" w:cs="Arial"/>
              </w:rPr>
              <w:t xml:space="preserve"> uses SASB standards to align financial and ESG impacts across their operational sectors.</w:t>
            </w:r>
          </w:p>
        </w:tc>
        <w:tc>
          <w:tcPr>
            <w:tcW w:w="0" w:type="auto"/>
            <w:hideMark/>
          </w:tcPr>
          <w:p w14:paraId="30D83115"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w:t>
            </w:r>
            <w:r w:rsidRPr="00C41BF9">
              <w:rPr>
                <w:rFonts w:ascii="Gill Sans Nova" w:eastAsia="Calibri" w:hAnsi="Gill Sans Nova" w:cs="Arial"/>
                <w:b/>
                <w:bCs/>
              </w:rPr>
              <w:t>Shell</w:t>
            </w:r>
            <w:r w:rsidRPr="00C41BF9">
              <w:rPr>
                <w:rFonts w:ascii="Gill Sans Nova" w:eastAsia="Calibri" w:hAnsi="Gill Sans Nova" w:cs="Arial"/>
              </w:rPr>
              <w:t xml:space="preserve"> implemented TCFD to disclose climate risk and align its climate strategy with financial implications.</w:t>
            </w:r>
          </w:p>
        </w:tc>
        <w:tc>
          <w:tcPr>
            <w:tcW w:w="0" w:type="auto"/>
            <w:hideMark/>
          </w:tcPr>
          <w:p w14:paraId="70DFC4D3"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w:t>
            </w:r>
            <w:r w:rsidRPr="00C41BF9">
              <w:rPr>
                <w:rFonts w:ascii="Gill Sans Nova" w:eastAsia="Calibri" w:hAnsi="Gill Sans Nova" w:cs="Arial"/>
                <w:b/>
                <w:bCs/>
              </w:rPr>
              <w:t>Tesla</w:t>
            </w:r>
            <w:r w:rsidRPr="00C41BF9">
              <w:rPr>
                <w:rFonts w:ascii="Gill Sans Nova" w:eastAsia="Calibri" w:hAnsi="Gill Sans Nova" w:cs="Arial"/>
              </w:rPr>
              <w:t xml:space="preserve"> uses CDP to score its environmental transparency, particularly regarding carbon emissions and resource use.</w:t>
            </w:r>
          </w:p>
        </w:tc>
        <w:tc>
          <w:tcPr>
            <w:tcW w:w="0" w:type="auto"/>
            <w:hideMark/>
          </w:tcPr>
          <w:p w14:paraId="538EB675"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w:t>
            </w:r>
            <w:r w:rsidRPr="00C41BF9">
              <w:rPr>
                <w:rFonts w:ascii="Gill Sans Nova" w:eastAsia="Calibri" w:hAnsi="Gill Sans Nova" w:cs="Arial"/>
                <w:b/>
                <w:bCs/>
              </w:rPr>
              <w:t>Danone</w:t>
            </w:r>
            <w:r w:rsidRPr="00C41BF9">
              <w:rPr>
                <w:rFonts w:ascii="Gill Sans Nova" w:eastAsia="Calibri" w:hAnsi="Gill Sans Nova" w:cs="Arial"/>
              </w:rPr>
              <w:t xml:space="preserve"> aligns its operations with SDGs, focusing on clean water and responsible consumption goals.</w:t>
            </w:r>
          </w:p>
        </w:tc>
        <w:tc>
          <w:tcPr>
            <w:tcW w:w="0" w:type="auto"/>
            <w:hideMark/>
          </w:tcPr>
          <w:p w14:paraId="24FA7E3F" w14:textId="77777777" w:rsidR="00C41BF9" w:rsidRPr="00C41BF9" w:rsidRDefault="00C41BF9" w:rsidP="00C41BF9">
            <w:pPr>
              <w:rPr>
                <w:rFonts w:ascii="Gill Sans Nova" w:eastAsia="Calibri" w:hAnsi="Gill Sans Nova" w:cs="Arial"/>
              </w:rPr>
            </w:pPr>
            <w:r w:rsidRPr="00C41BF9">
              <w:rPr>
                <w:rFonts w:ascii="Gill Sans Nova" w:eastAsia="Calibri" w:hAnsi="Gill Sans Nova" w:cs="Arial"/>
              </w:rPr>
              <w:t xml:space="preserve">- </w:t>
            </w:r>
            <w:r w:rsidRPr="00C41BF9">
              <w:rPr>
                <w:rFonts w:ascii="Gill Sans Nova" w:eastAsia="Calibri" w:hAnsi="Gill Sans Nova" w:cs="Arial"/>
                <w:b/>
                <w:bCs/>
              </w:rPr>
              <w:t>Unilever</w:t>
            </w:r>
            <w:r w:rsidRPr="00C41BF9">
              <w:rPr>
                <w:rFonts w:ascii="Gill Sans Nova" w:eastAsia="Calibri" w:hAnsi="Gill Sans Nova" w:cs="Arial"/>
              </w:rPr>
              <w:t xml:space="preserve"> employs IIRC to show how sustainability initiatives create long-term value for investors and stakeholders.</w:t>
            </w:r>
          </w:p>
        </w:tc>
      </w:tr>
    </w:tbl>
    <w:p w14:paraId="3938B508"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Summary and Key Insights:</w:t>
      </w:r>
    </w:p>
    <w:p w14:paraId="4F85B7A4" w14:textId="77777777" w:rsidR="00C41BF9" w:rsidRPr="00C41BF9" w:rsidRDefault="00C41BF9" w:rsidP="00C41BF9">
      <w:pPr>
        <w:numPr>
          <w:ilvl w:val="0"/>
          <w:numId w:val="74"/>
        </w:numPr>
        <w:spacing w:line="259" w:lineRule="auto"/>
        <w:rPr>
          <w:rFonts w:ascii="Gill Sans Nova" w:eastAsia="Calibri" w:hAnsi="Gill Sans Nova" w:cs="Arial"/>
        </w:rPr>
      </w:pPr>
      <w:r w:rsidRPr="00C41BF9">
        <w:rPr>
          <w:rFonts w:ascii="Gill Sans Nova" w:eastAsia="Calibri" w:hAnsi="Gill Sans Nova" w:cs="Arial"/>
          <w:b/>
          <w:bCs/>
        </w:rPr>
        <w:t>GRI</w:t>
      </w:r>
      <w:r w:rsidRPr="00C41BF9">
        <w:rPr>
          <w:rFonts w:ascii="Gill Sans Nova" w:eastAsia="Calibri" w:hAnsi="Gill Sans Nova" w:cs="Arial"/>
        </w:rPr>
        <w:t xml:space="preserve"> provides abroad, comprehensive view of a company’s environmental, social, and economic impacts, making it ideal for companies wanting to communicate their overall ESG performance to a wide range of stakeholders, including NGOs, employees, and customers.</w:t>
      </w:r>
    </w:p>
    <w:p w14:paraId="57E2F035" w14:textId="77777777" w:rsidR="00C41BF9" w:rsidRPr="00C41BF9" w:rsidRDefault="00C41BF9" w:rsidP="00C41BF9">
      <w:pPr>
        <w:numPr>
          <w:ilvl w:val="0"/>
          <w:numId w:val="75"/>
        </w:numPr>
        <w:spacing w:line="259" w:lineRule="auto"/>
        <w:rPr>
          <w:rFonts w:ascii="Gill Sans Nova" w:eastAsia="Calibri" w:hAnsi="Gill Sans Nova" w:cs="Arial"/>
        </w:rPr>
      </w:pPr>
      <w:r w:rsidRPr="00C41BF9">
        <w:rPr>
          <w:rFonts w:ascii="Gill Sans Nova" w:eastAsia="Calibri" w:hAnsi="Gill Sans Nova" w:cs="Arial"/>
          <w:b/>
          <w:bCs/>
        </w:rPr>
        <w:t>SASB</w:t>
      </w:r>
      <w:r w:rsidRPr="00C41BF9">
        <w:rPr>
          <w:rFonts w:ascii="Gill Sans Nova" w:eastAsia="Calibri" w:hAnsi="Gill Sans Nova" w:cs="Arial"/>
        </w:rPr>
        <w:t xml:space="preserve"> is particularly well-suited for companies focused on demonstrating the financial materiality of sustainability issues, especially in industries with specific ESG risks impacting financial performance. It works well in tandem with other frameworks like GRI to add depth in the financial realm.</w:t>
      </w:r>
    </w:p>
    <w:p w14:paraId="38261518" w14:textId="77777777" w:rsidR="00C41BF9" w:rsidRPr="00C41BF9" w:rsidRDefault="00C41BF9" w:rsidP="00C41BF9">
      <w:pPr>
        <w:numPr>
          <w:ilvl w:val="0"/>
          <w:numId w:val="75"/>
        </w:numPr>
        <w:spacing w:line="259" w:lineRule="auto"/>
        <w:rPr>
          <w:rFonts w:ascii="Gill Sans Nova" w:eastAsia="Calibri" w:hAnsi="Gill Sans Nova" w:cs="Arial"/>
        </w:rPr>
      </w:pPr>
      <w:r w:rsidRPr="00C41BF9">
        <w:rPr>
          <w:rFonts w:ascii="Gill Sans Nova" w:eastAsia="Calibri" w:hAnsi="Gill Sans Nova" w:cs="Arial"/>
          <w:b/>
          <w:bCs/>
        </w:rPr>
        <w:lastRenderedPageBreak/>
        <w:t>TCFD</w:t>
      </w:r>
      <w:r w:rsidRPr="00C41BF9">
        <w:rPr>
          <w:rFonts w:ascii="Gill Sans Nova" w:eastAsia="Calibri" w:hAnsi="Gill Sans Nova" w:cs="Arial"/>
        </w:rPr>
        <w:t xml:space="preserve"> focuses explicitly on climate-related financial risks and is especially useful for industries exposed to high climate risk, such as energy, agriculture, and transportation. It helps companies think about climate risk strategically, linking it directly to their financial health.</w:t>
      </w:r>
    </w:p>
    <w:p w14:paraId="28040C84" w14:textId="77777777" w:rsidR="00C41BF9" w:rsidRPr="00C41BF9" w:rsidRDefault="00C41BF9" w:rsidP="00C41BF9">
      <w:pPr>
        <w:numPr>
          <w:ilvl w:val="0"/>
          <w:numId w:val="75"/>
        </w:numPr>
        <w:spacing w:line="259" w:lineRule="auto"/>
        <w:rPr>
          <w:rFonts w:ascii="Gill Sans Nova" w:eastAsia="Calibri" w:hAnsi="Gill Sans Nova" w:cs="Arial"/>
        </w:rPr>
      </w:pPr>
      <w:r w:rsidRPr="00C41BF9">
        <w:rPr>
          <w:rFonts w:ascii="Gill Sans Nova" w:eastAsia="Calibri" w:hAnsi="Gill Sans Nova" w:cs="Arial"/>
          <w:b/>
          <w:bCs/>
        </w:rPr>
        <w:t>CDP</w:t>
      </w:r>
      <w:r w:rsidRPr="00C41BF9">
        <w:rPr>
          <w:rFonts w:ascii="Gill Sans Nova" w:eastAsia="Calibri" w:hAnsi="Gill Sans Nova" w:cs="Arial"/>
        </w:rPr>
        <w:t xml:space="preserve"> is a highly data-driven framework focused on environmental metrics, such as carbon emissions, water usage, and deforestation. The scoring mechanism provides a transparent evaluation of a company’s performance, which can be beneficial for investor perceptions.</w:t>
      </w:r>
    </w:p>
    <w:p w14:paraId="3E60F2C7" w14:textId="77777777" w:rsidR="00C41BF9" w:rsidRPr="00C41BF9" w:rsidRDefault="00C41BF9" w:rsidP="00C41BF9">
      <w:pPr>
        <w:numPr>
          <w:ilvl w:val="0"/>
          <w:numId w:val="75"/>
        </w:numPr>
        <w:spacing w:line="259" w:lineRule="auto"/>
        <w:rPr>
          <w:rFonts w:ascii="Gill Sans Nova" w:eastAsia="Calibri" w:hAnsi="Gill Sans Nova" w:cs="Arial"/>
        </w:rPr>
      </w:pPr>
      <w:r w:rsidRPr="00C41BF9">
        <w:rPr>
          <w:rFonts w:ascii="Gill Sans Nova" w:eastAsia="Calibri" w:hAnsi="Gill Sans Nova" w:cs="Arial"/>
          <w:b/>
          <w:bCs/>
        </w:rPr>
        <w:t>SDGs</w:t>
      </w:r>
      <w:r w:rsidRPr="00C41BF9">
        <w:rPr>
          <w:rFonts w:ascii="Gill Sans Nova" w:eastAsia="Calibri" w:hAnsi="Gill Sans Nova" w:cs="Arial"/>
        </w:rPr>
        <w:t xml:space="preserve"> offer flexibility and a link to globally recognized sustainability goals, making them ideal for companies looking to align their activities with broad social and environmental targets. The framework allows companies to choose specific goals that resonate with their values and operations.</w:t>
      </w:r>
    </w:p>
    <w:p w14:paraId="284E996E" w14:textId="77777777" w:rsidR="00C41BF9" w:rsidRPr="00C41BF9" w:rsidRDefault="00C41BF9" w:rsidP="00C41BF9">
      <w:pPr>
        <w:numPr>
          <w:ilvl w:val="0"/>
          <w:numId w:val="75"/>
        </w:numPr>
        <w:spacing w:line="259" w:lineRule="auto"/>
        <w:rPr>
          <w:rFonts w:ascii="Gill Sans Nova" w:eastAsia="Calibri" w:hAnsi="Gill Sans Nova" w:cs="Arial"/>
        </w:rPr>
      </w:pPr>
      <w:r w:rsidRPr="00C41BF9">
        <w:rPr>
          <w:rFonts w:ascii="Gill Sans Nova" w:eastAsia="Calibri" w:hAnsi="Gill Sans Nova" w:cs="Arial"/>
          <w:b/>
          <w:bCs/>
        </w:rPr>
        <w:t>IIRC</w:t>
      </w:r>
      <w:r w:rsidRPr="00C41BF9">
        <w:rPr>
          <w:rFonts w:ascii="Gill Sans Nova" w:eastAsia="Calibri" w:hAnsi="Gill Sans Nova" w:cs="Arial"/>
        </w:rPr>
        <w:t xml:space="preserve"> is best for companies that want to provide a cohesive view of how their sustainability practices contribute to financial performance and overall value creation. It integrates both financial and non-financial metrics, which is particularly powerful for companies wishing to demonstrate the broader value of their sustainability strategies to investors and other financial stakeholders.</w:t>
      </w:r>
    </w:p>
    <w:p w14:paraId="6A60E255"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Key Considerations for Framework Selection:</w:t>
      </w:r>
    </w:p>
    <w:p w14:paraId="21D7BAC3" w14:textId="77777777" w:rsidR="00C41BF9" w:rsidRPr="00C41BF9" w:rsidRDefault="00C41BF9" w:rsidP="00C41BF9">
      <w:pPr>
        <w:numPr>
          <w:ilvl w:val="0"/>
          <w:numId w:val="76"/>
        </w:numPr>
        <w:spacing w:line="259" w:lineRule="auto"/>
        <w:rPr>
          <w:rFonts w:ascii="Gill Sans Nova" w:eastAsia="Calibri" w:hAnsi="Gill Sans Nova" w:cs="Arial"/>
        </w:rPr>
      </w:pPr>
      <w:r w:rsidRPr="00C41BF9">
        <w:rPr>
          <w:rFonts w:ascii="Gill Sans Nova" w:eastAsia="Calibri" w:hAnsi="Gill Sans Nova" w:cs="Arial"/>
          <w:b/>
          <w:bCs/>
        </w:rPr>
        <w:t>Industry Relevance</w:t>
      </w:r>
      <w:r w:rsidRPr="00C41BF9">
        <w:rPr>
          <w:rFonts w:ascii="Gill Sans Nova" w:eastAsia="Calibri" w:hAnsi="Gill Sans Nova" w:cs="Arial"/>
        </w:rPr>
        <w:t>: Different industries may require distinct frameworks. For instance, financial services and technology firms may benefit from SASB's focus on financial materiality, whereas agriculture companies may benefit more from SDGs and TCFD.</w:t>
      </w:r>
    </w:p>
    <w:p w14:paraId="6C24832F" w14:textId="77777777" w:rsidR="00C41BF9" w:rsidRPr="00C41BF9" w:rsidRDefault="00C41BF9" w:rsidP="00C41BF9">
      <w:pPr>
        <w:numPr>
          <w:ilvl w:val="0"/>
          <w:numId w:val="76"/>
        </w:numPr>
        <w:spacing w:line="259" w:lineRule="auto"/>
        <w:rPr>
          <w:rFonts w:ascii="Gill Sans Nova" w:eastAsia="Calibri" w:hAnsi="Gill Sans Nova" w:cs="Arial"/>
        </w:rPr>
      </w:pPr>
      <w:r w:rsidRPr="00C41BF9">
        <w:rPr>
          <w:rFonts w:ascii="Gill Sans Nova" w:eastAsia="Calibri" w:hAnsi="Gill Sans Nova" w:cs="Arial"/>
          <w:b/>
          <w:bCs/>
        </w:rPr>
        <w:t>Integration Potential</w:t>
      </w:r>
      <w:r w:rsidRPr="00C41BF9">
        <w:rPr>
          <w:rFonts w:ascii="Gill Sans Nova" w:eastAsia="Calibri" w:hAnsi="Gill Sans Nova" w:cs="Arial"/>
        </w:rPr>
        <w:t>: Often, no single framework is sufficient. Many companies use a combination of frameworks to provide a more comprehensive view. For example:</w:t>
      </w:r>
    </w:p>
    <w:p w14:paraId="4FC992B1" w14:textId="77777777" w:rsidR="00C41BF9" w:rsidRPr="00C41BF9" w:rsidRDefault="00C41BF9" w:rsidP="00C41BF9">
      <w:pPr>
        <w:numPr>
          <w:ilvl w:val="1"/>
          <w:numId w:val="76"/>
        </w:numPr>
        <w:spacing w:line="259" w:lineRule="auto"/>
        <w:rPr>
          <w:rFonts w:ascii="Gill Sans Nova" w:eastAsia="Calibri" w:hAnsi="Gill Sans Nova" w:cs="Arial"/>
        </w:rPr>
      </w:pPr>
      <w:r w:rsidRPr="00C41BF9">
        <w:rPr>
          <w:rFonts w:ascii="Gill Sans Nova" w:eastAsia="Calibri" w:hAnsi="Gill Sans Nova" w:cs="Arial"/>
          <w:b/>
          <w:bCs/>
        </w:rPr>
        <w:t>Nestlé</w:t>
      </w:r>
      <w:r w:rsidRPr="00C41BF9">
        <w:rPr>
          <w:rFonts w:ascii="Gill Sans Nova" w:eastAsia="Calibri" w:hAnsi="Gill Sans Nova" w:cs="Arial"/>
        </w:rPr>
        <w:t xml:space="preserve"> integrates GRI for general sustainability and CDP for environmental scoring.</w:t>
      </w:r>
    </w:p>
    <w:p w14:paraId="030D6A72" w14:textId="77777777" w:rsidR="00C41BF9" w:rsidRPr="00C41BF9" w:rsidRDefault="00C41BF9" w:rsidP="00C41BF9">
      <w:pPr>
        <w:numPr>
          <w:ilvl w:val="1"/>
          <w:numId w:val="76"/>
        </w:numPr>
        <w:spacing w:line="259" w:lineRule="auto"/>
        <w:rPr>
          <w:rFonts w:ascii="Gill Sans Nova" w:eastAsia="Calibri" w:hAnsi="Gill Sans Nova" w:cs="Arial"/>
        </w:rPr>
      </w:pPr>
      <w:r w:rsidRPr="00C41BF9">
        <w:rPr>
          <w:rFonts w:ascii="Gill Sans Nova" w:eastAsia="Calibri" w:hAnsi="Gill Sans Nova" w:cs="Arial"/>
          <w:b/>
          <w:bCs/>
        </w:rPr>
        <w:t>JP Morgan</w:t>
      </w:r>
      <w:r w:rsidRPr="00C41BF9">
        <w:rPr>
          <w:rFonts w:ascii="Gill Sans Nova" w:eastAsia="Calibri" w:hAnsi="Gill Sans Nova" w:cs="Arial"/>
        </w:rPr>
        <w:t xml:space="preserve"> uses SASB for financial-specific metrics and combines this with IIRC to illustrate the overall value.</w:t>
      </w:r>
    </w:p>
    <w:p w14:paraId="34B9383C" w14:textId="77777777" w:rsidR="00C41BF9" w:rsidRPr="00C41BF9" w:rsidRDefault="00C41BF9" w:rsidP="00C41BF9">
      <w:pPr>
        <w:numPr>
          <w:ilvl w:val="0"/>
          <w:numId w:val="76"/>
        </w:numPr>
        <w:spacing w:line="259" w:lineRule="auto"/>
        <w:rPr>
          <w:rFonts w:ascii="Gill Sans Nova" w:eastAsia="Calibri" w:hAnsi="Gill Sans Nova" w:cs="Arial"/>
        </w:rPr>
      </w:pPr>
      <w:r w:rsidRPr="00C41BF9">
        <w:rPr>
          <w:rFonts w:ascii="Gill Sans Nova" w:eastAsia="Calibri" w:hAnsi="Gill Sans Nova" w:cs="Arial"/>
          <w:b/>
          <w:bCs/>
        </w:rPr>
        <w:t>Stakeholder Expectations</w:t>
      </w:r>
      <w:r w:rsidRPr="00C41BF9">
        <w:rPr>
          <w:rFonts w:ascii="Gill Sans Nova" w:eastAsia="Calibri" w:hAnsi="Gill Sans Nova" w:cs="Arial"/>
        </w:rPr>
        <w:t>: Identify what information stakeholders (e.g., investors, customers, regulatory bodies) value most. If investors are the primary target, SASB and TCFD are more likely to satisfy their needs for financial materiality and climate risk. For broader public and regulatory engagement, GRI and SDGs may be more effective.</w:t>
      </w:r>
    </w:p>
    <w:p w14:paraId="40AF1EB4"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Benefits of Using Multiple Frameworks:</w:t>
      </w:r>
    </w:p>
    <w:p w14:paraId="1939C61F" w14:textId="77777777" w:rsidR="00C41BF9" w:rsidRPr="00C41BF9" w:rsidRDefault="00C41BF9" w:rsidP="00C41BF9">
      <w:pPr>
        <w:numPr>
          <w:ilvl w:val="0"/>
          <w:numId w:val="77"/>
        </w:numPr>
        <w:spacing w:line="259" w:lineRule="auto"/>
        <w:rPr>
          <w:rFonts w:ascii="Gill Sans Nova" w:eastAsia="Calibri" w:hAnsi="Gill Sans Nova" w:cs="Arial"/>
        </w:rPr>
      </w:pPr>
      <w:r w:rsidRPr="00C41BF9">
        <w:rPr>
          <w:rFonts w:ascii="Gill Sans Nova" w:eastAsia="Calibri" w:hAnsi="Gill Sans Nova" w:cs="Arial"/>
          <w:b/>
          <w:bCs/>
        </w:rPr>
        <w:lastRenderedPageBreak/>
        <w:t>Holistic Reporting</w:t>
      </w:r>
      <w:r w:rsidRPr="00C41BF9">
        <w:rPr>
          <w:rFonts w:ascii="Gill Sans Nova" w:eastAsia="Calibri" w:hAnsi="Gill Sans Nova" w:cs="Arial"/>
        </w:rPr>
        <w:t>: Using GRI, SASB, and TCFD together provides a well-rounded report that addresses a broad spectrum of sustainability issues while also satisfying financial and climate-specific requirements.</w:t>
      </w:r>
    </w:p>
    <w:p w14:paraId="587247DC" w14:textId="77777777" w:rsidR="00C41BF9" w:rsidRPr="00C41BF9" w:rsidRDefault="00C41BF9" w:rsidP="00C41BF9">
      <w:pPr>
        <w:numPr>
          <w:ilvl w:val="0"/>
          <w:numId w:val="77"/>
        </w:numPr>
        <w:spacing w:line="259" w:lineRule="auto"/>
        <w:rPr>
          <w:rFonts w:ascii="Gill Sans Nova" w:eastAsia="Calibri" w:hAnsi="Gill Sans Nova" w:cs="Arial"/>
        </w:rPr>
      </w:pPr>
      <w:r w:rsidRPr="00C41BF9">
        <w:rPr>
          <w:rFonts w:ascii="Gill Sans Nova" w:eastAsia="Calibri" w:hAnsi="Gill Sans Nova" w:cs="Arial"/>
          <w:b/>
          <w:bCs/>
        </w:rPr>
        <w:t>Enhanced Credibility</w:t>
      </w:r>
      <w:r w:rsidRPr="00C41BF9">
        <w:rPr>
          <w:rFonts w:ascii="Gill Sans Nova" w:eastAsia="Calibri" w:hAnsi="Gill Sans Nova" w:cs="Arial"/>
        </w:rPr>
        <w:t xml:space="preserve">: A combination of frameworks can strengthen credibility. For instance, </w:t>
      </w:r>
      <w:r w:rsidRPr="00C41BF9">
        <w:rPr>
          <w:rFonts w:ascii="Gill Sans Nova" w:eastAsia="Calibri" w:hAnsi="Gill Sans Nova" w:cs="Arial"/>
          <w:b/>
          <w:bCs/>
        </w:rPr>
        <w:t>GRI's stakeholder engagement focus</w:t>
      </w:r>
      <w:r w:rsidRPr="00C41BF9">
        <w:rPr>
          <w:rFonts w:ascii="Gill Sans Nova" w:eastAsia="Calibri" w:hAnsi="Gill Sans Nova" w:cs="Arial"/>
        </w:rPr>
        <w:t xml:space="preserve"> can be supplemented by </w:t>
      </w:r>
      <w:r w:rsidRPr="00C41BF9">
        <w:rPr>
          <w:rFonts w:ascii="Gill Sans Nova" w:eastAsia="Calibri" w:hAnsi="Gill Sans Nova" w:cs="Arial"/>
          <w:b/>
          <w:bCs/>
        </w:rPr>
        <w:t>CDP’s environmental transparency</w:t>
      </w:r>
      <w:r w:rsidRPr="00C41BF9">
        <w:rPr>
          <w:rFonts w:ascii="Gill Sans Nova" w:eastAsia="Calibri" w:hAnsi="Gill Sans Nova" w:cs="Arial"/>
        </w:rPr>
        <w:t xml:space="preserve"> to assure stakeholders of both environmental and broad social impact.</w:t>
      </w:r>
    </w:p>
    <w:p w14:paraId="333BB065" w14:textId="77777777" w:rsidR="00C41BF9" w:rsidRPr="00C41BF9" w:rsidRDefault="00C41BF9" w:rsidP="00C41BF9">
      <w:pPr>
        <w:numPr>
          <w:ilvl w:val="0"/>
          <w:numId w:val="77"/>
        </w:numPr>
        <w:spacing w:line="259" w:lineRule="auto"/>
        <w:rPr>
          <w:rFonts w:ascii="Gill Sans Nova" w:eastAsia="Calibri" w:hAnsi="Gill Sans Nova" w:cs="Arial"/>
        </w:rPr>
      </w:pPr>
      <w:r w:rsidRPr="00C41BF9">
        <w:rPr>
          <w:rFonts w:ascii="Gill Sans Nova" w:eastAsia="Calibri" w:hAnsi="Gill Sans Nova" w:cs="Arial"/>
          <w:b/>
          <w:bCs/>
        </w:rPr>
        <w:t>Strategic Alignment</w:t>
      </w:r>
      <w:r w:rsidRPr="00C41BF9">
        <w:rPr>
          <w:rFonts w:ascii="Gill Sans Nova" w:eastAsia="Calibri" w:hAnsi="Gill Sans Nova" w:cs="Arial"/>
        </w:rPr>
        <w:t xml:space="preserve">: Integrated reporting via </w:t>
      </w:r>
      <w:r w:rsidRPr="00C41BF9">
        <w:rPr>
          <w:rFonts w:ascii="Gill Sans Nova" w:eastAsia="Calibri" w:hAnsi="Gill Sans Nova" w:cs="Arial"/>
          <w:b/>
          <w:bCs/>
        </w:rPr>
        <w:t>IIRC</w:t>
      </w:r>
      <w:r w:rsidRPr="00C41BF9">
        <w:rPr>
          <w:rFonts w:ascii="Gill Sans Nova" w:eastAsia="Calibri" w:hAnsi="Gill Sans Nova" w:cs="Arial"/>
        </w:rPr>
        <w:t xml:space="preserve"> combined with </w:t>
      </w:r>
      <w:r w:rsidRPr="00C41BF9">
        <w:rPr>
          <w:rFonts w:ascii="Gill Sans Nova" w:eastAsia="Calibri" w:hAnsi="Gill Sans Nova" w:cs="Arial"/>
          <w:b/>
          <w:bCs/>
        </w:rPr>
        <w:t>SDGs</w:t>
      </w:r>
      <w:r w:rsidRPr="00C41BF9">
        <w:rPr>
          <w:rFonts w:ascii="Gill Sans Nova" w:eastAsia="Calibri" w:hAnsi="Gill Sans Nova" w:cs="Arial"/>
        </w:rPr>
        <w:t xml:space="preserve"> can clearly communicate how a company’s activities contribute to both financial performance and global sustainability.</w:t>
      </w:r>
    </w:p>
    <w:p w14:paraId="13EAD4A2"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Practical Steps for Implementing ESG Reporting Frameworks:</w:t>
      </w:r>
    </w:p>
    <w:p w14:paraId="32EBF856" w14:textId="77777777" w:rsidR="00C41BF9" w:rsidRPr="00C41BF9" w:rsidRDefault="00C41BF9" w:rsidP="00C41BF9">
      <w:pPr>
        <w:numPr>
          <w:ilvl w:val="0"/>
          <w:numId w:val="78"/>
        </w:numPr>
        <w:spacing w:line="259" w:lineRule="auto"/>
        <w:rPr>
          <w:rFonts w:ascii="Gill Sans Nova" w:eastAsia="Calibri" w:hAnsi="Gill Sans Nova" w:cs="Arial"/>
        </w:rPr>
      </w:pPr>
      <w:r w:rsidRPr="00C41BF9">
        <w:rPr>
          <w:rFonts w:ascii="Gill Sans Nova" w:eastAsia="Calibri" w:hAnsi="Gill Sans Nova" w:cs="Arial"/>
          <w:b/>
          <w:bCs/>
        </w:rPr>
        <w:t>Identify Material Issues</w:t>
      </w:r>
      <w:r w:rsidRPr="00C41BF9">
        <w:rPr>
          <w:rFonts w:ascii="Gill Sans Nova" w:eastAsia="Calibri" w:hAnsi="Gill Sans Nova" w:cs="Arial"/>
        </w:rPr>
        <w:t xml:space="preserve">: Begin by assessing your industry and determining the most critical ESG topics. Use </w:t>
      </w:r>
      <w:r w:rsidRPr="00C41BF9">
        <w:rPr>
          <w:rFonts w:ascii="Gill Sans Nova" w:eastAsia="Calibri" w:hAnsi="Gill Sans Nova" w:cs="Arial"/>
          <w:b/>
          <w:bCs/>
        </w:rPr>
        <w:t>GRI</w:t>
      </w:r>
      <w:r w:rsidRPr="00C41BF9">
        <w:rPr>
          <w:rFonts w:ascii="Gill Sans Nova" w:eastAsia="Calibri" w:hAnsi="Gill Sans Nova" w:cs="Arial"/>
        </w:rPr>
        <w:t xml:space="preserve"> for broad issues and </w:t>
      </w:r>
      <w:r w:rsidRPr="00C41BF9">
        <w:rPr>
          <w:rFonts w:ascii="Gill Sans Nova" w:eastAsia="Calibri" w:hAnsi="Gill Sans Nova" w:cs="Arial"/>
          <w:b/>
          <w:bCs/>
        </w:rPr>
        <w:t>SASB</w:t>
      </w:r>
      <w:r w:rsidRPr="00C41BF9">
        <w:rPr>
          <w:rFonts w:ascii="Gill Sans Nova" w:eastAsia="Calibri" w:hAnsi="Gill Sans Nova" w:cs="Arial"/>
        </w:rPr>
        <w:t xml:space="preserve"> for financially material issues.</w:t>
      </w:r>
    </w:p>
    <w:p w14:paraId="21A2B889" w14:textId="77777777" w:rsidR="00C41BF9" w:rsidRPr="00C41BF9" w:rsidRDefault="00C41BF9" w:rsidP="00C41BF9">
      <w:pPr>
        <w:numPr>
          <w:ilvl w:val="0"/>
          <w:numId w:val="78"/>
        </w:numPr>
        <w:spacing w:line="259" w:lineRule="auto"/>
        <w:rPr>
          <w:rFonts w:ascii="Gill Sans Nova" w:eastAsia="Calibri" w:hAnsi="Gill Sans Nova" w:cs="Arial"/>
        </w:rPr>
      </w:pPr>
      <w:r w:rsidRPr="00C41BF9">
        <w:rPr>
          <w:rFonts w:ascii="Gill Sans Nova" w:eastAsia="Calibri" w:hAnsi="Gill Sans Nova" w:cs="Arial"/>
          <w:b/>
          <w:bCs/>
        </w:rPr>
        <w:t>Engage Stakeholders</w:t>
      </w:r>
      <w:r w:rsidRPr="00C41BF9">
        <w:rPr>
          <w:rFonts w:ascii="Gill Sans Nova" w:eastAsia="Calibri" w:hAnsi="Gill Sans Nova" w:cs="Arial"/>
        </w:rPr>
        <w:t xml:space="preserve">: Determine what your stakeholders value most. Investors may lean towards </w:t>
      </w:r>
      <w:r w:rsidRPr="00C41BF9">
        <w:rPr>
          <w:rFonts w:ascii="Gill Sans Nova" w:eastAsia="Calibri" w:hAnsi="Gill Sans Nova" w:cs="Arial"/>
          <w:b/>
          <w:bCs/>
        </w:rPr>
        <w:t>SASB</w:t>
      </w:r>
      <w:r w:rsidRPr="00C41BF9">
        <w:rPr>
          <w:rFonts w:ascii="Gill Sans Nova" w:eastAsia="Calibri" w:hAnsi="Gill Sans Nova" w:cs="Arial"/>
        </w:rPr>
        <w:t xml:space="preserve"> and </w:t>
      </w:r>
      <w:r w:rsidRPr="00C41BF9">
        <w:rPr>
          <w:rFonts w:ascii="Gill Sans Nova" w:eastAsia="Calibri" w:hAnsi="Gill Sans Nova" w:cs="Arial"/>
          <w:b/>
          <w:bCs/>
        </w:rPr>
        <w:t>TCFD</w:t>
      </w:r>
      <w:r w:rsidRPr="00C41BF9">
        <w:rPr>
          <w:rFonts w:ascii="Gill Sans Nova" w:eastAsia="Calibri" w:hAnsi="Gill Sans Nova" w:cs="Arial"/>
        </w:rPr>
        <w:t xml:space="preserve">, while broader social engagement may be addressed via </w:t>
      </w:r>
      <w:r w:rsidRPr="00C41BF9">
        <w:rPr>
          <w:rFonts w:ascii="Gill Sans Nova" w:eastAsia="Calibri" w:hAnsi="Gill Sans Nova" w:cs="Arial"/>
          <w:b/>
          <w:bCs/>
        </w:rPr>
        <w:t>GRI</w:t>
      </w:r>
      <w:r w:rsidRPr="00C41BF9">
        <w:rPr>
          <w:rFonts w:ascii="Gill Sans Nova" w:eastAsia="Calibri" w:hAnsi="Gill Sans Nova" w:cs="Arial"/>
        </w:rPr>
        <w:t xml:space="preserve"> and </w:t>
      </w:r>
      <w:r w:rsidRPr="00C41BF9">
        <w:rPr>
          <w:rFonts w:ascii="Gill Sans Nova" w:eastAsia="Calibri" w:hAnsi="Gill Sans Nova" w:cs="Arial"/>
          <w:b/>
          <w:bCs/>
        </w:rPr>
        <w:t>SDGs</w:t>
      </w:r>
      <w:r w:rsidRPr="00C41BF9">
        <w:rPr>
          <w:rFonts w:ascii="Gill Sans Nova" w:eastAsia="Calibri" w:hAnsi="Gill Sans Nova" w:cs="Arial"/>
        </w:rPr>
        <w:t>.</w:t>
      </w:r>
    </w:p>
    <w:p w14:paraId="7A8E2992" w14:textId="77777777" w:rsidR="00C41BF9" w:rsidRPr="00C41BF9" w:rsidRDefault="00C41BF9" w:rsidP="00C41BF9">
      <w:pPr>
        <w:numPr>
          <w:ilvl w:val="0"/>
          <w:numId w:val="78"/>
        </w:numPr>
        <w:spacing w:line="259" w:lineRule="auto"/>
        <w:rPr>
          <w:rFonts w:ascii="Gill Sans Nova" w:eastAsia="Calibri" w:hAnsi="Gill Sans Nova" w:cs="Arial"/>
        </w:rPr>
      </w:pPr>
      <w:r w:rsidRPr="00C41BF9">
        <w:rPr>
          <w:rFonts w:ascii="Gill Sans Nova" w:eastAsia="Calibri" w:hAnsi="Gill Sans Nova" w:cs="Arial"/>
          <w:b/>
          <w:bCs/>
        </w:rPr>
        <w:t>Data Integration and Collection</w:t>
      </w:r>
      <w:r w:rsidRPr="00C41BF9">
        <w:rPr>
          <w:rFonts w:ascii="Gill Sans Nova" w:eastAsia="Calibri" w:hAnsi="Gill Sans Nova" w:cs="Arial"/>
        </w:rPr>
        <w:t xml:space="preserve">: Set up systems for collecting data across departments. Use </w:t>
      </w:r>
      <w:r w:rsidRPr="00C41BF9">
        <w:rPr>
          <w:rFonts w:ascii="Gill Sans Nova" w:eastAsia="Calibri" w:hAnsi="Gill Sans Nova" w:cs="Arial"/>
          <w:b/>
          <w:bCs/>
        </w:rPr>
        <w:t>CDP</w:t>
      </w:r>
      <w:r w:rsidRPr="00C41BF9">
        <w:rPr>
          <w:rFonts w:ascii="Gill Sans Nova" w:eastAsia="Calibri" w:hAnsi="Gill Sans Nova" w:cs="Arial"/>
        </w:rPr>
        <w:t xml:space="preserve"> for environmental data, </w:t>
      </w:r>
      <w:r w:rsidRPr="00C41BF9">
        <w:rPr>
          <w:rFonts w:ascii="Gill Sans Nova" w:eastAsia="Calibri" w:hAnsi="Gill Sans Nova" w:cs="Arial"/>
          <w:b/>
          <w:bCs/>
        </w:rPr>
        <w:t>SASB</w:t>
      </w:r>
      <w:r w:rsidRPr="00C41BF9">
        <w:rPr>
          <w:rFonts w:ascii="Gill Sans Nova" w:eastAsia="Calibri" w:hAnsi="Gill Sans Nova" w:cs="Arial"/>
        </w:rPr>
        <w:t xml:space="preserve"> for industry-specific metrics, and </w:t>
      </w:r>
      <w:r w:rsidRPr="00C41BF9">
        <w:rPr>
          <w:rFonts w:ascii="Gill Sans Nova" w:eastAsia="Calibri" w:hAnsi="Gill Sans Nova" w:cs="Arial"/>
          <w:b/>
          <w:bCs/>
        </w:rPr>
        <w:t>GRI</w:t>
      </w:r>
      <w:r w:rsidRPr="00C41BF9">
        <w:rPr>
          <w:rFonts w:ascii="Gill Sans Nova" w:eastAsia="Calibri" w:hAnsi="Gill Sans Nova" w:cs="Arial"/>
        </w:rPr>
        <w:t xml:space="preserve"> for a wide range of sustainability issues.</w:t>
      </w:r>
    </w:p>
    <w:p w14:paraId="3ADDC305" w14:textId="77777777" w:rsidR="00C41BF9" w:rsidRPr="00C41BF9" w:rsidRDefault="00C41BF9" w:rsidP="00C41BF9">
      <w:pPr>
        <w:numPr>
          <w:ilvl w:val="0"/>
          <w:numId w:val="78"/>
        </w:numPr>
        <w:spacing w:line="259" w:lineRule="auto"/>
        <w:rPr>
          <w:rFonts w:ascii="Gill Sans Nova" w:eastAsia="Calibri" w:hAnsi="Gill Sans Nova" w:cs="Arial"/>
        </w:rPr>
      </w:pPr>
      <w:r w:rsidRPr="00C41BF9">
        <w:rPr>
          <w:rFonts w:ascii="Gill Sans Nova" w:eastAsia="Calibri" w:hAnsi="Gill Sans Nova" w:cs="Arial"/>
          <w:b/>
          <w:bCs/>
        </w:rPr>
        <w:t>Combine Reporting Approaches</w:t>
      </w:r>
      <w:r w:rsidRPr="00C41BF9">
        <w:rPr>
          <w:rFonts w:ascii="Gill Sans Nova" w:eastAsia="Calibri" w:hAnsi="Gill Sans Nova" w:cs="Arial"/>
        </w:rPr>
        <w:t xml:space="preserve">: Use </w:t>
      </w:r>
      <w:r w:rsidRPr="00C41BF9">
        <w:rPr>
          <w:rFonts w:ascii="Gill Sans Nova" w:eastAsia="Calibri" w:hAnsi="Gill Sans Nova" w:cs="Arial"/>
          <w:b/>
          <w:bCs/>
        </w:rPr>
        <w:t>IIRC</w:t>
      </w:r>
      <w:r w:rsidRPr="00C41BF9">
        <w:rPr>
          <w:rFonts w:ascii="Gill Sans Nova" w:eastAsia="Calibri" w:hAnsi="Gill Sans Nova" w:cs="Arial"/>
        </w:rPr>
        <w:t xml:space="preserve"> to create an integrated report that ties all the data together in a cohesive narrative, highlighting value creation.</w:t>
      </w:r>
    </w:p>
    <w:p w14:paraId="688F6FC1"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Conclusion:</w:t>
      </w:r>
    </w:p>
    <w:p w14:paraId="61BF3041" w14:textId="77777777" w:rsidR="00C41BF9" w:rsidRPr="00C41BF9" w:rsidRDefault="00C41BF9" w:rsidP="00C41BF9">
      <w:pPr>
        <w:spacing w:line="259" w:lineRule="auto"/>
        <w:rPr>
          <w:rFonts w:ascii="Gill Sans Nova" w:eastAsia="Calibri" w:hAnsi="Gill Sans Nova" w:cs="Arial"/>
        </w:rPr>
      </w:pPr>
      <w:r w:rsidRPr="00C41BF9">
        <w:rPr>
          <w:rFonts w:ascii="Gill Sans Nova" w:eastAsia="Calibri" w:hAnsi="Gill Sans Nova" w:cs="Arial"/>
        </w:rPr>
        <w:t>This comprehensive comparison of ESG frameworks is intended to help companies navigate the range of available options. No single framework will meet all needs entirely; however, understanding the strengths, weaknesses, and potential for integration of each can support a more strategic approach to ESG reporting. By selecting and combining the most appropriate frameworks, a company can foster transparency, enhance credibility, and align its ESG efforts with both financial objectives and global sustainability goals.</w:t>
      </w:r>
    </w:p>
    <w:p w14:paraId="7EAB1217" w14:textId="77777777" w:rsidR="00C41BF9" w:rsidRPr="00C41BF9" w:rsidRDefault="00C41BF9" w:rsidP="00C41BF9">
      <w:pPr>
        <w:spacing w:line="259" w:lineRule="auto"/>
        <w:rPr>
          <w:rFonts w:ascii="Gill Sans Nova" w:eastAsia="Calibri" w:hAnsi="Gill Sans Nova" w:cs="Arial"/>
          <w:b/>
          <w:bCs/>
        </w:rPr>
      </w:pPr>
      <w:r w:rsidRPr="00C41BF9">
        <w:rPr>
          <w:rFonts w:ascii="Gill Sans Nova" w:eastAsia="Calibri" w:hAnsi="Gill Sans Nova" w:cs="Arial"/>
          <w:b/>
          <w:bCs/>
        </w:rPr>
        <w:t>Visual Summary for Integration Possibilities:</w:t>
      </w:r>
    </w:p>
    <w:p w14:paraId="03E1EC74" w14:textId="7F333BD0" w:rsidR="00C41BF9" w:rsidRDefault="00C41BF9" w:rsidP="00C41BF9">
      <w:pPr>
        <w:numPr>
          <w:ilvl w:val="0"/>
          <w:numId w:val="79"/>
        </w:numPr>
        <w:spacing w:line="259" w:lineRule="auto"/>
        <w:rPr>
          <w:rFonts w:ascii="Gill Sans Nova" w:eastAsia="Calibri" w:hAnsi="Gill Sans Nova" w:cs="Arial"/>
        </w:rPr>
      </w:pPr>
      <w:r w:rsidRPr="00C41BF9">
        <w:rPr>
          <w:rFonts w:ascii="Gill Sans Nova" w:eastAsia="Calibri" w:hAnsi="Gill Sans Nova" w:cs="Arial"/>
          <w:b/>
          <w:bCs/>
        </w:rPr>
        <w:t>Diagram Suggestion</w:t>
      </w:r>
      <w:r w:rsidRPr="00C41BF9">
        <w:rPr>
          <w:rFonts w:ascii="Gill Sans Nova" w:eastAsia="Calibri" w:hAnsi="Gill Sans Nova" w:cs="Arial"/>
        </w:rPr>
        <w:t xml:space="preserve">: A Venn diagram with intersecting areas illustrating common integration points between frameworks (e.g., </w:t>
      </w:r>
      <w:r w:rsidRPr="00C41BF9">
        <w:rPr>
          <w:rFonts w:ascii="Gill Sans Nova" w:eastAsia="Calibri" w:hAnsi="Gill Sans Nova" w:cs="Arial"/>
          <w:b/>
          <w:bCs/>
        </w:rPr>
        <w:t xml:space="preserve">GRI, CDP, </w:t>
      </w:r>
      <w:r w:rsidRPr="00C41BF9">
        <w:rPr>
          <w:rFonts w:ascii="Gill Sans Nova" w:eastAsia="Calibri" w:hAnsi="Gill Sans Nova" w:cs="Arial"/>
        </w:rPr>
        <w:t>and</w:t>
      </w:r>
      <w:r w:rsidRPr="00C41BF9">
        <w:rPr>
          <w:rFonts w:ascii="Gill Sans Nova" w:eastAsia="Calibri" w:hAnsi="Gill Sans Nova" w:cs="Arial"/>
          <w:b/>
          <w:bCs/>
        </w:rPr>
        <w:t xml:space="preserve"> TCFD</w:t>
      </w:r>
      <w:r w:rsidRPr="00C41BF9">
        <w:rPr>
          <w:rFonts w:ascii="Gill Sans Nova" w:eastAsia="Calibri" w:hAnsi="Gill Sans Nova" w:cs="Arial"/>
        </w:rPr>
        <w:t xml:space="preserve"> overlapping on climate reporting; </w:t>
      </w:r>
      <w:r w:rsidRPr="00C41BF9">
        <w:rPr>
          <w:rFonts w:ascii="Gill Sans Nova" w:eastAsia="Calibri" w:hAnsi="Gill Sans Nova" w:cs="Arial"/>
          <w:b/>
          <w:bCs/>
        </w:rPr>
        <w:t xml:space="preserve">SASB </w:t>
      </w:r>
      <w:r w:rsidRPr="00C41BF9">
        <w:rPr>
          <w:rFonts w:ascii="Gill Sans Nova" w:eastAsia="Calibri" w:hAnsi="Gill Sans Nova" w:cs="Arial"/>
        </w:rPr>
        <w:t>and</w:t>
      </w:r>
      <w:r w:rsidRPr="00C41BF9">
        <w:rPr>
          <w:rFonts w:ascii="Gill Sans Nova" w:eastAsia="Calibri" w:hAnsi="Gill Sans Nova" w:cs="Arial"/>
          <w:b/>
          <w:bCs/>
        </w:rPr>
        <w:t xml:space="preserve"> IIRC</w:t>
      </w:r>
      <w:r w:rsidRPr="00C41BF9">
        <w:rPr>
          <w:rFonts w:ascii="Gill Sans Nova" w:eastAsia="Calibri" w:hAnsi="Gill Sans Nova" w:cs="Arial"/>
        </w:rPr>
        <w:t xml:space="preserve"> on financial integration). This can serve as a visual aid to demonstrate how multiple frameworks can be used together effectivel</w:t>
      </w:r>
      <w:r>
        <w:rPr>
          <w:rFonts w:ascii="Gill Sans Nova" w:eastAsia="Calibri" w:hAnsi="Gill Sans Nova" w:cs="Arial"/>
        </w:rPr>
        <w:t>y</w:t>
      </w:r>
      <w:r w:rsidRPr="00C41BF9">
        <w:rPr>
          <w:rFonts w:ascii="Gill Sans Nova" w:eastAsia="Calibri" w:hAnsi="Gill Sans Nova" w:cs="Arial"/>
        </w:rPr>
        <w:t>.</w:t>
      </w:r>
    </w:p>
    <w:p w14:paraId="3E746D8E" w14:textId="77777777" w:rsidR="00C41BF9" w:rsidRDefault="00C41BF9" w:rsidP="00C41BF9">
      <w:pPr>
        <w:spacing w:line="259" w:lineRule="auto"/>
        <w:rPr>
          <w:rFonts w:ascii="Gill Sans Nova" w:eastAsia="Calibri" w:hAnsi="Gill Sans Nova" w:cs="Arial"/>
        </w:rPr>
      </w:pPr>
    </w:p>
    <w:p w14:paraId="582EFA90" w14:textId="77777777" w:rsidR="00C41BF9" w:rsidRDefault="00C41BF9" w:rsidP="00C41BF9">
      <w:pPr>
        <w:spacing w:line="259" w:lineRule="auto"/>
        <w:rPr>
          <w:rFonts w:ascii="Gill Sans Nova" w:eastAsia="Calibri" w:hAnsi="Gill Sans Nova" w:cs="Arial"/>
        </w:rPr>
      </w:pPr>
    </w:p>
    <w:p w14:paraId="04B8E5B5" w14:textId="77777777" w:rsidR="00C41BF9" w:rsidRDefault="00C41BF9" w:rsidP="00C41BF9">
      <w:pPr>
        <w:spacing w:line="259" w:lineRule="auto"/>
        <w:rPr>
          <w:rFonts w:ascii="Gill Sans Nova" w:eastAsia="Calibri" w:hAnsi="Gill Sans Nova" w:cs="Arial"/>
        </w:rPr>
      </w:pPr>
    </w:p>
    <w:p w14:paraId="7086FAD9" w14:textId="77777777" w:rsidR="00C41BF9" w:rsidRDefault="00C41BF9" w:rsidP="00C41BF9">
      <w:pPr>
        <w:spacing w:line="259" w:lineRule="auto"/>
        <w:rPr>
          <w:rFonts w:ascii="Gill Sans Nova" w:eastAsia="Calibri" w:hAnsi="Gill Sans Nova" w:cs="Arial"/>
        </w:rPr>
      </w:pPr>
    </w:p>
    <w:p w14:paraId="41215A31" w14:textId="77777777" w:rsidR="00C41BF9" w:rsidRDefault="00C41BF9" w:rsidP="00C41BF9">
      <w:pPr>
        <w:spacing w:line="259" w:lineRule="auto"/>
        <w:rPr>
          <w:rFonts w:ascii="Gill Sans Nova" w:eastAsia="Calibri" w:hAnsi="Gill Sans Nova" w:cs="Arial"/>
        </w:rPr>
      </w:pPr>
    </w:p>
    <w:p w14:paraId="58F88109" w14:textId="77777777" w:rsidR="00C41BF9" w:rsidRDefault="00C41BF9" w:rsidP="00C41BF9">
      <w:pPr>
        <w:spacing w:line="259" w:lineRule="auto"/>
        <w:rPr>
          <w:rFonts w:ascii="Gill Sans Nova" w:eastAsia="Calibri" w:hAnsi="Gill Sans Nova" w:cs="Arial"/>
        </w:rPr>
      </w:pPr>
    </w:p>
    <w:p w14:paraId="1BEF364E" w14:textId="77777777" w:rsidR="00C41BF9" w:rsidRDefault="00C41BF9" w:rsidP="00C41BF9">
      <w:pPr>
        <w:spacing w:line="259" w:lineRule="auto"/>
        <w:rPr>
          <w:rFonts w:ascii="Gill Sans Nova" w:eastAsia="Calibri" w:hAnsi="Gill Sans Nova" w:cs="Arial"/>
        </w:rPr>
      </w:pPr>
    </w:p>
    <w:p w14:paraId="3E784A11" w14:textId="77777777" w:rsidR="00C41BF9" w:rsidRPr="00C41BF9" w:rsidRDefault="00C41BF9" w:rsidP="00C41BF9">
      <w:pPr>
        <w:keepNext/>
        <w:keepLines/>
        <w:spacing w:before="240" w:after="0" w:line="259" w:lineRule="auto"/>
        <w:outlineLvl w:val="0"/>
        <w:rPr>
          <w:rFonts w:ascii="Gill Sans Nova" w:eastAsia="Times New Roman" w:hAnsi="Gill Sans Nova" w:cs="Quire Sans"/>
          <w:color w:val="2F5496"/>
          <w:sz w:val="32"/>
          <w:szCs w:val="32"/>
          <w14:ligatures w14:val="none"/>
        </w:rPr>
      </w:pPr>
      <w:r w:rsidRPr="00C41BF9">
        <w:rPr>
          <w:rFonts w:ascii="Gill Sans Nova" w:eastAsia="Times New Roman" w:hAnsi="Gill Sans Nova" w:cs="Quire Sans"/>
          <w:color w:val="2F5496"/>
          <w:sz w:val="32"/>
          <w:szCs w:val="32"/>
          <w14:ligatures w14:val="none"/>
        </w:rPr>
        <w:t>Chapter 4: Materiality and Double Materiality Assessments</w:t>
      </w:r>
    </w:p>
    <w:p w14:paraId="27BE4A7D" w14:textId="77777777" w:rsidR="00C41BF9" w:rsidRPr="00C41BF9" w:rsidRDefault="00C41BF9" w:rsidP="00C41BF9">
      <w:pPr>
        <w:keepNext/>
        <w:keepLines/>
        <w:spacing w:before="160" w:after="80" w:line="259" w:lineRule="auto"/>
        <w:jc w:val="both"/>
        <w:outlineLvl w:val="1"/>
        <w:rPr>
          <w:rFonts w:ascii="Gill Sans Nova" w:eastAsia="Times New Roman" w:hAnsi="Gill Sans Nova" w:cs="Quire Sans"/>
          <w:b/>
          <w:bCs/>
          <w:color w:val="000000"/>
          <w:sz w:val="28"/>
          <w:szCs w:val="32"/>
          <w14:ligatures w14:val="none"/>
        </w:rPr>
      </w:pPr>
      <w:r w:rsidRPr="00C41BF9">
        <w:rPr>
          <w:rFonts w:ascii="Gill Sans Nova" w:eastAsia="Times New Roman" w:hAnsi="Gill Sans Nova" w:cs="Quire Sans"/>
          <w:b/>
          <w:bCs/>
          <w:color w:val="000000"/>
          <w:sz w:val="28"/>
          <w:szCs w:val="32"/>
          <w14:ligatures w14:val="none"/>
        </w:rPr>
        <w:t>4.1 What is a Materiality Assessment?</w:t>
      </w:r>
    </w:p>
    <w:p w14:paraId="4A3C6EDB" w14:textId="77777777" w:rsidR="00C41BF9" w:rsidRPr="00C41BF9" w:rsidRDefault="00C41BF9" w:rsidP="00C41BF9">
      <w:p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szCs w:val="22"/>
          <w14:ligatures w14:val="none"/>
        </w:rPr>
        <w:t>A materiality assessment is a vital component of an Environmental, Social, and Governance (ESG) strategy. It enables companies to identify the most significant ESG issues that could affect their operations and stakeholders. Put simply, a materiality assessment is a tool for determining what truly matters on a company’s journey towards sustainability.</w:t>
      </w:r>
    </w:p>
    <w:p w14:paraId="0B75B269" w14:textId="77777777" w:rsidR="00C41BF9" w:rsidRPr="00C41BF9" w:rsidRDefault="00C41BF9" w:rsidP="00C41BF9">
      <w:pPr>
        <w:spacing w:line="259" w:lineRule="auto"/>
        <w:jc w:val="both"/>
        <w:rPr>
          <w:rFonts w:ascii="Gill Sans Nova" w:eastAsia="Times New Roman" w:hAnsi="Gill Sans Nova" w:cs="Quire Sans"/>
          <w:kern w:val="0"/>
          <w:szCs w:val="22"/>
          <w14:ligatures w14:val="none"/>
        </w:rPr>
      </w:pPr>
      <w:r w:rsidRPr="00C41BF9">
        <w:rPr>
          <w:rFonts w:ascii="Gill Sans Nova" w:eastAsia="Times New Roman" w:hAnsi="Gill Sans Nova" w:cs="Quire Sans"/>
          <w:kern w:val="0"/>
          <w:szCs w:val="22"/>
          <w14:ligatures w14:val="none"/>
        </w:rPr>
        <w:t>In ESG, not every issue is relevant to every company. For example:</w:t>
      </w:r>
    </w:p>
    <w:p w14:paraId="3D4A1A5F" w14:textId="77777777" w:rsidR="00C41BF9" w:rsidRPr="00C41BF9" w:rsidRDefault="00C41BF9" w:rsidP="00C41BF9">
      <w:pPr>
        <w:numPr>
          <w:ilvl w:val="0"/>
          <w:numId w:val="109"/>
        </w:numPr>
        <w:spacing w:line="259" w:lineRule="auto"/>
        <w:contextualSpacing/>
        <w:jc w:val="both"/>
        <w:rPr>
          <w:rFonts w:ascii="Gill Sans Nova" w:eastAsia="Times New Roman" w:hAnsi="Gill Sans Nova" w:cs="Quire Sans"/>
          <w:kern w:val="0"/>
          <w:szCs w:val="22"/>
          <w14:ligatures w14:val="none"/>
        </w:rPr>
      </w:pPr>
      <w:r w:rsidRPr="00C41BF9">
        <w:rPr>
          <w:rFonts w:ascii="Gill Sans Nova" w:eastAsia="Times New Roman" w:hAnsi="Gill Sans Nova" w:cs="Quire Sans"/>
          <w:kern w:val="0"/>
          <w:szCs w:val="22"/>
          <w14:ligatures w14:val="none"/>
        </w:rPr>
        <w:t>A railway company might prioritise issues such as biodiversity, given the disruption to ecosystems during construction.</w:t>
      </w:r>
    </w:p>
    <w:p w14:paraId="5EE27924" w14:textId="77777777" w:rsidR="00C41BF9" w:rsidRPr="00C41BF9" w:rsidRDefault="00C41BF9" w:rsidP="00C41BF9">
      <w:pPr>
        <w:numPr>
          <w:ilvl w:val="0"/>
          <w:numId w:val="109"/>
        </w:numPr>
        <w:spacing w:line="259" w:lineRule="auto"/>
        <w:contextualSpacing/>
        <w:jc w:val="both"/>
        <w:rPr>
          <w:rFonts w:ascii="Gill Sans Nova" w:eastAsia="Times New Roman" w:hAnsi="Gill Sans Nova" w:cs="Quire Sans"/>
          <w:kern w:val="0"/>
          <w:szCs w:val="22"/>
          <w14:ligatures w14:val="none"/>
        </w:rPr>
      </w:pPr>
      <w:r w:rsidRPr="00C41BF9">
        <w:rPr>
          <w:rFonts w:ascii="Gill Sans Nova" w:eastAsia="Times New Roman" w:hAnsi="Gill Sans Nova" w:cs="Quire Sans"/>
          <w:kern w:val="0"/>
          <w:szCs w:val="22"/>
          <w14:ligatures w14:val="none"/>
        </w:rPr>
        <w:t>A retail chain might focus on supply chain transparency and product sustainability.</w:t>
      </w:r>
    </w:p>
    <w:p w14:paraId="314E309F" w14:textId="77777777" w:rsidR="00C41BF9" w:rsidRPr="00C41BF9" w:rsidRDefault="00C41BF9" w:rsidP="00C41BF9">
      <w:pPr>
        <w:spacing w:line="259" w:lineRule="auto"/>
        <w:jc w:val="both"/>
        <w:rPr>
          <w:rFonts w:ascii="Gill Sans Nova" w:eastAsia="Times New Roman" w:hAnsi="Gill Sans Nova" w:cs="Quire Sans"/>
          <w:b/>
          <w:bCs/>
          <w:color w:val="C45911"/>
          <w:kern w:val="0"/>
          <w:szCs w:val="22"/>
          <w14:ligatures w14:val="none"/>
        </w:rPr>
      </w:pPr>
      <w:r w:rsidRPr="00C41BF9">
        <w:rPr>
          <w:rFonts w:ascii="Gill Sans Nova" w:eastAsia="Times New Roman" w:hAnsi="Gill Sans Nova" w:cs="Quire Sans"/>
          <w:kern w:val="0"/>
          <w:szCs w:val="22"/>
          <w14:ligatures w14:val="none"/>
        </w:rPr>
        <w:t xml:space="preserve">In other words, materiality is highly context-specific, varying by </w:t>
      </w:r>
      <w:r w:rsidRPr="00C41BF9">
        <w:rPr>
          <w:rFonts w:ascii="Gill Sans Nova" w:eastAsia="Times New Roman" w:hAnsi="Gill Sans Nova" w:cs="Quire Sans"/>
          <w:b/>
          <w:bCs/>
          <w:color w:val="C45911"/>
          <w:kern w:val="0"/>
          <w:szCs w:val="22"/>
          <w14:ligatures w14:val="none"/>
        </w:rPr>
        <w:t>industry, geography, and stakeholder expectations.</w:t>
      </w:r>
    </w:p>
    <w:p w14:paraId="1FAC15BC" w14:textId="77777777" w:rsidR="00C41BF9" w:rsidRPr="00C41BF9" w:rsidRDefault="00C41BF9" w:rsidP="00C41BF9">
      <w:pPr>
        <w:spacing w:line="259" w:lineRule="auto"/>
        <w:jc w:val="both"/>
        <w:rPr>
          <w:rFonts w:ascii="Gill Sans Nova" w:eastAsia="Times New Roman" w:hAnsi="Gill Sans Nova" w:cs="Times New Roman"/>
          <w:noProof/>
          <w:kern w:val="0"/>
          <w14:ligatures w14:val="none"/>
        </w:rPr>
      </w:pPr>
    </w:p>
    <w:p w14:paraId="27CA9C33" w14:textId="77777777" w:rsidR="00C41BF9" w:rsidRPr="00C41BF9" w:rsidRDefault="00C41BF9" w:rsidP="00C41BF9">
      <w:pPr>
        <w:spacing w:line="259" w:lineRule="auto"/>
        <w:jc w:val="both"/>
        <w:rPr>
          <w:rFonts w:ascii="Gill Sans Nova" w:eastAsia="Calibri" w:hAnsi="Gill Sans Nova" w:cs="Quire Sans"/>
          <w:b/>
          <w:bCs/>
          <w:sz w:val="28"/>
          <w:szCs w:val="28"/>
          <w14:ligatures w14:val="none"/>
        </w:rPr>
      </w:pPr>
    </w:p>
    <w:p w14:paraId="22D70E45" w14:textId="77777777" w:rsidR="00C41BF9" w:rsidRPr="00C41BF9" w:rsidRDefault="00C41BF9" w:rsidP="00C41BF9">
      <w:pPr>
        <w:spacing w:line="259" w:lineRule="auto"/>
        <w:jc w:val="both"/>
        <w:rPr>
          <w:rFonts w:ascii="Gill Sans Nova" w:eastAsia="Calibri" w:hAnsi="Gill Sans Nova" w:cs="Quire Sans"/>
          <w:b/>
          <w:bCs/>
          <w:sz w:val="28"/>
          <w:szCs w:val="28"/>
          <w14:ligatures w14:val="none"/>
        </w:rPr>
      </w:pPr>
      <w:r w:rsidRPr="00C41BF9">
        <w:rPr>
          <w:rFonts w:ascii="Gill Sans Nova" w:eastAsia="Times New Roman" w:hAnsi="Gill Sans Nova" w:cs="Times New Roman"/>
          <w:noProof/>
          <w:kern w:val="0"/>
          <w14:ligatures w14:val="none"/>
        </w:rPr>
        <w:drawing>
          <wp:inline distT="0" distB="0" distL="0" distR="0" wp14:anchorId="77A1B593" wp14:editId="11BFC563">
            <wp:extent cx="5313045" cy="18669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13045" cy="1866900"/>
                    </a:xfrm>
                    <a:prstGeom prst="rect">
                      <a:avLst/>
                    </a:prstGeom>
                    <a:noFill/>
                    <a:ln>
                      <a:noFill/>
                    </a:ln>
                  </pic:spPr>
                </pic:pic>
              </a:graphicData>
            </a:graphic>
          </wp:inline>
        </w:drawing>
      </w:r>
    </w:p>
    <w:p w14:paraId="2F4B3A52" w14:textId="77777777" w:rsidR="00C41BF9" w:rsidRPr="00C41BF9" w:rsidRDefault="00C41BF9" w:rsidP="00C41BF9">
      <w:pPr>
        <w:spacing w:line="259" w:lineRule="auto"/>
        <w:jc w:val="both"/>
        <w:rPr>
          <w:rFonts w:ascii="Gill Sans Nova" w:eastAsia="Calibri" w:hAnsi="Gill Sans Nova" w:cs="Quire Sans"/>
          <w:b/>
          <w:bCs/>
          <w:sz w:val="28"/>
          <w:szCs w:val="28"/>
          <w14:ligatures w14:val="none"/>
        </w:rPr>
      </w:pPr>
      <w:r w:rsidRPr="00C41BF9">
        <w:rPr>
          <w:rFonts w:ascii="Gill Sans Nova" w:eastAsia="Calibri" w:hAnsi="Gill Sans Nova" w:cs="Quire Sans"/>
          <w:b/>
          <w:bCs/>
          <w:sz w:val="28"/>
          <w:szCs w:val="28"/>
          <w14:ligatures w14:val="none"/>
        </w:rPr>
        <w:lastRenderedPageBreak/>
        <w:t>Why Materiality is Essential?</w:t>
      </w:r>
    </w:p>
    <w:p w14:paraId="740919AD" w14:textId="77777777" w:rsidR="00C41BF9" w:rsidRPr="00C41BF9" w:rsidRDefault="00C41BF9" w:rsidP="00C41BF9">
      <w:p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szCs w:val="22"/>
          <w14:ligatures w14:val="none"/>
        </w:rPr>
        <w:t>Materiality assessments enable companies to allocate resources effectively and align with stakeholder expectations. In today’s interconnected world, stakeholders—employees, investors, customers, and the wider community—demand greater accountability.</w:t>
      </w:r>
    </w:p>
    <w:p w14:paraId="1C2B0367" w14:textId="77777777" w:rsidR="00C41BF9" w:rsidRPr="00C41BF9" w:rsidRDefault="00C41BF9" w:rsidP="00C41BF9">
      <w:p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szCs w:val="22"/>
          <w14:ligatures w14:val="none"/>
        </w:rPr>
        <w:t>Failure to prioritise key ESG issues can damage a company’s reputation, hinder long-term growth, and even result in legal consequences.</w:t>
      </w:r>
    </w:p>
    <w:p w14:paraId="392E3C24" w14:textId="77777777" w:rsidR="00C41BF9" w:rsidRPr="00C41BF9" w:rsidRDefault="00C41BF9" w:rsidP="00C41BF9">
      <w:p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szCs w:val="22"/>
          <w14:ligatures w14:val="none"/>
        </w:rPr>
        <w:t>Historically, businesses have focused on financial materiality, which pertains to financial risks or benefits that directly affect business performance. However, the scope has since broadened to include ESG materiality, which encompasses not only financial concerns but also environmental and social impacts.</w:t>
      </w:r>
    </w:p>
    <w:p w14:paraId="3DC613FC" w14:textId="77777777" w:rsidR="00C41BF9" w:rsidRPr="00C41BF9" w:rsidRDefault="00C41BF9" w:rsidP="00C41BF9">
      <w:pPr>
        <w:spacing w:line="259" w:lineRule="auto"/>
        <w:jc w:val="both"/>
        <w:rPr>
          <w:rFonts w:ascii="Gill Sans Nova" w:eastAsia="Calibri" w:hAnsi="Gill Sans Nova" w:cs="Quire Sans"/>
          <w:b/>
          <w:bCs/>
          <w14:ligatures w14:val="none"/>
        </w:rPr>
      </w:pPr>
      <w:r w:rsidRPr="00C41BF9">
        <w:rPr>
          <w:rFonts w:ascii="Gill Sans Nova" w:eastAsia="Calibri" w:hAnsi="Gill Sans Nova" w:cs="Quire Sans"/>
          <w:szCs w:val="22"/>
          <w14:ligatures w14:val="none"/>
        </w:rPr>
        <w:t>Regulatory standards such as the EU’s Corporate Sustainability Reporting Directive (CSRD) have further increased demands for transparency, encouraging companies to evaluate both financial and ESG materiality</w:t>
      </w:r>
      <w:r w:rsidRPr="00C41BF9">
        <w:rPr>
          <w:rFonts w:ascii="Gill Sans Nova" w:eastAsia="Calibri" w:hAnsi="Gill Sans Nova" w:cs="Quire Sans"/>
          <w14:ligatures w14:val="none"/>
        </w:rPr>
        <w:t>.</w:t>
      </w:r>
    </w:p>
    <w:p w14:paraId="72F97B64" w14:textId="77777777" w:rsidR="00C41BF9" w:rsidRPr="00C41BF9" w:rsidRDefault="00C41BF9" w:rsidP="00C41BF9">
      <w:pPr>
        <w:spacing w:before="100" w:beforeAutospacing="1" w:after="100" w:afterAutospacing="1" w:line="240" w:lineRule="auto"/>
        <w:jc w:val="both"/>
        <w:rPr>
          <w:rFonts w:ascii="Gill Sans Nova" w:eastAsia="Times New Roman" w:hAnsi="Gill Sans Nova" w:cs="Times New Roman"/>
          <w:kern w:val="0"/>
          <w14:ligatures w14:val="none"/>
        </w:rPr>
      </w:pPr>
      <w:r w:rsidRPr="00C41BF9">
        <w:rPr>
          <w:rFonts w:ascii="Gill Sans Nova" w:eastAsia="Times New Roman" w:hAnsi="Gill Sans Nova" w:cs="Times New Roman"/>
          <w:noProof/>
          <w:kern w:val="0"/>
          <w14:ligatures w14:val="none"/>
        </w:rPr>
        <w:drawing>
          <wp:anchor distT="0" distB="0" distL="114300" distR="114300" simplePos="0" relativeHeight="251704320" behindDoc="0" locked="0" layoutInCell="1" allowOverlap="1" wp14:anchorId="0504198C" wp14:editId="0954B447">
            <wp:simplePos x="0" y="0"/>
            <wp:positionH relativeFrom="column">
              <wp:posOffset>594360</wp:posOffset>
            </wp:positionH>
            <wp:positionV relativeFrom="paragraph">
              <wp:posOffset>1308100</wp:posOffset>
            </wp:positionV>
            <wp:extent cx="3771900" cy="224790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771900" cy="2247900"/>
                    </a:xfrm>
                    <a:prstGeom prst="rect">
                      <a:avLst/>
                    </a:prstGeom>
                    <a:noFill/>
                    <a:ln>
                      <a:noFill/>
                    </a:ln>
                  </pic:spPr>
                </pic:pic>
              </a:graphicData>
            </a:graphic>
          </wp:anchor>
        </w:drawing>
      </w:r>
    </w:p>
    <w:p w14:paraId="67FFAB27" w14:textId="77777777" w:rsidR="00C41BF9" w:rsidRPr="00C41BF9" w:rsidRDefault="00C41BF9" w:rsidP="00C41BF9">
      <w:pPr>
        <w:spacing w:before="100" w:beforeAutospacing="1" w:after="100" w:afterAutospacing="1" w:line="240" w:lineRule="auto"/>
        <w:jc w:val="both"/>
        <w:rPr>
          <w:rFonts w:ascii="Gill Sans Nova" w:eastAsia="Times New Roman" w:hAnsi="Gill Sans Nova" w:cs="Quire Sans"/>
          <w:kern w:val="0"/>
          <w14:ligatures w14:val="none"/>
        </w:rPr>
      </w:pPr>
    </w:p>
    <w:p w14:paraId="5655F2E0" w14:textId="77777777" w:rsidR="00C41BF9" w:rsidRPr="00C41BF9" w:rsidRDefault="00C41BF9" w:rsidP="00C41BF9">
      <w:pPr>
        <w:spacing w:before="100" w:beforeAutospacing="1" w:after="100" w:afterAutospacing="1" w:line="240" w:lineRule="auto"/>
        <w:jc w:val="both"/>
        <w:rPr>
          <w:rFonts w:ascii="Gill Sans Nova" w:eastAsia="Times New Roman" w:hAnsi="Gill Sans Nova" w:cs="Quire Sans"/>
          <w:kern w:val="0"/>
          <w14:ligatures w14:val="none"/>
        </w:rPr>
      </w:pPr>
    </w:p>
    <w:p w14:paraId="3A5350F2" w14:textId="77777777" w:rsidR="00C41BF9" w:rsidRPr="00C41BF9" w:rsidRDefault="00C41BF9" w:rsidP="00C41BF9">
      <w:pPr>
        <w:keepNext/>
        <w:keepLines/>
        <w:spacing w:before="160" w:after="80" w:line="259" w:lineRule="auto"/>
        <w:outlineLvl w:val="1"/>
        <w:rPr>
          <w:rFonts w:ascii="Gill Sans Nova" w:eastAsia="Times New Roman" w:hAnsi="Gill Sans Nova" w:cs="Times New Roman"/>
          <w:color w:val="000000"/>
          <w:sz w:val="28"/>
          <w:szCs w:val="32"/>
          <w14:ligatures w14:val="none"/>
        </w:rPr>
      </w:pPr>
      <w:r w:rsidRPr="00C41BF9">
        <w:rPr>
          <w:rFonts w:ascii="Gill Sans Nova" w:eastAsia="Times New Roman" w:hAnsi="Gill Sans Nova" w:cs="Times New Roman"/>
          <w:color w:val="000000"/>
          <w:sz w:val="28"/>
          <w:szCs w:val="32"/>
          <w14:ligatures w14:val="none"/>
        </w:rPr>
        <w:t>4.2 Conducting a Materiality Assessment: A Step-by-Step Guide</w:t>
      </w:r>
    </w:p>
    <w:p w14:paraId="29551807" w14:textId="77777777" w:rsidR="00C41BF9" w:rsidRPr="00C41BF9" w:rsidRDefault="00C41BF9" w:rsidP="00C41BF9">
      <w:pPr>
        <w:keepNext/>
        <w:keepLines/>
        <w:spacing w:before="160" w:after="80" w:line="259" w:lineRule="auto"/>
        <w:outlineLvl w:val="2"/>
        <w:rPr>
          <w:rFonts w:ascii="Gill Sans Nova" w:eastAsia="Times New Roman" w:hAnsi="Gill Sans Nova" w:cs="Times New Roman"/>
          <w:color w:val="2F5496"/>
          <w:sz w:val="28"/>
          <w:szCs w:val="28"/>
          <w:u w:val="single"/>
          <w14:ligatures w14:val="none"/>
        </w:rPr>
      </w:pPr>
      <w:r w:rsidRPr="00C41BF9">
        <w:rPr>
          <w:rFonts w:ascii="Gill Sans Nova" w:eastAsia="Times New Roman" w:hAnsi="Gill Sans Nova" w:cs="Times New Roman"/>
          <w:color w:val="2F5496"/>
          <w:sz w:val="28"/>
          <w:szCs w:val="28"/>
          <w:u w:val="single"/>
          <w14:ligatures w14:val="none"/>
        </w:rPr>
        <w:t>Step 1: Identify Stakeholders</w:t>
      </w:r>
    </w:p>
    <w:p w14:paraId="40877C4A" w14:textId="77777777" w:rsidR="00C41BF9" w:rsidRPr="00C41BF9" w:rsidRDefault="00C41BF9" w:rsidP="00C41BF9">
      <w:pPr>
        <w:spacing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kern w:val="0"/>
          <w14:ligatures w14:val="none"/>
        </w:rPr>
        <w:t xml:space="preserve">The first and most crucial step in a materiality assessment is identifying your stakeholders. Stakeholders include anyone affected by, or able to influence, your company's ESG performance. </w:t>
      </w:r>
      <w:r w:rsidRPr="00C41BF9">
        <w:rPr>
          <w:rFonts w:ascii="Gill Sans Nova" w:eastAsia="Times New Roman" w:hAnsi="Gill Sans Nova" w:cs="Quire Sans"/>
          <w:kern w:val="0"/>
          <w14:ligatures w14:val="none"/>
        </w:rPr>
        <w:lastRenderedPageBreak/>
        <w:t>They may be internal or external, and accurately identifying them ensures that your ESG strategy addresses genuine concerns.</w:t>
      </w:r>
    </w:p>
    <w:p w14:paraId="28B8021E" w14:textId="77777777" w:rsidR="00C41BF9" w:rsidRPr="00C41BF9" w:rsidRDefault="00C41BF9" w:rsidP="00C41BF9">
      <w:p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Who Are Your Stakeholders?</w:t>
      </w:r>
    </w:p>
    <w:p w14:paraId="36360D91" w14:textId="77777777" w:rsidR="00C41BF9" w:rsidRPr="00C41BF9" w:rsidRDefault="00C41BF9" w:rsidP="00C41BF9">
      <w:pPr>
        <w:numPr>
          <w:ilvl w:val="0"/>
          <w:numId w:val="81"/>
        </w:num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Internal Stakeholders</w:t>
      </w:r>
    </w:p>
    <w:p w14:paraId="52B35741" w14:textId="77777777" w:rsidR="00C41BF9" w:rsidRPr="00C41BF9" w:rsidRDefault="00C41BF9" w:rsidP="00C41BF9">
      <w:pPr>
        <w:numPr>
          <w:ilvl w:val="1"/>
          <w:numId w:val="81"/>
        </w:num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Employees:</w:t>
      </w:r>
      <w:r w:rsidRPr="00C41BF9">
        <w:rPr>
          <w:rFonts w:ascii="Gill Sans Nova" w:eastAsia="Calibri" w:hAnsi="Gill Sans Nova" w:cs="Quire Sans"/>
          <w:szCs w:val="22"/>
          <w14:ligatures w14:val="none"/>
        </w:rPr>
        <w:t xml:space="preserve"> Include individuals from all levels, from top executives to frontline workers.</w:t>
      </w:r>
    </w:p>
    <w:p w14:paraId="452741D0" w14:textId="77777777" w:rsidR="00C41BF9" w:rsidRPr="00C41BF9" w:rsidRDefault="00C41BF9" w:rsidP="00C41BF9">
      <w:pPr>
        <w:numPr>
          <w:ilvl w:val="1"/>
          <w:numId w:val="81"/>
        </w:num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Board Members:</w:t>
      </w:r>
      <w:r w:rsidRPr="00C41BF9">
        <w:rPr>
          <w:rFonts w:ascii="Gill Sans Nova" w:eastAsia="Calibri" w:hAnsi="Gill Sans Nova" w:cs="Quire Sans"/>
          <w:szCs w:val="22"/>
          <w14:ligatures w14:val="none"/>
        </w:rPr>
        <w:t xml:space="preserve"> They play a crucial role in governance and strategic development.</w:t>
      </w:r>
    </w:p>
    <w:p w14:paraId="0E14A34E" w14:textId="77777777" w:rsidR="00C41BF9" w:rsidRPr="00C41BF9" w:rsidRDefault="00C41BF9" w:rsidP="00C41BF9">
      <w:pPr>
        <w:numPr>
          <w:ilvl w:val="1"/>
          <w:numId w:val="81"/>
        </w:num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Investors and Shareholders:</w:t>
      </w:r>
      <w:r w:rsidRPr="00C41BF9">
        <w:rPr>
          <w:rFonts w:ascii="Gill Sans Nova" w:eastAsia="Calibri" w:hAnsi="Gill Sans Nova" w:cs="Quire Sans"/>
          <w:szCs w:val="22"/>
          <w14:ligatures w14:val="none"/>
        </w:rPr>
        <w:t xml:space="preserve"> Directly invested in the company’s financial success and often vocal about governance and sustainability risks.</w:t>
      </w:r>
    </w:p>
    <w:p w14:paraId="48C9998A" w14:textId="77777777" w:rsidR="00C41BF9" w:rsidRPr="00C41BF9" w:rsidRDefault="00C41BF9" w:rsidP="00C41BF9">
      <w:pPr>
        <w:numPr>
          <w:ilvl w:val="0"/>
          <w:numId w:val="81"/>
        </w:num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External Stakeholders</w:t>
      </w:r>
    </w:p>
    <w:p w14:paraId="7914116E" w14:textId="77777777" w:rsidR="00C41BF9" w:rsidRPr="00C41BF9" w:rsidRDefault="00C41BF9" w:rsidP="00C41BF9">
      <w:p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Customers:</w:t>
      </w:r>
      <w:r w:rsidRPr="00C41BF9">
        <w:rPr>
          <w:rFonts w:ascii="Gill Sans Nova" w:eastAsia="Calibri" w:hAnsi="Gill Sans Nova" w:cs="Quire Sans"/>
          <w:szCs w:val="22"/>
          <w14:ligatures w14:val="none"/>
        </w:rPr>
        <w:t xml:space="preserve"> Growing demand for sustainable products means customers care deeply about ESG practices.</w:t>
      </w:r>
    </w:p>
    <w:p w14:paraId="11EDA20C" w14:textId="77777777" w:rsidR="00C41BF9" w:rsidRPr="00C41BF9" w:rsidRDefault="00C41BF9" w:rsidP="00C41BF9">
      <w:p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Suppliers:</w:t>
      </w:r>
      <w:r w:rsidRPr="00C41BF9">
        <w:rPr>
          <w:rFonts w:ascii="Gill Sans Nova" w:eastAsia="Calibri" w:hAnsi="Gill Sans Nova" w:cs="Quire Sans"/>
          <w:szCs w:val="22"/>
          <w14:ligatures w14:val="none"/>
        </w:rPr>
        <w:t xml:space="preserve"> Their environmental and social practices directly affect your company.</w:t>
      </w:r>
    </w:p>
    <w:p w14:paraId="646E6E37" w14:textId="77777777" w:rsidR="00C41BF9" w:rsidRPr="00C41BF9" w:rsidRDefault="00C41BF9" w:rsidP="00C41BF9">
      <w:p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Local Communities:</w:t>
      </w:r>
      <w:r w:rsidRPr="00C41BF9">
        <w:rPr>
          <w:rFonts w:ascii="Gill Sans Nova" w:eastAsia="Calibri" w:hAnsi="Gill Sans Nova" w:cs="Quire Sans"/>
          <w:szCs w:val="22"/>
          <w14:ligatures w14:val="none"/>
        </w:rPr>
        <w:t xml:space="preserve"> Especially important for companies with a physical footprint (e.g., manufacturing plants).</w:t>
      </w:r>
    </w:p>
    <w:p w14:paraId="7B87153C" w14:textId="77777777" w:rsidR="00C41BF9" w:rsidRPr="00C41BF9" w:rsidRDefault="00C41BF9" w:rsidP="00C41BF9">
      <w:p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NGOs and Advocacy Groups:</w:t>
      </w:r>
      <w:r w:rsidRPr="00C41BF9">
        <w:rPr>
          <w:rFonts w:ascii="Gill Sans Nova" w:eastAsia="Calibri" w:hAnsi="Gill Sans Nova" w:cs="Quire Sans"/>
          <w:szCs w:val="22"/>
          <w14:ligatures w14:val="none"/>
        </w:rPr>
        <w:t xml:space="preserve"> Special interest groups focusing on issues like human rights, biodiversity, and climate change.</w:t>
      </w:r>
    </w:p>
    <w:p w14:paraId="08469629" w14:textId="77777777" w:rsidR="00C41BF9" w:rsidRPr="00C41BF9" w:rsidRDefault="00C41BF9" w:rsidP="00C41BF9">
      <w:p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Regulators</w:t>
      </w:r>
      <w:r w:rsidRPr="00C41BF9">
        <w:rPr>
          <w:rFonts w:ascii="Gill Sans Nova" w:eastAsia="Calibri" w:hAnsi="Gill Sans Nova" w:cs="Quire Sans"/>
          <w:szCs w:val="22"/>
          <w14:ligatures w14:val="none"/>
        </w:rPr>
        <w:t>: Ensure your company complies with national and international laws.</w:t>
      </w:r>
    </w:p>
    <w:p w14:paraId="16FB6403" w14:textId="77777777" w:rsidR="00C41BF9" w:rsidRPr="00C41BF9" w:rsidRDefault="00C41BF9" w:rsidP="00C41BF9">
      <w:pPr>
        <w:spacing w:line="259" w:lineRule="auto"/>
        <w:jc w:val="both"/>
        <w:rPr>
          <w:rFonts w:ascii="Gill Sans Nova" w:eastAsia="Calibri" w:hAnsi="Gill Sans Nova" w:cs="Quire Sans"/>
          <w:szCs w:val="22"/>
          <w14:ligatures w14:val="none"/>
        </w:rPr>
      </w:pPr>
    </w:p>
    <w:p w14:paraId="453874A5" w14:textId="77777777" w:rsidR="00C41BF9" w:rsidRPr="00C41BF9" w:rsidRDefault="00C41BF9" w:rsidP="00C41BF9">
      <w:pPr>
        <w:spacing w:after="0" w:line="240" w:lineRule="auto"/>
        <w:rPr>
          <w:rFonts w:ascii="Gill Sans Nova" w:eastAsia="Calibri" w:hAnsi="Gill Sans Nova" w:cs="Quire Sans"/>
          <w:b/>
          <w:bCs/>
          <w:szCs w:val="22"/>
          <w14:ligatures w14:val="none"/>
        </w:rPr>
      </w:pPr>
      <w:r w:rsidRPr="00C41BF9">
        <w:rPr>
          <w:rFonts w:ascii="Gill Sans Nova" w:eastAsia="Times New Roman" w:hAnsi="Gill Sans Nova" w:cs="Times New Roman"/>
          <w:noProof/>
          <w:kern w:val="0"/>
          <w14:ligatures w14:val="none"/>
        </w:rPr>
        <w:lastRenderedPageBreak/>
        <w:drawing>
          <wp:inline distT="0" distB="0" distL="0" distR="0" wp14:anchorId="1194C5E9" wp14:editId="13794561">
            <wp:extent cx="4220717" cy="3486150"/>
            <wp:effectExtent l="0" t="0" r="889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27404" cy="3491673"/>
                    </a:xfrm>
                    <a:prstGeom prst="rect">
                      <a:avLst/>
                    </a:prstGeom>
                    <a:noFill/>
                    <a:ln>
                      <a:noFill/>
                    </a:ln>
                  </pic:spPr>
                </pic:pic>
              </a:graphicData>
            </a:graphic>
          </wp:inline>
        </w:drawing>
      </w:r>
      <w:r w:rsidRPr="00C41BF9">
        <w:rPr>
          <w:rFonts w:ascii="Gill Sans Nova" w:eastAsia="Calibri" w:hAnsi="Gill Sans Nova" w:cs="Quire Sans"/>
          <w:b/>
          <w:bCs/>
          <w:szCs w:val="22"/>
          <w14:ligatures w14:val="none"/>
        </w:rPr>
        <w:t xml:space="preserve">                                                                                                                      </w:t>
      </w:r>
    </w:p>
    <w:p w14:paraId="21DFC891" w14:textId="77777777" w:rsidR="00C41BF9" w:rsidRPr="00C41BF9" w:rsidRDefault="00C41BF9" w:rsidP="00C41BF9">
      <w:pPr>
        <w:spacing w:line="259" w:lineRule="auto"/>
        <w:jc w:val="both"/>
        <w:rPr>
          <w:rFonts w:ascii="Gill Sans Nova" w:eastAsia="Calibri" w:hAnsi="Gill Sans Nova" w:cs="Quire Sans"/>
          <w:b/>
          <w:bCs/>
          <w:szCs w:val="22"/>
          <w14:ligatures w14:val="none"/>
        </w:rPr>
      </w:pPr>
    </w:p>
    <w:p w14:paraId="211E285C" w14:textId="77777777" w:rsidR="00C41BF9" w:rsidRPr="00C41BF9" w:rsidRDefault="00C41BF9" w:rsidP="00C41BF9">
      <w:pPr>
        <w:spacing w:line="259" w:lineRule="auto"/>
        <w:jc w:val="both"/>
        <w:rPr>
          <w:rFonts w:ascii="Gill Sans Nova" w:eastAsia="Calibri" w:hAnsi="Gill Sans Nova" w:cs="Quire Sans"/>
          <w:b/>
          <w:bCs/>
          <w:szCs w:val="22"/>
          <w14:ligatures w14:val="none"/>
        </w:rPr>
      </w:pPr>
    </w:p>
    <w:p w14:paraId="1CFF286B" w14:textId="77777777" w:rsidR="00C41BF9" w:rsidRPr="00C41BF9" w:rsidRDefault="00C41BF9" w:rsidP="00C41BF9">
      <w:pPr>
        <w:spacing w:line="259" w:lineRule="auto"/>
        <w:jc w:val="both"/>
        <w:rPr>
          <w:rFonts w:ascii="Gill Sans Nova" w:eastAsia="Calibri" w:hAnsi="Gill Sans Nova" w:cs="Quire Sans"/>
          <w:b/>
          <w:bCs/>
          <w:szCs w:val="22"/>
          <w14:ligatures w14:val="none"/>
        </w:rPr>
      </w:pPr>
    </w:p>
    <w:p w14:paraId="03BE3FEE" w14:textId="77777777" w:rsidR="00C41BF9" w:rsidRPr="00C41BF9" w:rsidRDefault="00C41BF9" w:rsidP="00C41BF9">
      <w:pPr>
        <w:spacing w:line="259" w:lineRule="auto"/>
        <w:jc w:val="both"/>
        <w:rPr>
          <w:rFonts w:ascii="Gill Sans Nova" w:eastAsia="Calibri" w:hAnsi="Gill Sans Nova" w:cs="Quire Sans"/>
          <w:b/>
          <w:bCs/>
          <w:szCs w:val="22"/>
          <w14:ligatures w14:val="none"/>
        </w:rPr>
      </w:pPr>
    </w:p>
    <w:p w14:paraId="34A743A3" w14:textId="77777777" w:rsidR="00C41BF9" w:rsidRPr="00C41BF9" w:rsidRDefault="00C41BF9" w:rsidP="00C41BF9">
      <w:p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Using a Stakeholder Matrix</w:t>
      </w:r>
    </w:p>
    <w:p w14:paraId="0FDA8435" w14:textId="77777777" w:rsidR="00C41BF9" w:rsidRPr="00C41BF9" w:rsidRDefault="00C41BF9" w:rsidP="00C41BF9">
      <w:p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szCs w:val="22"/>
          <w14:ligatures w14:val="none"/>
        </w:rPr>
        <w:t xml:space="preserve">Once stakeholders have been identified, categorise them based on their influence and interest in your ESG issues. A </w:t>
      </w:r>
      <w:r w:rsidRPr="00C41BF9">
        <w:rPr>
          <w:rFonts w:ascii="Gill Sans Nova" w:eastAsia="Calibri" w:hAnsi="Gill Sans Nova" w:cs="Quire Sans"/>
          <w:b/>
          <w:bCs/>
          <w:szCs w:val="22"/>
          <w14:ligatures w14:val="none"/>
        </w:rPr>
        <w:t>Stakeholder Matrix</w:t>
      </w:r>
      <w:r w:rsidRPr="00C41BF9">
        <w:rPr>
          <w:rFonts w:ascii="Gill Sans Nova" w:eastAsia="Calibri" w:hAnsi="Gill Sans Nova" w:cs="Quire Sans"/>
          <w:szCs w:val="22"/>
          <w14:ligatures w14:val="none"/>
        </w:rPr>
        <w:t xml:space="preserve"> helps to visualise this categorisation, providing a structured method for prioritising stakeholders.</w:t>
      </w:r>
    </w:p>
    <w:p w14:paraId="4D0E9D60" w14:textId="77777777" w:rsidR="00C41BF9" w:rsidRPr="00C41BF9" w:rsidRDefault="00C41BF9" w:rsidP="00C41BF9">
      <w:p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Practical Tools:</w:t>
      </w:r>
      <w:r w:rsidRPr="00C41BF9">
        <w:rPr>
          <w:rFonts w:ascii="Gill Sans Nova" w:eastAsia="Calibri" w:hAnsi="Gill Sans Nova" w:cs="Quire Sans"/>
          <w:szCs w:val="22"/>
          <w14:ligatures w14:val="none"/>
        </w:rPr>
        <w:t xml:space="preserve"> Use software such as </w:t>
      </w:r>
      <w:r w:rsidRPr="00C41BF9">
        <w:rPr>
          <w:rFonts w:ascii="Gill Sans Nova" w:eastAsia="Calibri" w:hAnsi="Gill Sans Nova" w:cs="Quire Sans"/>
          <w:b/>
          <w:bCs/>
          <w:szCs w:val="22"/>
          <w14:ligatures w14:val="none"/>
        </w:rPr>
        <w:t>Miro</w:t>
      </w:r>
      <w:r w:rsidRPr="00C41BF9">
        <w:rPr>
          <w:rFonts w:ascii="Gill Sans Nova" w:eastAsia="Calibri" w:hAnsi="Gill Sans Nova" w:cs="Quire Sans"/>
          <w:szCs w:val="22"/>
          <w14:ligatures w14:val="none"/>
        </w:rPr>
        <w:t xml:space="preserve"> or </w:t>
      </w:r>
      <w:r w:rsidRPr="00C41BF9">
        <w:rPr>
          <w:rFonts w:ascii="Gill Sans Nova" w:eastAsia="Calibri" w:hAnsi="Gill Sans Nova" w:cs="Quire Sans"/>
          <w:b/>
          <w:bCs/>
          <w:szCs w:val="22"/>
          <w14:ligatures w14:val="none"/>
        </w:rPr>
        <w:t>Lucidchart</w:t>
      </w:r>
      <w:r w:rsidRPr="00C41BF9">
        <w:rPr>
          <w:rFonts w:ascii="Gill Sans Nova" w:eastAsia="Calibri" w:hAnsi="Gill Sans Nova" w:cs="Quire Sans"/>
          <w:szCs w:val="22"/>
          <w14:ligatures w14:val="none"/>
        </w:rPr>
        <w:t xml:space="preserve"> to create digital versions of the </w:t>
      </w:r>
      <w:r w:rsidRPr="00C41BF9">
        <w:rPr>
          <w:rFonts w:ascii="Gill Sans Nova" w:eastAsia="Calibri" w:hAnsi="Gill Sans Nova" w:cs="Quire Sans"/>
          <w:b/>
          <w:bCs/>
          <w:szCs w:val="22"/>
          <w14:ligatures w14:val="none"/>
        </w:rPr>
        <w:t>Stakeholder Matrix</w:t>
      </w:r>
      <w:r w:rsidRPr="00C41BF9">
        <w:rPr>
          <w:rFonts w:ascii="Gill Sans Nova" w:eastAsia="Calibri" w:hAnsi="Gill Sans Nova" w:cs="Quire Sans"/>
          <w:szCs w:val="22"/>
          <w14:ligatures w14:val="none"/>
        </w:rPr>
        <w:t>. These tools are particularly useful for collaboration, especially in hybrid or remote environments, as they make it easier to engage multiple teams in the materiality process.</w:t>
      </w:r>
    </w:p>
    <w:p w14:paraId="44B84796" w14:textId="77777777" w:rsidR="00C41BF9" w:rsidRPr="00C41BF9" w:rsidRDefault="00C41BF9" w:rsidP="00C41BF9">
      <w:pPr>
        <w:spacing w:line="259" w:lineRule="auto"/>
        <w:rPr>
          <w:rFonts w:ascii="Gill Sans Nova" w:eastAsia="Calibri" w:hAnsi="Gill Sans Nova" w:cs="Quire Sans"/>
          <w:b/>
          <w:bCs/>
          <w:kern w:val="0"/>
          <w:sz w:val="28"/>
          <w:szCs w:val="28"/>
          <w14:ligatures w14:val="none"/>
        </w:rPr>
      </w:pPr>
      <w:r w:rsidRPr="00C41BF9">
        <w:rPr>
          <w:rFonts w:ascii="Gill Sans Nova" w:eastAsia="Calibri" w:hAnsi="Gill Sans Nova" w:cs="Quire Sans"/>
          <w:b/>
          <w:bCs/>
          <w:sz w:val="28"/>
          <w:szCs w:val="28"/>
          <w14:ligatures w14:val="none"/>
        </w:rPr>
        <w:t>Why Stakeholder Input Matters</w:t>
      </w:r>
    </w:p>
    <w:p w14:paraId="6C9F2BEB" w14:textId="77777777" w:rsidR="00C41BF9" w:rsidRPr="00C41BF9" w:rsidRDefault="00C41BF9" w:rsidP="00C41BF9">
      <w:p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kern w:val="0"/>
          <w14:ligatures w14:val="none"/>
        </w:rPr>
        <w:t>Gathering feedback from stakeholders helps ensure that your assessment is not internally biased. It prevents 'blind spots' by incorporating all relevant perspectives, which is especially important for businesses with a wide-reaching impact, such as those with global supply chains..</w:t>
      </w:r>
    </w:p>
    <w:p w14:paraId="3EECA211" w14:textId="09188F47" w:rsidR="00C41BF9" w:rsidRPr="00C41BF9" w:rsidRDefault="00133DD7" w:rsidP="00C41BF9">
      <w:pPr>
        <w:spacing w:line="259" w:lineRule="auto"/>
        <w:rPr>
          <w:rFonts w:ascii="Gill Sans Nova" w:eastAsia="Calibri" w:hAnsi="Gill Sans Nova" w:cs="Arial"/>
          <w:szCs w:val="22"/>
          <w14:ligatures w14:val="none"/>
        </w:rPr>
      </w:pPr>
      <w:r w:rsidRPr="00FD6F72">
        <w:rPr>
          <w:rFonts w:ascii="Gill Sans Nova" w:eastAsia="Calibri" w:hAnsi="Gill Sans Nova" w:cs="Arial"/>
        </w:rPr>
        <w:lastRenderedPageBreak/>
        <w:drawing>
          <wp:anchor distT="0" distB="0" distL="114300" distR="114300" simplePos="0" relativeHeight="251768832" behindDoc="0" locked="0" layoutInCell="1" allowOverlap="1" wp14:anchorId="254AB3A1" wp14:editId="3154F75C">
            <wp:simplePos x="0" y="0"/>
            <wp:positionH relativeFrom="leftMargin">
              <wp:posOffset>296421</wp:posOffset>
            </wp:positionH>
            <wp:positionV relativeFrom="paragraph">
              <wp:posOffset>86418</wp:posOffset>
            </wp:positionV>
            <wp:extent cx="594995" cy="594995"/>
            <wp:effectExtent l="0" t="0" r="0" b="0"/>
            <wp:wrapThrough wrapText="bothSides">
              <wp:wrapPolygon edited="0">
                <wp:start x="15215" y="0"/>
                <wp:lineTo x="0" y="3458"/>
                <wp:lineTo x="0" y="17981"/>
                <wp:lineTo x="4149" y="20747"/>
                <wp:lineTo x="13831" y="20747"/>
                <wp:lineTo x="15215" y="20747"/>
                <wp:lineTo x="20055" y="13140"/>
                <wp:lineTo x="20747" y="4841"/>
                <wp:lineTo x="20747" y="1383"/>
                <wp:lineTo x="18672" y="0"/>
                <wp:lineTo x="15215" y="0"/>
              </wp:wrapPolygon>
            </wp:wrapThrough>
            <wp:docPr id="1982548197" name="Picture 1" descr="A red and white target with a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57200" name="Picture 1" descr="A red and white target with a arrow&#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995" cy="594995"/>
                    </a:xfrm>
                    <a:prstGeom prst="rect">
                      <a:avLst/>
                    </a:prstGeom>
                  </pic:spPr>
                </pic:pic>
              </a:graphicData>
            </a:graphic>
          </wp:anchor>
        </w:drawing>
      </w:r>
      <w:r w:rsidR="00405184">
        <w:rPr>
          <w:rFonts w:ascii="Gill Sans Nova" w:eastAsia="Calibri" w:hAnsi="Gill Sans Nova" w:cs="Arial"/>
          <w:noProof/>
        </w:rPr>
        <mc:AlternateContent>
          <mc:Choice Requires="wps">
            <w:drawing>
              <wp:anchor distT="0" distB="0" distL="114300" distR="114300" simplePos="0" relativeHeight="251769856" behindDoc="0" locked="0" layoutInCell="1" allowOverlap="1" wp14:anchorId="765F8E2F" wp14:editId="7011E739">
                <wp:simplePos x="0" y="0"/>
                <wp:positionH relativeFrom="column">
                  <wp:posOffset>23751</wp:posOffset>
                </wp:positionH>
                <wp:positionV relativeFrom="paragraph">
                  <wp:posOffset>-23751</wp:posOffset>
                </wp:positionV>
                <wp:extent cx="5926199" cy="785001"/>
                <wp:effectExtent l="0" t="0" r="17780" b="15240"/>
                <wp:wrapNone/>
                <wp:docPr id="868126066" name="Text Box 40"/>
                <wp:cNvGraphicFramePr/>
                <a:graphic xmlns:a="http://schemas.openxmlformats.org/drawingml/2006/main">
                  <a:graphicData uri="http://schemas.microsoft.com/office/word/2010/wordprocessingShape">
                    <wps:wsp>
                      <wps:cNvSpPr txBox="1"/>
                      <wps:spPr>
                        <a:xfrm>
                          <a:off x="0" y="0"/>
                          <a:ext cx="5926199" cy="785001"/>
                        </a:xfrm>
                        <a:prstGeom prst="rect">
                          <a:avLst/>
                        </a:prstGeom>
                        <a:solidFill>
                          <a:srgbClr val="E0E7F8"/>
                        </a:solidFill>
                        <a:ln w="6350">
                          <a:solidFill>
                            <a:prstClr val="black"/>
                          </a:solidFill>
                        </a:ln>
                      </wps:spPr>
                      <wps:txbx>
                        <w:txbxContent>
                          <w:p w14:paraId="501EC38F" w14:textId="5870EB42" w:rsidR="00405184" w:rsidRDefault="00405184">
                            <w:r>
                              <w:rPr>
                                <w:rFonts w:ascii="Gill Sans Nova" w:eastAsia="Times New Roman" w:hAnsi="Gill Sans Nova" w:cs="Quire Sans"/>
                                <w:b/>
                                <w:bCs/>
                              </w:rPr>
                              <w:t xml:space="preserve">Pro </w:t>
                            </w:r>
                            <w:r w:rsidRPr="00C41BF9">
                              <w:rPr>
                                <w:rFonts w:ascii="Gill Sans Nova" w:eastAsia="Times New Roman" w:hAnsi="Gill Sans Nova" w:cs="Quire Sans"/>
                                <w:b/>
                                <w:bCs/>
                              </w:rPr>
                              <w:t>Tip:</w:t>
                            </w:r>
                            <w:r w:rsidRPr="00C41BF9">
                              <w:rPr>
                                <w:rFonts w:ascii="Gill Sans Nova" w:eastAsia="Times New Roman" w:hAnsi="Gill Sans Nova" w:cs="Quire Sans"/>
                              </w:rPr>
                              <w:t xml:space="preserve"> Begin by listing all possible stakeholders, even those with less obvious connections to your</w:t>
                            </w:r>
                            <w:r>
                              <w:rPr>
                                <w:rFonts w:ascii="Gill Sans Nova" w:eastAsia="Times New Roman" w:hAnsi="Gill Sans Nova" w:cs="Quire Sans"/>
                              </w:rPr>
                              <w:t xml:space="preserve"> </w:t>
                            </w:r>
                            <w:r w:rsidRPr="00C41BF9">
                              <w:rPr>
                                <w:rFonts w:ascii="Gill Sans Nova" w:eastAsia="Times New Roman" w:hAnsi="Gill Sans Nova" w:cs="Quire Sans"/>
                              </w:rPr>
                              <w:t>business. Then, narrow them down using your matrix to focus on key stakeholders with the m</w:t>
                            </w:r>
                            <w:r>
                              <w:rPr>
                                <w:rFonts w:ascii="Gill Sans Nova" w:eastAsia="Times New Roman" w:hAnsi="Gill Sans Nova" w:cs="Quire Sans"/>
                              </w:rPr>
                              <w:t>11</w:t>
                            </w:r>
                            <w:r w:rsidRPr="00C41BF9">
                              <w:rPr>
                                <w:rFonts w:ascii="Gill Sans Nova" w:eastAsia="Times New Roman" w:hAnsi="Gill Sans Nova" w:cs="Quire Sans"/>
                              </w:rPr>
                              <w:t>ost influence and interest.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F8E2F" id="Text Box 40" o:spid="_x0000_s1058" type="#_x0000_t202" style="position:absolute;margin-left:1.85pt;margin-top:-1.85pt;width:466.65pt;height:61.8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" fillcolor="#e0e7f8" strokeweight=".5pt">
                <v:textbox>
                  <w:txbxContent>
                    <w:p w14:paraId="501EC38F" w14:textId="5870EB42" w:rsidR="00405184" w:rsidRDefault="00405184">
                      <w:r>
                        <w:rPr>
                          <w:rFonts w:ascii="Gill Sans Nova" w:eastAsia="Times New Roman" w:hAnsi="Gill Sans Nova" w:cs="Quire Sans"/>
                          <w:b/>
                          <w:bCs/>
                        </w:rPr>
                        <w:t xml:space="preserve">Pro </w:t>
                      </w:r>
                      <w:r w:rsidRPr="00C41BF9">
                        <w:rPr>
                          <w:rFonts w:ascii="Gill Sans Nova" w:eastAsia="Times New Roman" w:hAnsi="Gill Sans Nova" w:cs="Quire Sans"/>
                          <w:b/>
                          <w:bCs/>
                        </w:rPr>
                        <w:t>Tip:</w:t>
                      </w:r>
                      <w:r w:rsidRPr="00C41BF9">
                        <w:rPr>
                          <w:rFonts w:ascii="Gill Sans Nova" w:eastAsia="Times New Roman" w:hAnsi="Gill Sans Nova" w:cs="Quire Sans"/>
                        </w:rPr>
                        <w:t xml:space="preserve"> Begin by listing all possible stakeholders, even those with less obvious connections to your</w:t>
                      </w:r>
                      <w:r>
                        <w:rPr>
                          <w:rFonts w:ascii="Gill Sans Nova" w:eastAsia="Times New Roman" w:hAnsi="Gill Sans Nova" w:cs="Quire Sans"/>
                        </w:rPr>
                        <w:t xml:space="preserve"> </w:t>
                      </w:r>
                      <w:r w:rsidRPr="00C41BF9">
                        <w:rPr>
                          <w:rFonts w:ascii="Gill Sans Nova" w:eastAsia="Times New Roman" w:hAnsi="Gill Sans Nova" w:cs="Quire Sans"/>
                        </w:rPr>
                        <w:t>business. Then, narrow them down using your matrix to focus on key stakeholders with the m</w:t>
                      </w:r>
                      <w:r>
                        <w:rPr>
                          <w:rFonts w:ascii="Gill Sans Nova" w:eastAsia="Times New Roman" w:hAnsi="Gill Sans Nova" w:cs="Quire Sans"/>
                        </w:rPr>
                        <w:t>11</w:t>
                      </w:r>
                      <w:r w:rsidRPr="00C41BF9">
                        <w:rPr>
                          <w:rFonts w:ascii="Gill Sans Nova" w:eastAsia="Times New Roman" w:hAnsi="Gill Sans Nova" w:cs="Quire Sans"/>
                        </w:rPr>
                        <w:t>ost influence and interest.</w:t>
                      </w:r>
                    </w:p>
                  </w:txbxContent>
                </v:textbox>
              </v:shape>
            </w:pict>
          </mc:Fallback>
        </mc:AlternateContent>
      </w:r>
    </w:p>
    <w:p w14:paraId="78DA6A9B" w14:textId="77777777" w:rsidR="00405184" w:rsidRDefault="00405184" w:rsidP="00C41BF9">
      <w:pPr>
        <w:keepNext/>
        <w:keepLines/>
        <w:spacing w:before="160" w:after="80" w:line="259" w:lineRule="auto"/>
        <w:outlineLvl w:val="2"/>
        <w:rPr>
          <w:rFonts w:ascii="Gill Sans Nova" w:eastAsia="Times New Roman" w:hAnsi="Gill Sans Nova" w:cs="Times New Roman"/>
          <w:color w:val="2F5496"/>
          <w:sz w:val="28"/>
          <w:szCs w:val="28"/>
          <w14:ligatures w14:val="none"/>
        </w:rPr>
      </w:pPr>
    </w:p>
    <w:p w14:paraId="183552AF" w14:textId="77777777" w:rsidR="00133DD7" w:rsidRDefault="00133DD7" w:rsidP="00C41BF9">
      <w:pPr>
        <w:keepNext/>
        <w:keepLines/>
        <w:spacing w:before="160" w:after="80" w:line="259" w:lineRule="auto"/>
        <w:outlineLvl w:val="2"/>
        <w:rPr>
          <w:rFonts w:ascii="Gill Sans Nova" w:eastAsia="Times New Roman" w:hAnsi="Gill Sans Nova" w:cs="Times New Roman"/>
          <w:color w:val="2F5496"/>
          <w:sz w:val="28"/>
          <w:szCs w:val="28"/>
          <w14:ligatures w14:val="none"/>
        </w:rPr>
      </w:pPr>
    </w:p>
    <w:p w14:paraId="17123FDE" w14:textId="2E94A972" w:rsidR="00C41BF9" w:rsidRPr="00C41BF9" w:rsidRDefault="00C41BF9" w:rsidP="00C41BF9">
      <w:pPr>
        <w:keepNext/>
        <w:keepLines/>
        <w:spacing w:before="160" w:after="80" w:line="259" w:lineRule="auto"/>
        <w:outlineLvl w:val="2"/>
        <w:rPr>
          <w:rFonts w:ascii="Gill Sans Nova" w:eastAsia="Times New Roman" w:hAnsi="Gill Sans Nova" w:cs="Times New Roman"/>
          <w:color w:val="2F5496"/>
          <w:kern w:val="0"/>
          <w:sz w:val="28"/>
          <w:szCs w:val="28"/>
          <w14:ligatures w14:val="none"/>
        </w:rPr>
      </w:pPr>
      <w:r w:rsidRPr="00C41BF9">
        <w:rPr>
          <w:rFonts w:ascii="Gill Sans Nova" w:eastAsia="Times New Roman" w:hAnsi="Gill Sans Nova" w:cs="Times New Roman"/>
          <w:color w:val="2F5496"/>
          <w:sz w:val="28"/>
          <w:szCs w:val="28"/>
          <w14:ligatures w14:val="none"/>
        </w:rPr>
        <w:t>Step 2: Identify ESG Issues Relevant to Your Industry</w:t>
      </w:r>
    </w:p>
    <w:p w14:paraId="3228F6D9" w14:textId="77777777" w:rsidR="00C41BF9" w:rsidRPr="00C41BF9" w:rsidRDefault="00C41BF9" w:rsidP="00C41BF9">
      <w:pPr>
        <w:spacing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kern w:val="0"/>
          <w14:ligatures w14:val="none"/>
        </w:rPr>
        <w:t xml:space="preserve">Once you have identified your stakeholders, the next step is to map out the </w:t>
      </w:r>
      <w:r w:rsidRPr="00C41BF9">
        <w:rPr>
          <w:rFonts w:ascii="Gill Sans Nova" w:eastAsia="Times New Roman" w:hAnsi="Gill Sans Nova" w:cs="Quire Sans"/>
          <w:b/>
          <w:bCs/>
          <w:kern w:val="0"/>
          <w14:ligatures w14:val="none"/>
        </w:rPr>
        <w:t>ESG issues</w:t>
      </w:r>
      <w:r w:rsidRPr="00C41BF9">
        <w:rPr>
          <w:rFonts w:ascii="Gill Sans Nova" w:eastAsia="Times New Roman" w:hAnsi="Gill Sans Nova" w:cs="Quire Sans"/>
          <w:kern w:val="0"/>
          <w14:ligatures w14:val="none"/>
        </w:rPr>
        <w:t xml:space="preserve"> most relevant to your business and industry. It is important to remember that not all ESG issues will apply equally to every company..</w:t>
      </w:r>
    </w:p>
    <w:p w14:paraId="6892BC72" w14:textId="77777777" w:rsidR="00C41BF9" w:rsidRPr="00C41BF9" w:rsidRDefault="00C41BF9" w:rsidP="00C41BF9">
      <w:pPr>
        <w:spacing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kern w:val="0"/>
          <w14:ligatures w14:val="none"/>
        </w:rPr>
        <w:t>For example:</w:t>
      </w:r>
    </w:p>
    <w:p w14:paraId="6054448B" w14:textId="4E715937" w:rsidR="00C41BF9" w:rsidRPr="00C41BF9" w:rsidRDefault="00405184" w:rsidP="00C41BF9">
      <w:pPr>
        <w:numPr>
          <w:ilvl w:val="0"/>
          <w:numId w:val="83"/>
        </w:numPr>
        <w:spacing w:before="100" w:beforeAutospacing="1" w:after="100" w:afterAutospacing="1" w:line="240" w:lineRule="auto"/>
        <w:jc w:val="both"/>
        <w:rPr>
          <w:rFonts w:ascii="Gill Sans Nova" w:eastAsia="Times New Roman" w:hAnsi="Gill Sans Nova" w:cs="Quire Sans"/>
          <w:kern w:val="0"/>
          <w14:ligatures w14:val="none"/>
        </w:rPr>
      </w:pPr>
      <w:r w:rsidRPr="0062403E">
        <w:rPr>
          <w:rFonts w:ascii="Gill Sans Nova" w:eastAsia="Calibri" w:hAnsi="Gill Sans Nova" w:cs="Quire Sans"/>
        </w:rPr>
        <w:drawing>
          <wp:anchor distT="0" distB="0" distL="114300" distR="114300" simplePos="0" relativeHeight="251766784" behindDoc="0" locked="0" layoutInCell="1" allowOverlap="1" wp14:anchorId="4C6DA7FA" wp14:editId="6D786938">
            <wp:simplePos x="0" y="0"/>
            <wp:positionH relativeFrom="leftMargin">
              <wp:align>right</wp:align>
            </wp:positionH>
            <wp:positionV relativeFrom="paragraph">
              <wp:posOffset>993932</wp:posOffset>
            </wp:positionV>
            <wp:extent cx="826770" cy="826770"/>
            <wp:effectExtent l="0" t="0" r="0" b="0"/>
            <wp:wrapThrough wrapText="bothSides">
              <wp:wrapPolygon edited="0">
                <wp:start x="2986" y="0"/>
                <wp:lineTo x="995" y="7465"/>
                <wp:lineTo x="995" y="17917"/>
                <wp:lineTo x="12442" y="19908"/>
                <wp:lineTo x="16424" y="20903"/>
                <wp:lineTo x="18912" y="20903"/>
                <wp:lineTo x="19410" y="16922"/>
                <wp:lineTo x="16922" y="8959"/>
                <wp:lineTo x="18912" y="7963"/>
                <wp:lineTo x="17917" y="5972"/>
                <wp:lineTo x="12940" y="0"/>
                <wp:lineTo x="2986" y="0"/>
              </wp:wrapPolygon>
            </wp:wrapThrough>
            <wp:docPr id="758849284"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73496" name="Picture 1" descr="A black background with a black squa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6770" cy="826770"/>
                    </a:xfrm>
                    <a:prstGeom prst="rect">
                      <a:avLst/>
                    </a:prstGeom>
                  </pic:spPr>
                </pic:pic>
              </a:graphicData>
            </a:graphic>
          </wp:anchor>
        </w:drawing>
      </w:r>
      <w:r w:rsidR="00C41BF9" w:rsidRPr="00C41BF9">
        <w:rPr>
          <w:rFonts w:ascii="Gill Sans Nova" w:eastAsia="Times New Roman" w:hAnsi="Gill Sans Nova" w:cs="Quire Sans"/>
          <w:kern w:val="0"/>
          <w14:ligatures w14:val="none"/>
        </w:rPr>
        <w:t xml:space="preserve">A </w:t>
      </w:r>
      <w:r w:rsidR="00C41BF9" w:rsidRPr="00C41BF9">
        <w:rPr>
          <w:rFonts w:ascii="Gill Sans Nova" w:eastAsia="Times New Roman" w:hAnsi="Gill Sans Nova" w:cs="Quire Sans"/>
          <w:b/>
          <w:bCs/>
          <w:kern w:val="0"/>
          <w14:ligatures w14:val="none"/>
        </w:rPr>
        <w:t>tech company</w:t>
      </w:r>
      <w:r w:rsidR="00C41BF9" w:rsidRPr="00C41BF9">
        <w:rPr>
          <w:rFonts w:ascii="Gill Sans Nova" w:eastAsia="Times New Roman" w:hAnsi="Gill Sans Nova" w:cs="Quire Sans"/>
          <w:kern w:val="0"/>
          <w14:ligatures w14:val="none"/>
        </w:rPr>
        <w:t xml:space="preserve"> might prioritize </w:t>
      </w:r>
      <w:r w:rsidR="00C41BF9" w:rsidRPr="00C41BF9">
        <w:rPr>
          <w:rFonts w:ascii="Gill Sans Nova" w:eastAsia="Times New Roman" w:hAnsi="Gill Sans Nova" w:cs="Quire Sans"/>
          <w:b/>
          <w:bCs/>
          <w:kern w:val="0"/>
          <w14:ligatures w14:val="none"/>
        </w:rPr>
        <w:t>data privacy</w:t>
      </w:r>
      <w:r w:rsidR="00C41BF9" w:rsidRPr="00C41BF9">
        <w:rPr>
          <w:rFonts w:ascii="Gill Sans Nova" w:eastAsia="Times New Roman" w:hAnsi="Gill Sans Nova" w:cs="Quire Sans"/>
          <w:kern w:val="0"/>
          <w14:ligatures w14:val="none"/>
        </w:rPr>
        <w:t xml:space="preserve"> and </w:t>
      </w:r>
      <w:r w:rsidR="00C41BF9" w:rsidRPr="00C41BF9">
        <w:rPr>
          <w:rFonts w:ascii="Gill Sans Nova" w:eastAsia="Times New Roman" w:hAnsi="Gill Sans Nova" w:cs="Quire Sans"/>
          <w:b/>
          <w:bCs/>
          <w:kern w:val="0"/>
          <w14:ligatures w14:val="none"/>
        </w:rPr>
        <w:t>cybersecurity</w:t>
      </w:r>
      <w:r w:rsidR="00C41BF9" w:rsidRPr="00C41BF9">
        <w:rPr>
          <w:rFonts w:ascii="Gill Sans Nova" w:eastAsia="Times New Roman" w:hAnsi="Gill Sans Nova" w:cs="Quire Sans"/>
          <w:kern w:val="0"/>
          <w14:ligatures w14:val="none"/>
        </w:rPr>
        <w:t xml:space="preserve">, while a </w:t>
      </w:r>
      <w:r w:rsidR="00C41BF9" w:rsidRPr="00C41BF9">
        <w:rPr>
          <w:rFonts w:ascii="Gill Sans Nova" w:eastAsia="Times New Roman" w:hAnsi="Gill Sans Nova" w:cs="Quire Sans"/>
          <w:b/>
          <w:bCs/>
          <w:kern w:val="0"/>
          <w14:ligatures w14:val="none"/>
        </w:rPr>
        <w:t>mining company</w:t>
      </w:r>
      <w:r w:rsidR="00C41BF9" w:rsidRPr="00C41BF9">
        <w:rPr>
          <w:rFonts w:ascii="Gill Sans Nova" w:eastAsia="Times New Roman" w:hAnsi="Gill Sans Nova" w:cs="Quire Sans"/>
          <w:kern w:val="0"/>
          <w14:ligatures w14:val="none"/>
        </w:rPr>
        <w:t xml:space="preserve"> might focus on </w:t>
      </w:r>
      <w:r w:rsidR="00C41BF9" w:rsidRPr="00C41BF9">
        <w:rPr>
          <w:rFonts w:ascii="Gill Sans Nova" w:eastAsia="Times New Roman" w:hAnsi="Gill Sans Nova" w:cs="Quire Sans"/>
          <w:b/>
          <w:bCs/>
          <w:kern w:val="0"/>
          <w14:ligatures w14:val="none"/>
        </w:rPr>
        <w:t>biodiversity</w:t>
      </w:r>
      <w:r w:rsidR="00C41BF9" w:rsidRPr="00C41BF9">
        <w:rPr>
          <w:rFonts w:ascii="Gill Sans Nova" w:eastAsia="Times New Roman" w:hAnsi="Gill Sans Nova" w:cs="Quire Sans"/>
          <w:kern w:val="0"/>
          <w14:ligatures w14:val="none"/>
        </w:rPr>
        <w:t xml:space="preserve"> and </w:t>
      </w:r>
      <w:r w:rsidR="00C41BF9" w:rsidRPr="00C41BF9">
        <w:rPr>
          <w:rFonts w:ascii="Gill Sans Nova" w:eastAsia="Times New Roman" w:hAnsi="Gill Sans Nova" w:cs="Quire Sans"/>
          <w:b/>
          <w:bCs/>
          <w:kern w:val="0"/>
          <w14:ligatures w14:val="none"/>
        </w:rPr>
        <w:t>local community impacts</w:t>
      </w:r>
      <w:r w:rsidR="00C41BF9" w:rsidRPr="00C41BF9">
        <w:rPr>
          <w:rFonts w:ascii="Gill Sans Nova" w:eastAsia="Times New Roman" w:hAnsi="Gill Sans Nova" w:cs="Quire Sans"/>
          <w:kern w:val="0"/>
          <w14:ligatures w14:val="none"/>
        </w:rPr>
        <w:t>.</w:t>
      </w:r>
    </w:p>
    <w:p w14:paraId="1BD66E40" w14:textId="77777777" w:rsidR="00C41BF9" w:rsidRPr="00C41BF9" w:rsidRDefault="00C41BF9" w:rsidP="00C41BF9">
      <w:pPr>
        <w:spacing w:line="259" w:lineRule="auto"/>
        <w:jc w:val="center"/>
        <w:rPr>
          <w:rFonts w:ascii="Gill Sans Nova" w:eastAsia="Calibri" w:hAnsi="Gill Sans Nova" w:cs="Quire Sans"/>
          <w:color w:val="C45911"/>
          <w:szCs w:val="22"/>
          <w14:ligatures w14:val="none"/>
        </w:rPr>
      </w:pPr>
      <w:r w:rsidRPr="00C41BF9">
        <w:rPr>
          <w:rFonts w:ascii="Gill Sans Nova" w:eastAsia="Calibri" w:hAnsi="Gill Sans Nova" w:cs="Arial"/>
          <w:noProof/>
          <w:szCs w:val="22"/>
          <w14:ligatures w14:val="none"/>
        </w:rPr>
        <mc:AlternateContent>
          <mc:Choice Requires="wps">
            <w:drawing>
              <wp:anchor distT="0" distB="0" distL="114300" distR="114300" simplePos="0" relativeHeight="251706368" behindDoc="0" locked="0" layoutInCell="1" allowOverlap="1" wp14:anchorId="02716B6E" wp14:editId="70081C0C">
                <wp:simplePos x="0" y="0"/>
                <wp:positionH relativeFrom="column">
                  <wp:posOffset>0</wp:posOffset>
                </wp:positionH>
                <wp:positionV relativeFrom="paragraph">
                  <wp:posOffset>0</wp:posOffset>
                </wp:positionV>
                <wp:extent cx="1828800" cy="1828800"/>
                <wp:effectExtent l="0" t="0" r="12700" b="15240"/>
                <wp:wrapSquare wrapText="bothSides"/>
                <wp:docPr id="40708795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rgbClr val="E6F4EA"/>
                        </a:solidFill>
                        <a:ln w="6350">
                          <a:solidFill>
                            <a:prstClr val="black"/>
                          </a:solidFill>
                        </a:ln>
                      </wps:spPr>
                      <wps:txbx>
                        <w:txbxContent>
                          <w:p w14:paraId="207B2118" w14:textId="77777777" w:rsidR="00C41BF9" w:rsidRPr="00C41BF9" w:rsidRDefault="00C41BF9" w:rsidP="00C41BF9">
                            <w:pPr>
                              <w:jc w:val="both"/>
                              <w:rPr>
                                <w:rFonts w:cs="Quire Sans"/>
                                <w:color w:val="C45911"/>
                              </w:rPr>
                            </w:pPr>
                            <w:r w:rsidRPr="00C41BF9">
                              <w:rPr>
                                <w:rFonts w:cs="Quire Sans"/>
                                <w:b/>
                                <w:bCs/>
                                <w:color w:val="C45911"/>
                              </w:rPr>
                              <w:t>Practical Frameworks for ESG Issues Identification</w:t>
                            </w:r>
                            <w:r w:rsidRPr="00C41BF9">
                              <w:rPr>
                                <w:rFonts w:cs="Quire Sans"/>
                                <w:color w:val="C45911"/>
                              </w:rPr>
                              <w:t>:</w:t>
                            </w:r>
                          </w:p>
                          <w:p w14:paraId="2EB164EB" w14:textId="77777777" w:rsidR="00C41BF9" w:rsidRPr="00405184" w:rsidRDefault="00C41BF9" w:rsidP="00C41BF9">
                            <w:pPr>
                              <w:numPr>
                                <w:ilvl w:val="0"/>
                                <w:numId w:val="111"/>
                              </w:numPr>
                              <w:spacing w:line="259" w:lineRule="auto"/>
                              <w:jc w:val="both"/>
                              <w:rPr>
                                <w:rFonts w:cs="Quire Sans"/>
                              </w:rPr>
                            </w:pPr>
                            <w:r w:rsidRPr="00405184">
                              <w:rPr>
                                <w:rFonts w:cs="Quire Sans"/>
                              </w:rPr>
                              <w:t xml:space="preserve">The </w:t>
                            </w:r>
                            <w:r w:rsidRPr="00405184">
                              <w:rPr>
                                <w:rFonts w:cs="Quire Sans"/>
                                <w:b/>
                                <w:bCs/>
                              </w:rPr>
                              <w:t>SASB Materiality Map</w:t>
                            </w:r>
                            <w:r w:rsidRPr="00405184">
                              <w:rPr>
                                <w:rFonts w:cs="Quire Sans"/>
                              </w:rPr>
                              <w:t xml:space="preserve"> is an excellent resource for identifying industry-specific material issues. This tool allows companies to identify which sustainability issues are most likely to impact financial performance, categorized by industry.</w:t>
                            </w:r>
                          </w:p>
                          <w:p w14:paraId="667964FC" w14:textId="77777777" w:rsidR="00C41BF9" w:rsidRPr="00405184" w:rsidRDefault="00C41BF9" w:rsidP="00C41BF9">
                            <w:pPr>
                              <w:numPr>
                                <w:ilvl w:val="0"/>
                                <w:numId w:val="111"/>
                              </w:numPr>
                              <w:spacing w:line="259" w:lineRule="auto"/>
                              <w:jc w:val="both"/>
                              <w:rPr>
                                <w:rFonts w:cs="Quire Sans"/>
                              </w:rPr>
                            </w:pPr>
                            <w:r w:rsidRPr="00405184">
                              <w:rPr>
                                <w:rFonts w:cs="Quire Sans"/>
                              </w:rPr>
                              <w:t xml:space="preserve">The </w:t>
                            </w:r>
                            <w:r w:rsidRPr="00405184">
                              <w:rPr>
                                <w:rFonts w:cs="Quire Sans"/>
                                <w:b/>
                                <w:bCs/>
                              </w:rPr>
                              <w:t>GRI Standards</w:t>
                            </w:r>
                            <w:r w:rsidRPr="00405184">
                              <w:rPr>
                                <w:rFonts w:cs="Quire Sans"/>
                              </w:rPr>
                              <w:t xml:space="preserve"> provide a broad overview of material issues across environmental, social, and governance categories. The </w:t>
                            </w:r>
                            <w:r w:rsidRPr="00405184">
                              <w:rPr>
                                <w:rFonts w:cs="Quire Sans"/>
                                <w:b/>
                                <w:bCs/>
                              </w:rPr>
                              <w:t>GRI 101: Foundation</w:t>
                            </w:r>
                            <w:r w:rsidRPr="00405184">
                              <w:rPr>
                                <w:rFonts w:cs="Quire Sans"/>
                              </w:rPr>
                              <w:t xml:space="preserve"> and </w:t>
                            </w:r>
                            <w:r w:rsidRPr="00405184">
                              <w:rPr>
                                <w:rFonts w:cs="Quire Sans"/>
                                <w:b/>
                                <w:bCs/>
                              </w:rPr>
                              <w:t>GRI 103: Management Approach</w:t>
                            </w:r>
                            <w:r w:rsidRPr="00405184">
                              <w:rPr>
                                <w:rFonts w:cs="Quire Sans"/>
                              </w:rPr>
                              <w:t xml:space="preserve"> standards can guide companies in identifying and managing material topics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2716B6E" id="_x0000_s1059" type="#_x0000_t202" style="position:absolute;left:0;text-align:left;margin-left:0;margin-top:0;width:2in;height:2in;z-index:2517063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" fillcolor="#e6f4ea" strokeweight=".5pt">
                <v:textbox style="mso-fit-shape-to-text:t">
                  <w:txbxContent>
                    <w:p w14:paraId="207B2118" w14:textId="77777777" w:rsidR="00C41BF9" w:rsidRPr="00C41BF9" w:rsidRDefault="00C41BF9" w:rsidP="00C41BF9">
                      <w:pPr>
                        <w:jc w:val="both"/>
                        <w:rPr>
                          <w:rFonts w:cs="Quire Sans"/>
                          <w:color w:val="C45911"/>
                        </w:rPr>
                      </w:pPr>
                      <w:r w:rsidRPr="00C41BF9">
                        <w:rPr>
                          <w:rFonts w:cs="Quire Sans"/>
                          <w:b/>
                          <w:bCs/>
                          <w:color w:val="C45911"/>
                        </w:rPr>
                        <w:t>Practical Frameworks for ESG Issues Identification</w:t>
                      </w:r>
                      <w:r w:rsidRPr="00C41BF9">
                        <w:rPr>
                          <w:rFonts w:cs="Quire Sans"/>
                          <w:color w:val="C45911"/>
                        </w:rPr>
                        <w:t>:</w:t>
                      </w:r>
                    </w:p>
                    <w:p w14:paraId="2EB164EB" w14:textId="77777777" w:rsidR="00C41BF9" w:rsidRPr="00405184" w:rsidRDefault="00C41BF9" w:rsidP="00C41BF9">
                      <w:pPr>
                        <w:numPr>
                          <w:ilvl w:val="0"/>
                          <w:numId w:val="111"/>
                        </w:numPr>
                        <w:spacing w:line="259" w:lineRule="auto"/>
                        <w:jc w:val="both"/>
                        <w:rPr>
                          <w:rFonts w:cs="Quire Sans"/>
                        </w:rPr>
                      </w:pPr>
                      <w:r w:rsidRPr="00405184">
                        <w:rPr>
                          <w:rFonts w:cs="Quire Sans"/>
                        </w:rPr>
                        <w:t xml:space="preserve">The </w:t>
                      </w:r>
                      <w:r w:rsidRPr="00405184">
                        <w:rPr>
                          <w:rFonts w:cs="Quire Sans"/>
                          <w:b/>
                          <w:bCs/>
                        </w:rPr>
                        <w:t>SASB Materiality Map</w:t>
                      </w:r>
                      <w:r w:rsidRPr="00405184">
                        <w:rPr>
                          <w:rFonts w:cs="Quire Sans"/>
                        </w:rPr>
                        <w:t xml:space="preserve"> is an excellent resource for identifying industry-specific material issues. This tool allows companies to identify which sustainability issues are most likely to impact financial performance, categorized by industry.</w:t>
                      </w:r>
                    </w:p>
                    <w:p w14:paraId="667964FC" w14:textId="77777777" w:rsidR="00C41BF9" w:rsidRPr="00405184" w:rsidRDefault="00C41BF9" w:rsidP="00C41BF9">
                      <w:pPr>
                        <w:numPr>
                          <w:ilvl w:val="0"/>
                          <w:numId w:val="111"/>
                        </w:numPr>
                        <w:spacing w:line="259" w:lineRule="auto"/>
                        <w:jc w:val="both"/>
                        <w:rPr>
                          <w:rFonts w:cs="Quire Sans"/>
                        </w:rPr>
                      </w:pPr>
                      <w:r w:rsidRPr="00405184">
                        <w:rPr>
                          <w:rFonts w:cs="Quire Sans"/>
                        </w:rPr>
                        <w:t xml:space="preserve">The </w:t>
                      </w:r>
                      <w:r w:rsidRPr="00405184">
                        <w:rPr>
                          <w:rFonts w:cs="Quire Sans"/>
                          <w:b/>
                          <w:bCs/>
                        </w:rPr>
                        <w:t>GRI Standards</w:t>
                      </w:r>
                      <w:r w:rsidRPr="00405184">
                        <w:rPr>
                          <w:rFonts w:cs="Quire Sans"/>
                        </w:rPr>
                        <w:t xml:space="preserve"> provide a broad overview of material issues across environmental, social, and governance categories. The </w:t>
                      </w:r>
                      <w:r w:rsidRPr="00405184">
                        <w:rPr>
                          <w:rFonts w:cs="Quire Sans"/>
                          <w:b/>
                          <w:bCs/>
                        </w:rPr>
                        <w:t>GRI 101: Foundation</w:t>
                      </w:r>
                      <w:r w:rsidRPr="00405184">
                        <w:rPr>
                          <w:rFonts w:cs="Quire Sans"/>
                        </w:rPr>
                        <w:t xml:space="preserve"> and </w:t>
                      </w:r>
                      <w:r w:rsidRPr="00405184">
                        <w:rPr>
                          <w:rFonts w:cs="Quire Sans"/>
                          <w:b/>
                          <w:bCs/>
                        </w:rPr>
                        <w:t>GRI 103: Management Approach</w:t>
                      </w:r>
                      <w:r w:rsidRPr="00405184">
                        <w:rPr>
                          <w:rFonts w:cs="Quire Sans"/>
                        </w:rPr>
                        <w:t xml:space="preserve"> standards can guide companies in identifying and managing material topics</w:t>
                      </w:r>
                    </w:p>
                  </w:txbxContent>
                </v:textbox>
                <w10:wrap type="square"/>
              </v:shape>
            </w:pict>
          </mc:Fallback>
        </mc:AlternateContent>
      </w:r>
    </w:p>
    <w:p w14:paraId="0C505A5B" w14:textId="77777777" w:rsidR="00C41BF9" w:rsidRPr="00C41BF9" w:rsidRDefault="00C41BF9" w:rsidP="00C41BF9">
      <w:pPr>
        <w:spacing w:line="259" w:lineRule="auto"/>
        <w:rPr>
          <w:rFonts w:ascii="Gill Sans Nova" w:eastAsia="Calibri" w:hAnsi="Gill Sans Nova" w:cs="Quire Sans"/>
          <w:color w:val="C45911"/>
          <w:szCs w:val="22"/>
          <w14:ligatures w14:val="none"/>
        </w:rPr>
      </w:pPr>
      <w:r w:rsidRPr="00C41BF9">
        <w:rPr>
          <w:rFonts w:ascii="Gill Sans Nova" w:eastAsia="Calibri" w:hAnsi="Gill Sans Nova" w:cs="Quire Sans"/>
          <w:color w:val="C45911"/>
          <w:szCs w:val="22"/>
          <w14:ligatures w14:val="none"/>
        </w:rPr>
        <w:t>Examples of ESG Issues</w:t>
      </w:r>
    </w:p>
    <w:p w14:paraId="01A70504" w14:textId="77777777" w:rsidR="00C41BF9" w:rsidRPr="00C41BF9" w:rsidRDefault="00C41BF9" w:rsidP="00C41BF9">
      <w:p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Environmental Issues</w:t>
      </w:r>
    </w:p>
    <w:p w14:paraId="7F782784" w14:textId="77777777" w:rsidR="00C41BF9" w:rsidRPr="00C41BF9" w:rsidRDefault="00C41BF9" w:rsidP="00C41BF9">
      <w:pPr>
        <w:numPr>
          <w:ilvl w:val="0"/>
          <w:numId w:val="86"/>
        </w:num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Water Scarcity and Quality</w:t>
      </w:r>
      <w:r w:rsidRPr="00C41BF9">
        <w:rPr>
          <w:rFonts w:ascii="Gill Sans Nova" w:eastAsia="Times New Roman" w:hAnsi="Gill Sans Nova" w:cs="Quire Sans"/>
          <w:kern w:val="0"/>
          <w14:ligatures w14:val="none"/>
        </w:rPr>
        <w:t>: Crucial for industries like agriculture, manufacturing, and utilities.</w:t>
      </w:r>
    </w:p>
    <w:p w14:paraId="3F90F495" w14:textId="77777777" w:rsidR="00C41BF9" w:rsidRPr="00C41BF9" w:rsidRDefault="00C41BF9" w:rsidP="00C41BF9">
      <w:pPr>
        <w:numPr>
          <w:ilvl w:val="0"/>
          <w:numId w:val="86"/>
        </w:num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Air Quality</w:t>
      </w:r>
      <w:r w:rsidRPr="00C41BF9">
        <w:rPr>
          <w:rFonts w:ascii="Gill Sans Nova" w:eastAsia="Times New Roman" w:hAnsi="Gill Sans Nova" w:cs="Quire Sans"/>
          <w:kern w:val="0"/>
          <w14:ligatures w14:val="none"/>
        </w:rPr>
        <w:t>: A significant issue for transportation and industrial companies.</w:t>
      </w:r>
    </w:p>
    <w:p w14:paraId="3703C049" w14:textId="77777777" w:rsidR="00C41BF9" w:rsidRPr="00C41BF9" w:rsidRDefault="00C41BF9" w:rsidP="00C41BF9">
      <w:pPr>
        <w:numPr>
          <w:ilvl w:val="0"/>
          <w:numId w:val="86"/>
        </w:num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Biodiversity</w:t>
      </w:r>
      <w:r w:rsidRPr="00C41BF9">
        <w:rPr>
          <w:rFonts w:ascii="Gill Sans Nova" w:eastAsia="Times New Roman" w:hAnsi="Gill Sans Nova" w:cs="Quire Sans"/>
          <w:kern w:val="0"/>
          <w14:ligatures w14:val="none"/>
        </w:rPr>
        <w:t>: Particularly relevant for construction, energy, and extractive industries.</w:t>
      </w:r>
    </w:p>
    <w:p w14:paraId="25F4874A" w14:textId="77777777" w:rsidR="00C41BF9" w:rsidRPr="00C41BF9" w:rsidRDefault="00C41BF9" w:rsidP="00C41BF9">
      <w:pPr>
        <w:numPr>
          <w:ilvl w:val="0"/>
          <w:numId w:val="86"/>
        </w:num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Waste Management</w:t>
      </w:r>
      <w:r w:rsidRPr="00C41BF9">
        <w:rPr>
          <w:rFonts w:ascii="Gill Sans Nova" w:eastAsia="Times New Roman" w:hAnsi="Gill Sans Nova" w:cs="Quire Sans"/>
          <w:kern w:val="0"/>
          <w14:ligatures w14:val="none"/>
        </w:rPr>
        <w:t>: Important for manufacturing, retail, and food industries.</w:t>
      </w:r>
    </w:p>
    <w:p w14:paraId="30F6E266" w14:textId="77777777" w:rsidR="00C41BF9" w:rsidRPr="00C41BF9" w:rsidRDefault="00C41BF9" w:rsidP="00C41BF9">
      <w:pPr>
        <w:numPr>
          <w:ilvl w:val="0"/>
          <w:numId w:val="86"/>
        </w:num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Circular Economy</w:t>
      </w:r>
      <w:r w:rsidRPr="00C41BF9">
        <w:rPr>
          <w:rFonts w:ascii="Gill Sans Nova" w:eastAsia="Times New Roman" w:hAnsi="Gill Sans Nova" w:cs="Quire Sans"/>
          <w:kern w:val="0"/>
          <w14:ligatures w14:val="none"/>
        </w:rPr>
        <w:t>: A focus on reusing, recycling, and reducing waste, applicable to product-driven sectors.</w:t>
      </w:r>
    </w:p>
    <w:p w14:paraId="0A582598" w14:textId="77777777" w:rsidR="00C41BF9" w:rsidRPr="00C41BF9" w:rsidRDefault="00C41BF9" w:rsidP="00C41BF9">
      <w:p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Social Issues</w:t>
      </w:r>
    </w:p>
    <w:p w14:paraId="72A6F715" w14:textId="77777777" w:rsidR="00C41BF9" w:rsidRPr="00C41BF9" w:rsidRDefault="00C41BF9" w:rsidP="00C41BF9">
      <w:pPr>
        <w:numPr>
          <w:ilvl w:val="0"/>
          <w:numId w:val="84"/>
        </w:num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lastRenderedPageBreak/>
        <w:t>Health and Safety</w:t>
      </w:r>
      <w:r w:rsidRPr="00C41BF9">
        <w:rPr>
          <w:rFonts w:ascii="Gill Sans Nova" w:eastAsia="Times New Roman" w:hAnsi="Gill Sans Nova" w:cs="Quire Sans"/>
          <w:kern w:val="0"/>
          <w14:ligatures w14:val="none"/>
        </w:rPr>
        <w:t>: Essential for industries like construction, transportation, or manufacturing.</w:t>
      </w:r>
    </w:p>
    <w:p w14:paraId="0A61C9AF" w14:textId="77777777" w:rsidR="00C41BF9" w:rsidRPr="00C41BF9" w:rsidRDefault="00C41BF9" w:rsidP="00C41BF9">
      <w:pPr>
        <w:numPr>
          <w:ilvl w:val="0"/>
          <w:numId w:val="84"/>
        </w:num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Community Engagement</w:t>
      </w:r>
      <w:r w:rsidRPr="00C41BF9">
        <w:rPr>
          <w:rFonts w:ascii="Gill Sans Nova" w:eastAsia="Times New Roman" w:hAnsi="Gill Sans Nova" w:cs="Quire Sans"/>
          <w:kern w:val="0"/>
          <w14:ligatures w14:val="none"/>
        </w:rPr>
        <w:t>: Engaging with local communities is critical for companies operating near residential areas or in resource-extractive industries.</w:t>
      </w:r>
    </w:p>
    <w:p w14:paraId="6482E529" w14:textId="77777777" w:rsidR="00C41BF9" w:rsidRPr="00C41BF9" w:rsidRDefault="00C41BF9" w:rsidP="00C41BF9">
      <w:pPr>
        <w:numPr>
          <w:ilvl w:val="0"/>
          <w:numId w:val="84"/>
        </w:num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Human Rights and Labor Practices</w:t>
      </w:r>
      <w:r w:rsidRPr="00C41BF9">
        <w:rPr>
          <w:rFonts w:ascii="Gill Sans Nova" w:eastAsia="Times New Roman" w:hAnsi="Gill Sans Nova" w:cs="Quire Sans"/>
          <w:kern w:val="0"/>
          <w14:ligatures w14:val="none"/>
        </w:rPr>
        <w:t>: Particularly relevant for companies with global supply chains, where labor practices may vary widely.</w:t>
      </w:r>
    </w:p>
    <w:p w14:paraId="0C9E44A4" w14:textId="77777777" w:rsidR="00C41BF9" w:rsidRPr="00C41BF9" w:rsidRDefault="00C41BF9" w:rsidP="00C41BF9">
      <w:p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Governance Issues</w:t>
      </w:r>
    </w:p>
    <w:p w14:paraId="2EBC0CE3" w14:textId="77777777" w:rsidR="00C41BF9" w:rsidRPr="00C41BF9" w:rsidRDefault="00C41BF9" w:rsidP="00C41BF9">
      <w:pPr>
        <w:numPr>
          <w:ilvl w:val="0"/>
          <w:numId w:val="85"/>
        </w:num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Board Composition</w:t>
      </w:r>
      <w:r w:rsidRPr="00C41BF9">
        <w:rPr>
          <w:rFonts w:ascii="Gill Sans Nova" w:eastAsia="Times New Roman" w:hAnsi="Gill Sans Nova" w:cs="Quire Sans"/>
          <w:kern w:val="0"/>
          <w14:ligatures w14:val="none"/>
        </w:rPr>
        <w:t>: Ensuring diversity and independence in leadership.</w:t>
      </w:r>
    </w:p>
    <w:p w14:paraId="7F473AFA" w14:textId="77777777" w:rsidR="00C41BF9" w:rsidRPr="00C41BF9" w:rsidRDefault="00C41BF9" w:rsidP="00C41BF9">
      <w:pPr>
        <w:numPr>
          <w:ilvl w:val="0"/>
          <w:numId w:val="85"/>
        </w:num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Executive Pay</w:t>
      </w:r>
      <w:r w:rsidRPr="00C41BF9">
        <w:rPr>
          <w:rFonts w:ascii="Gill Sans Nova" w:eastAsia="Times New Roman" w:hAnsi="Gill Sans Nova" w:cs="Quire Sans"/>
          <w:kern w:val="0"/>
          <w14:ligatures w14:val="none"/>
        </w:rPr>
        <w:t>: Tying compensation to ESG goals can motivate leadership to achieve sustainability targets.</w:t>
      </w:r>
    </w:p>
    <w:p w14:paraId="6AAE72D7" w14:textId="09DEA8CB" w:rsidR="00C41BF9" w:rsidRPr="00C41BF9" w:rsidRDefault="00405184" w:rsidP="00C41BF9">
      <w:pPr>
        <w:numPr>
          <w:ilvl w:val="0"/>
          <w:numId w:val="85"/>
        </w:numPr>
        <w:spacing w:before="100" w:beforeAutospacing="1" w:after="100" w:afterAutospacing="1" w:line="240" w:lineRule="auto"/>
        <w:jc w:val="both"/>
        <w:rPr>
          <w:rFonts w:ascii="Gill Sans Nova" w:eastAsia="Times New Roman" w:hAnsi="Gill Sans Nova" w:cs="Quire Sans"/>
          <w:kern w:val="0"/>
          <w14:ligatures w14:val="none"/>
        </w:rPr>
      </w:pPr>
      <w:r w:rsidRPr="00FD6F72">
        <w:rPr>
          <w:rFonts w:ascii="Gill Sans Nova" w:eastAsia="Calibri" w:hAnsi="Gill Sans Nova" w:cs="Arial"/>
        </w:rPr>
        <w:drawing>
          <wp:anchor distT="0" distB="0" distL="114300" distR="114300" simplePos="0" relativeHeight="251763712" behindDoc="0" locked="0" layoutInCell="1" allowOverlap="1" wp14:anchorId="355D6143" wp14:editId="462034BC">
            <wp:simplePos x="0" y="0"/>
            <wp:positionH relativeFrom="leftMargin">
              <wp:posOffset>249382</wp:posOffset>
            </wp:positionH>
            <wp:positionV relativeFrom="paragraph">
              <wp:posOffset>627627</wp:posOffset>
            </wp:positionV>
            <wp:extent cx="594995" cy="594995"/>
            <wp:effectExtent l="0" t="0" r="0" b="0"/>
            <wp:wrapThrough wrapText="bothSides">
              <wp:wrapPolygon edited="0">
                <wp:start x="15215" y="0"/>
                <wp:lineTo x="0" y="3458"/>
                <wp:lineTo x="0" y="17981"/>
                <wp:lineTo x="4149" y="20747"/>
                <wp:lineTo x="13831" y="20747"/>
                <wp:lineTo x="15215" y="20747"/>
                <wp:lineTo x="20055" y="13140"/>
                <wp:lineTo x="20747" y="4841"/>
                <wp:lineTo x="20747" y="1383"/>
                <wp:lineTo x="18672" y="0"/>
                <wp:lineTo x="15215" y="0"/>
              </wp:wrapPolygon>
            </wp:wrapThrough>
            <wp:docPr id="2092539888" name="Picture 1" descr="A red and white target with a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57200" name="Picture 1" descr="A red and white target with a arrow&#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995" cy="594995"/>
                    </a:xfrm>
                    <a:prstGeom prst="rect">
                      <a:avLst/>
                    </a:prstGeom>
                  </pic:spPr>
                </pic:pic>
              </a:graphicData>
            </a:graphic>
          </wp:anchor>
        </w:drawing>
      </w:r>
      <w:r w:rsidR="00C41BF9" w:rsidRPr="00C41BF9">
        <w:rPr>
          <w:rFonts w:ascii="Gill Sans Nova" w:eastAsia="Times New Roman" w:hAnsi="Gill Sans Nova" w:cs="Quire Sans"/>
          <w:b/>
          <w:bCs/>
          <w:kern w:val="0"/>
          <w14:ligatures w14:val="none"/>
        </w:rPr>
        <w:t>Transparency</w:t>
      </w:r>
      <w:r w:rsidR="00C41BF9" w:rsidRPr="00C41BF9">
        <w:rPr>
          <w:rFonts w:ascii="Gill Sans Nova" w:eastAsia="Times New Roman" w:hAnsi="Gill Sans Nova" w:cs="Quire Sans"/>
          <w:kern w:val="0"/>
          <w14:ligatures w14:val="none"/>
        </w:rPr>
        <w:t>: Clear and accurate ESG data reporting is becoming a baseline expectation for all stakeholders.</w:t>
      </w:r>
    </w:p>
    <w:p w14:paraId="1C9E4697" w14:textId="2AB50A93" w:rsidR="00C41BF9" w:rsidRPr="00C41BF9" w:rsidRDefault="00405184" w:rsidP="00C41BF9">
      <w:pPr>
        <w:spacing w:before="100" w:beforeAutospacing="1" w:after="100" w:afterAutospacing="1" w:line="240" w:lineRule="auto"/>
        <w:jc w:val="both"/>
        <w:rPr>
          <w:rFonts w:ascii="Gill Sans Nova" w:eastAsia="Calibri" w:hAnsi="Gill Sans Nova" w:cs="Quire Sans"/>
          <w:b/>
          <w:bCs/>
          <w:szCs w:val="22"/>
          <w14:ligatures w14:val="none"/>
        </w:rPr>
      </w:pPr>
      <w:r>
        <w:rPr>
          <w:rFonts w:ascii="Gill Sans Nova" w:eastAsia="Calibri" w:hAnsi="Gill Sans Nova" w:cs="Quire Sans"/>
          <w:b/>
          <w:bCs/>
          <w:noProof/>
          <w:szCs w:val="22"/>
        </w:rPr>
        <mc:AlternateContent>
          <mc:Choice Requires="wps">
            <w:drawing>
              <wp:anchor distT="0" distB="0" distL="114300" distR="114300" simplePos="0" relativeHeight="251764736" behindDoc="0" locked="0" layoutInCell="1" allowOverlap="1" wp14:anchorId="7E638423" wp14:editId="1E6EE44D">
                <wp:simplePos x="0" y="0"/>
                <wp:positionH relativeFrom="column">
                  <wp:posOffset>11875</wp:posOffset>
                </wp:positionH>
                <wp:positionV relativeFrom="paragraph">
                  <wp:posOffset>-4560</wp:posOffset>
                </wp:positionV>
                <wp:extent cx="5961413" cy="807522"/>
                <wp:effectExtent l="0" t="0" r="20320" b="12065"/>
                <wp:wrapNone/>
                <wp:docPr id="1726817780" name="Text Box 39"/>
                <wp:cNvGraphicFramePr/>
                <a:graphic xmlns:a="http://schemas.openxmlformats.org/drawingml/2006/main">
                  <a:graphicData uri="http://schemas.microsoft.com/office/word/2010/wordprocessingShape">
                    <wps:wsp>
                      <wps:cNvSpPr txBox="1"/>
                      <wps:spPr>
                        <a:xfrm>
                          <a:off x="0" y="0"/>
                          <a:ext cx="5961413" cy="807522"/>
                        </a:xfrm>
                        <a:prstGeom prst="rect">
                          <a:avLst/>
                        </a:prstGeom>
                        <a:solidFill>
                          <a:srgbClr val="E0E7F8"/>
                        </a:solidFill>
                        <a:ln w="6350">
                          <a:solidFill>
                            <a:prstClr val="black"/>
                          </a:solidFill>
                        </a:ln>
                      </wps:spPr>
                      <wps:txbx>
                        <w:txbxContent>
                          <w:p w14:paraId="485ABDFC" w14:textId="1022B463" w:rsidR="00405184" w:rsidRDefault="00405184">
                            <w:r w:rsidRPr="00C41BF9">
                              <w:rPr>
                                <w:rFonts w:ascii="Gill Sans Nova" w:eastAsia="Calibri" w:hAnsi="Gill Sans Nova" w:cs="Quire Sans"/>
                                <w:b/>
                                <w:bCs/>
                              </w:rPr>
                              <w:t>Tip:</w:t>
                            </w:r>
                            <w:r w:rsidRPr="00C41BF9">
                              <w:rPr>
                                <w:rFonts w:ascii="Gill Sans Nova" w:eastAsia="Calibri" w:hAnsi="Gill Sans Nova" w:cs="Quire Sans"/>
                              </w:rPr>
                              <w:t xml:space="preserve"> Look at your </w:t>
                            </w:r>
                            <w:r w:rsidRPr="00C41BF9">
                              <w:rPr>
                                <w:rFonts w:ascii="Gill Sans Nova" w:eastAsia="Calibri" w:hAnsi="Gill Sans Nova" w:cs="Quire Sans"/>
                                <w:b/>
                                <w:bCs/>
                              </w:rPr>
                              <w:t>industry peers</w:t>
                            </w:r>
                            <w:r w:rsidRPr="00C41BF9">
                              <w:rPr>
                                <w:rFonts w:ascii="Gill Sans Nova" w:eastAsia="Calibri" w:hAnsi="Gill Sans Nova" w:cs="Quire Sans"/>
                              </w:rPr>
                              <w:t xml:space="preserve"> to identify the ESG issues they prioritize. This will provide insight into common industry-wide challenges and help ensure you don’t overlook important areas.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638423" id="Text Box 39" o:spid="_x0000_s1060" type="#_x0000_t202" style="position:absolute;left:0;text-align:left;margin-left:.95pt;margin-top:-.35pt;width:469.4pt;height:63.6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" fillcolor="#e0e7f8" strokeweight=".5pt">
                <v:textbox>
                  <w:txbxContent>
                    <w:p w14:paraId="485ABDFC" w14:textId="1022B463" w:rsidR="00405184" w:rsidRDefault="00405184">
                      <w:r w:rsidRPr="00C41BF9">
                        <w:rPr>
                          <w:rFonts w:ascii="Gill Sans Nova" w:eastAsia="Calibri" w:hAnsi="Gill Sans Nova" w:cs="Quire Sans"/>
                          <w:b/>
                          <w:bCs/>
                        </w:rPr>
                        <w:t>Tip:</w:t>
                      </w:r>
                      <w:r w:rsidRPr="00C41BF9">
                        <w:rPr>
                          <w:rFonts w:ascii="Gill Sans Nova" w:eastAsia="Calibri" w:hAnsi="Gill Sans Nova" w:cs="Quire Sans"/>
                        </w:rPr>
                        <w:t xml:space="preserve"> Look at your </w:t>
                      </w:r>
                      <w:r w:rsidRPr="00C41BF9">
                        <w:rPr>
                          <w:rFonts w:ascii="Gill Sans Nova" w:eastAsia="Calibri" w:hAnsi="Gill Sans Nova" w:cs="Quire Sans"/>
                          <w:b/>
                          <w:bCs/>
                        </w:rPr>
                        <w:t>industry peers</w:t>
                      </w:r>
                      <w:r w:rsidRPr="00C41BF9">
                        <w:rPr>
                          <w:rFonts w:ascii="Gill Sans Nova" w:eastAsia="Calibri" w:hAnsi="Gill Sans Nova" w:cs="Quire Sans"/>
                        </w:rPr>
                        <w:t xml:space="preserve"> to identify the ESG issues they prioritize. This will provide insight into common industry-wide challenges and help ensure you don’t overlook important areas.</w:t>
                      </w:r>
                    </w:p>
                  </w:txbxContent>
                </v:textbox>
              </v:shape>
            </w:pict>
          </mc:Fallback>
        </mc:AlternateContent>
      </w:r>
    </w:p>
    <w:p w14:paraId="7F06E193" w14:textId="77777777" w:rsidR="00C41BF9" w:rsidRPr="00C41BF9" w:rsidRDefault="00C41BF9" w:rsidP="00C41BF9">
      <w:pPr>
        <w:keepNext/>
        <w:keepLines/>
        <w:spacing w:before="160" w:after="80" w:line="259" w:lineRule="auto"/>
        <w:outlineLvl w:val="2"/>
        <w:rPr>
          <w:rFonts w:ascii="Gill Sans Nova" w:eastAsia="Times New Roman" w:hAnsi="Gill Sans Nova" w:cs="Times New Roman"/>
          <w:b/>
          <w:bCs/>
          <w:color w:val="2F5496"/>
          <w:sz w:val="28"/>
          <w:szCs w:val="28"/>
          <w14:ligatures w14:val="none"/>
        </w:rPr>
      </w:pPr>
      <w:r w:rsidRPr="00C41BF9">
        <w:rPr>
          <w:rFonts w:ascii="Gill Sans Nova" w:eastAsia="Times New Roman" w:hAnsi="Gill Sans Nova" w:cs="Times New Roman"/>
          <w:b/>
          <w:bCs/>
          <w:color w:val="2F5496"/>
          <w:sz w:val="28"/>
          <w:szCs w:val="28"/>
          <w14:ligatures w14:val="none"/>
        </w:rPr>
        <w:lastRenderedPageBreak/>
        <w:t>Step 3: Engage Stakeholders</w:t>
      </w:r>
    </w:p>
    <w:p w14:paraId="4608B29F" w14:textId="77777777" w:rsidR="00C41BF9" w:rsidRPr="00C41BF9" w:rsidRDefault="00C41BF9" w:rsidP="00C41BF9">
      <w:pPr>
        <w:keepNext/>
        <w:keepLines/>
        <w:spacing w:before="160" w:after="80" w:line="259" w:lineRule="auto"/>
        <w:outlineLvl w:val="2"/>
        <w:rPr>
          <w:rFonts w:ascii="Gill Sans Nova" w:eastAsia="Times New Roman" w:hAnsi="Gill Sans Nova" w:cs="Quire Sans"/>
          <w:color w:val="2F5496"/>
          <w:sz w:val="28"/>
          <w:szCs w:val="28"/>
          <w14:ligatures w14:val="none"/>
        </w:rPr>
      </w:pPr>
      <w:r w:rsidRPr="00C41BF9">
        <w:rPr>
          <w:rFonts w:ascii="Gill Sans Nova" w:eastAsia="Times New Roman" w:hAnsi="Gill Sans Nova" w:cs="Quire Sans"/>
          <w:b/>
          <w:bCs/>
          <w:color w:val="2F5496"/>
          <w:sz w:val="28"/>
          <w:szCs w:val="28"/>
          <w14:ligatures w14:val="none"/>
        </w:rPr>
        <w:t>Survey and Stakeholder Engagement Tools</w:t>
      </w:r>
      <w:r w:rsidRPr="00C41BF9">
        <w:rPr>
          <w:rFonts w:ascii="Gill Sans Nova" w:eastAsia="Times New Roman" w:hAnsi="Gill Sans Nova" w:cs="Quire Sans"/>
          <w:color w:val="2F5496"/>
          <w:sz w:val="28"/>
          <w:szCs w:val="28"/>
          <w14:ligatures w14:val="none"/>
        </w:rPr>
        <w:br/>
        <w:t>There are multiple ways to gather feedback from stakeholders, and each method has its own strengths:</w:t>
      </w:r>
    </w:p>
    <w:p w14:paraId="56B95F18" w14:textId="77777777" w:rsidR="00C41BF9" w:rsidRPr="00C41BF9" w:rsidRDefault="00C41BF9" w:rsidP="00C41BF9">
      <w:pPr>
        <w:keepNext/>
        <w:keepLines/>
        <w:numPr>
          <w:ilvl w:val="0"/>
          <w:numId w:val="115"/>
        </w:numPr>
        <w:spacing w:before="160" w:after="80" w:line="259" w:lineRule="auto"/>
        <w:outlineLvl w:val="2"/>
        <w:rPr>
          <w:rFonts w:ascii="Gill Sans Nova" w:eastAsia="Times New Roman" w:hAnsi="Gill Sans Nova" w:cs="Quire Sans"/>
          <w:color w:val="2F5496"/>
          <w:sz w:val="28"/>
          <w:szCs w:val="28"/>
          <w14:ligatures w14:val="none"/>
        </w:rPr>
      </w:pPr>
      <w:r w:rsidRPr="00C41BF9">
        <w:rPr>
          <w:rFonts w:ascii="Gill Sans Nova" w:eastAsia="Times New Roman" w:hAnsi="Gill Sans Nova" w:cs="Quire Sans"/>
          <w:b/>
          <w:bCs/>
          <w:color w:val="2F5496"/>
          <w:sz w:val="28"/>
          <w:szCs w:val="28"/>
          <w14:ligatures w14:val="none"/>
        </w:rPr>
        <w:t>Surveys</w:t>
      </w:r>
      <w:r w:rsidRPr="00C41BF9">
        <w:rPr>
          <w:rFonts w:ascii="Gill Sans Nova" w:eastAsia="Times New Roman" w:hAnsi="Gill Sans Nova" w:cs="Quire Sans"/>
          <w:color w:val="2F5496"/>
          <w:sz w:val="28"/>
          <w:szCs w:val="28"/>
          <w14:ligatures w14:val="none"/>
        </w:rPr>
        <w:br/>
        <w:t>Surveys are useful for quickly gathering feedback from a large number of people. They are cost-effective but may lack detailed responses.</w:t>
      </w:r>
    </w:p>
    <w:p w14:paraId="2081F3B0" w14:textId="77777777" w:rsidR="00C41BF9" w:rsidRPr="00C41BF9" w:rsidRDefault="00C41BF9" w:rsidP="00C41BF9">
      <w:pPr>
        <w:keepNext/>
        <w:keepLines/>
        <w:numPr>
          <w:ilvl w:val="0"/>
          <w:numId w:val="115"/>
        </w:numPr>
        <w:spacing w:before="160" w:after="80" w:line="259" w:lineRule="auto"/>
        <w:outlineLvl w:val="2"/>
        <w:rPr>
          <w:rFonts w:ascii="Gill Sans Nova" w:eastAsia="Times New Roman" w:hAnsi="Gill Sans Nova" w:cs="Quire Sans"/>
          <w:color w:val="2F5496"/>
          <w:sz w:val="28"/>
          <w:szCs w:val="28"/>
          <w14:ligatures w14:val="none"/>
        </w:rPr>
      </w:pPr>
      <w:r w:rsidRPr="00C41BF9">
        <w:rPr>
          <w:rFonts w:ascii="Gill Sans Nova" w:eastAsia="Times New Roman" w:hAnsi="Gill Sans Nova" w:cs="Quire Sans"/>
          <w:b/>
          <w:bCs/>
          <w:color w:val="2F5496"/>
          <w:sz w:val="28"/>
          <w:szCs w:val="28"/>
          <w14:ligatures w14:val="none"/>
        </w:rPr>
        <w:t>Emails or Letters</w:t>
      </w:r>
      <w:r w:rsidRPr="00C41BF9">
        <w:rPr>
          <w:rFonts w:ascii="Gill Sans Nova" w:eastAsia="Times New Roman" w:hAnsi="Gill Sans Nova" w:cs="Quire Sans"/>
          <w:color w:val="2F5496"/>
          <w:sz w:val="28"/>
          <w:szCs w:val="28"/>
          <w14:ligatures w14:val="none"/>
        </w:rPr>
        <w:br/>
        <w:t>Personalized emails or letters are good for getting specific feedback from high-priority stakeholders. However, this method is time-consuming.</w:t>
      </w:r>
    </w:p>
    <w:p w14:paraId="346E63DB" w14:textId="77777777" w:rsidR="00C41BF9" w:rsidRPr="00C41BF9" w:rsidRDefault="00C41BF9" w:rsidP="00C41BF9">
      <w:pPr>
        <w:keepNext/>
        <w:keepLines/>
        <w:numPr>
          <w:ilvl w:val="0"/>
          <w:numId w:val="115"/>
        </w:numPr>
        <w:spacing w:before="160" w:after="80" w:line="259" w:lineRule="auto"/>
        <w:outlineLvl w:val="2"/>
        <w:rPr>
          <w:rFonts w:ascii="Gill Sans Nova" w:eastAsia="Times New Roman" w:hAnsi="Gill Sans Nova" w:cs="Quire Sans"/>
          <w:color w:val="2F5496"/>
          <w:sz w:val="28"/>
          <w:szCs w:val="28"/>
          <w14:ligatures w14:val="none"/>
        </w:rPr>
      </w:pPr>
      <w:r w:rsidRPr="00C41BF9">
        <w:rPr>
          <w:rFonts w:ascii="Gill Sans Nova" w:eastAsia="Times New Roman" w:hAnsi="Gill Sans Nova" w:cs="Quire Sans"/>
          <w:b/>
          <w:bCs/>
          <w:color w:val="2F5496"/>
          <w:sz w:val="28"/>
          <w:szCs w:val="28"/>
          <w14:ligatures w14:val="none"/>
        </w:rPr>
        <w:t>Interviews or Focus Groups</w:t>
      </w:r>
      <w:r w:rsidRPr="00C41BF9">
        <w:rPr>
          <w:rFonts w:ascii="Gill Sans Nova" w:eastAsia="Times New Roman" w:hAnsi="Gill Sans Nova" w:cs="Quire Sans"/>
          <w:color w:val="2F5496"/>
          <w:sz w:val="28"/>
          <w:szCs w:val="28"/>
          <w14:ligatures w14:val="none"/>
        </w:rPr>
        <w:br/>
        <w:t>Interviews or focus groups provide detailed insights. This is ideal for understanding the concerns of key stakeholders like investors or board members but requires significant time and resources.</w:t>
      </w:r>
    </w:p>
    <w:p w14:paraId="09F995E3" w14:textId="77777777" w:rsidR="00C41BF9" w:rsidRPr="00C41BF9" w:rsidRDefault="00C41BF9" w:rsidP="00C41BF9">
      <w:pPr>
        <w:keepNext/>
        <w:keepLines/>
        <w:numPr>
          <w:ilvl w:val="0"/>
          <w:numId w:val="115"/>
        </w:numPr>
        <w:spacing w:before="160" w:after="80" w:line="259" w:lineRule="auto"/>
        <w:outlineLvl w:val="2"/>
        <w:rPr>
          <w:rFonts w:ascii="Gill Sans Nova" w:eastAsia="Times New Roman" w:hAnsi="Gill Sans Nova" w:cs="Quire Sans"/>
          <w:color w:val="2F5496"/>
          <w:sz w:val="28"/>
          <w:szCs w:val="28"/>
          <w14:ligatures w14:val="none"/>
        </w:rPr>
      </w:pPr>
      <w:r w:rsidRPr="00C41BF9">
        <w:rPr>
          <w:rFonts w:ascii="Gill Sans Nova" w:eastAsia="Times New Roman" w:hAnsi="Gill Sans Nova" w:cs="Quire Sans"/>
          <w:b/>
          <w:bCs/>
          <w:color w:val="2F5496"/>
          <w:sz w:val="28"/>
          <w:szCs w:val="28"/>
          <w14:ligatures w14:val="none"/>
        </w:rPr>
        <w:t>Public Forums or Town Halls</w:t>
      </w:r>
      <w:r w:rsidRPr="00C41BF9">
        <w:rPr>
          <w:rFonts w:ascii="Gill Sans Nova" w:eastAsia="Times New Roman" w:hAnsi="Gill Sans Nova" w:cs="Quire Sans"/>
          <w:color w:val="2F5496"/>
          <w:sz w:val="28"/>
          <w:szCs w:val="28"/>
          <w14:ligatures w14:val="none"/>
        </w:rPr>
        <w:br/>
        <w:t>These events are best for engaging communities directly impacted by the company’s operations. They promote transparency but require preparation.</w:t>
      </w:r>
    </w:p>
    <w:p w14:paraId="46F7EA53" w14:textId="77777777" w:rsidR="00C41BF9" w:rsidRPr="00C41BF9" w:rsidRDefault="00C41BF9" w:rsidP="00C41BF9">
      <w:pPr>
        <w:keepNext/>
        <w:keepLines/>
        <w:spacing w:before="160" w:after="80" w:line="259" w:lineRule="auto"/>
        <w:outlineLvl w:val="2"/>
        <w:rPr>
          <w:rFonts w:ascii="Gill Sans Nova" w:eastAsia="Times New Roman" w:hAnsi="Gill Sans Nova" w:cs="Quire Sans"/>
          <w:color w:val="2F5496"/>
          <w:sz w:val="28"/>
          <w:szCs w:val="28"/>
          <w14:ligatures w14:val="none"/>
        </w:rPr>
      </w:pPr>
      <w:r w:rsidRPr="00C41BF9">
        <w:rPr>
          <w:rFonts w:ascii="Gill Sans Nova" w:eastAsia="Times New Roman" w:hAnsi="Gill Sans Nova" w:cs="Quire Sans"/>
          <w:b/>
          <w:bCs/>
          <w:color w:val="2F5496"/>
          <w:sz w:val="28"/>
          <w:szCs w:val="28"/>
          <w14:ligatures w14:val="none"/>
        </w:rPr>
        <w:t>Developing a Stakeholder Engagement Plan</w:t>
      </w:r>
      <w:r w:rsidRPr="00C41BF9">
        <w:rPr>
          <w:rFonts w:ascii="Gill Sans Nova" w:eastAsia="Times New Roman" w:hAnsi="Gill Sans Nova" w:cs="Quire Sans"/>
          <w:color w:val="2F5496"/>
          <w:sz w:val="28"/>
          <w:szCs w:val="28"/>
          <w14:ligatures w14:val="none"/>
        </w:rPr>
        <w:br/>
        <w:t>A successful engagement plan should address:</w:t>
      </w:r>
    </w:p>
    <w:p w14:paraId="2FE54938" w14:textId="77777777" w:rsidR="00C41BF9" w:rsidRPr="00C41BF9" w:rsidRDefault="00C41BF9" w:rsidP="00C41BF9">
      <w:pPr>
        <w:keepNext/>
        <w:keepLines/>
        <w:numPr>
          <w:ilvl w:val="0"/>
          <w:numId w:val="116"/>
        </w:numPr>
        <w:spacing w:before="160" w:after="80" w:line="259" w:lineRule="auto"/>
        <w:outlineLvl w:val="2"/>
        <w:rPr>
          <w:rFonts w:ascii="Gill Sans Nova" w:eastAsia="Times New Roman" w:hAnsi="Gill Sans Nova" w:cs="Quire Sans"/>
          <w:color w:val="2F5496"/>
          <w:sz w:val="28"/>
          <w:szCs w:val="28"/>
          <w14:ligatures w14:val="none"/>
        </w:rPr>
      </w:pPr>
      <w:r w:rsidRPr="00C41BF9">
        <w:rPr>
          <w:rFonts w:ascii="Gill Sans Nova" w:eastAsia="Times New Roman" w:hAnsi="Gill Sans Nova" w:cs="Quire Sans"/>
          <w:b/>
          <w:bCs/>
          <w:color w:val="2F5496"/>
          <w:sz w:val="28"/>
          <w:szCs w:val="28"/>
          <w14:ligatures w14:val="none"/>
        </w:rPr>
        <w:t>Who</w:t>
      </w:r>
      <w:r w:rsidRPr="00C41BF9">
        <w:rPr>
          <w:rFonts w:ascii="Gill Sans Nova" w:eastAsia="Times New Roman" w:hAnsi="Gill Sans Nova" w:cs="Quire Sans"/>
          <w:color w:val="2F5496"/>
          <w:sz w:val="28"/>
          <w:szCs w:val="28"/>
          <w14:ligatures w14:val="none"/>
        </w:rPr>
        <w:t>: Determine which stakeholders need to be engaged.</w:t>
      </w:r>
    </w:p>
    <w:p w14:paraId="0A36C5BC" w14:textId="77777777" w:rsidR="00C41BF9" w:rsidRPr="00C41BF9" w:rsidRDefault="00C41BF9" w:rsidP="00C41BF9">
      <w:pPr>
        <w:keepNext/>
        <w:keepLines/>
        <w:numPr>
          <w:ilvl w:val="0"/>
          <w:numId w:val="116"/>
        </w:numPr>
        <w:spacing w:before="160" w:after="80" w:line="259" w:lineRule="auto"/>
        <w:outlineLvl w:val="2"/>
        <w:rPr>
          <w:rFonts w:ascii="Gill Sans Nova" w:eastAsia="Times New Roman" w:hAnsi="Gill Sans Nova" w:cs="Quire Sans"/>
          <w:color w:val="2F5496"/>
          <w:sz w:val="28"/>
          <w:szCs w:val="28"/>
          <w14:ligatures w14:val="none"/>
        </w:rPr>
      </w:pPr>
      <w:r w:rsidRPr="00C41BF9">
        <w:rPr>
          <w:rFonts w:ascii="Gill Sans Nova" w:eastAsia="Times New Roman" w:hAnsi="Gill Sans Nova" w:cs="Quire Sans"/>
          <w:b/>
          <w:bCs/>
          <w:color w:val="2F5496"/>
          <w:sz w:val="28"/>
          <w:szCs w:val="28"/>
          <w14:ligatures w14:val="none"/>
        </w:rPr>
        <w:t>How</w:t>
      </w:r>
      <w:r w:rsidRPr="00C41BF9">
        <w:rPr>
          <w:rFonts w:ascii="Gill Sans Nova" w:eastAsia="Times New Roman" w:hAnsi="Gill Sans Nova" w:cs="Quire Sans"/>
          <w:color w:val="2F5496"/>
          <w:sz w:val="28"/>
          <w:szCs w:val="28"/>
          <w14:ligatures w14:val="none"/>
        </w:rPr>
        <w:t>: Choose the method of engagement (surveys, interviews, forums).</w:t>
      </w:r>
    </w:p>
    <w:p w14:paraId="724C6F59" w14:textId="77777777" w:rsidR="00C41BF9" w:rsidRPr="00C41BF9" w:rsidRDefault="00C41BF9" w:rsidP="00C41BF9">
      <w:pPr>
        <w:keepNext/>
        <w:keepLines/>
        <w:numPr>
          <w:ilvl w:val="0"/>
          <w:numId w:val="116"/>
        </w:numPr>
        <w:spacing w:before="160" w:after="80" w:line="259" w:lineRule="auto"/>
        <w:outlineLvl w:val="2"/>
        <w:rPr>
          <w:rFonts w:ascii="Gill Sans Nova" w:eastAsia="Times New Roman" w:hAnsi="Gill Sans Nova" w:cs="Quire Sans"/>
          <w:color w:val="2F5496"/>
          <w:sz w:val="28"/>
          <w:szCs w:val="28"/>
          <w14:ligatures w14:val="none"/>
        </w:rPr>
      </w:pPr>
      <w:r w:rsidRPr="00C41BF9">
        <w:rPr>
          <w:rFonts w:ascii="Gill Sans Nova" w:eastAsia="Times New Roman" w:hAnsi="Gill Sans Nova" w:cs="Quire Sans"/>
          <w:b/>
          <w:bCs/>
          <w:color w:val="2F5496"/>
          <w:sz w:val="28"/>
          <w:szCs w:val="28"/>
          <w14:ligatures w14:val="none"/>
        </w:rPr>
        <w:t>What</w:t>
      </w:r>
      <w:r w:rsidRPr="00C41BF9">
        <w:rPr>
          <w:rFonts w:ascii="Gill Sans Nova" w:eastAsia="Times New Roman" w:hAnsi="Gill Sans Nova" w:cs="Quire Sans"/>
          <w:color w:val="2F5496"/>
          <w:sz w:val="28"/>
          <w:szCs w:val="28"/>
          <w14:ligatures w14:val="none"/>
        </w:rPr>
        <w:t>: Define what information you need (e.g., ESG priorities).</w:t>
      </w:r>
    </w:p>
    <w:p w14:paraId="7958900E" w14:textId="5BD08A2C" w:rsidR="00C41BF9" w:rsidRPr="00C41BF9" w:rsidRDefault="00405184" w:rsidP="00C41BF9">
      <w:pPr>
        <w:keepNext/>
        <w:keepLines/>
        <w:numPr>
          <w:ilvl w:val="0"/>
          <w:numId w:val="116"/>
        </w:numPr>
        <w:spacing w:before="160" w:after="80" w:line="259" w:lineRule="auto"/>
        <w:outlineLvl w:val="2"/>
        <w:rPr>
          <w:rFonts w:ascii="Gill Sans Nova" w:eastAsia="Times New Roman" w:hAnsi="Gill Sans Nova" w:cs="Quire Sans"/>
          <w:color w:val="2F5496"/>
          <w:sz w:val="28"/>
          <w:szCs w:val="28"/>
          <w14:ligatures w14:val="none"/>
        </w:rPr>
      </w:pPr>
      <w:r w:rsidRPr="00FD6F72">
        <w:rPr>
          <w:rFonts w:ascii="Gill Sans Nova" w:eastAsia="Calibri" w:hAnsi="Gill Sans Nova" w:cs="Arial"/>
        </w:rPr>
        <w:drawing>
          <wp:anchor distT="0" distB="0" distL="114300" distR="114300" simplePos="0" relativeHeight="251761664" behindDoc="0" locked="0" layoutInCell="1" allowOverlap="1" wp14:anchorId="6A51947F" wp14:editId="6F9D9DA4">
            <wp:simplePos x="0" y="0"/>
            <wp:positionH relativeFrom="leftMargin">
              <wp:align>right</wp:align>
            </wp:positionH>
            <wp:positionV relativeFrom="paragraph">
              <wp:posOffset>414976</wp:posOffset>
            </wp:positionV>
            <wp:extent cx="594995" cy="594995"/>
            <wp:effectExtent l="0" t="0" r="0" b="0"/>
            <wp:wrapThrough wrapText="bothSides">
              <wp:wrapPolygon edited="0">
                <wp:start x="15215" y="0"/>
                <wp:lineTo x="0" y="3458"/>
                <wp:lineTo x="0" y="17981"/>
                <wp:lineTo x="4149" y="20747"/>
                <wp:lineTo x="13831" y="20747"/>
                <wp:lineTo x="15215" y="20747"/>
                <wp:lineTo x="20055" y="13140"/>
                <wp:lineTo x="20747" y="4841"/>
                <wp:lineTo x="20747" y="1383"/>
                <wp:lineTo x="18672" y="0"/>
                <wp:lineTo x="15215" y="0"/>
              </wp:wrapPolygon>
            </wp:wrapThrough>
            <wp:docPr id="220044337" name="Picture 1" descr="A red and white target with a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57200" name="Picture 1" descr="A red and white target with a arrow&#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995" cy="594995"/>
                    </a:xfrm>
                    <a:prstGeom prst="rect">
                      <a:avLst/>
                    </a:prstGeom>
                  </pic:spPr>
                </pic:pic>
              </a:graphicData>
            </a:graphic>
          </wp:anchor>
        </w:drawing>
      </w:r>
      <w:r w:rsidR="00C41BF9" w:rsidRPr="00C41BF9">
        <w:rPr>
          <w:rFonts w:ascii="Gill Sans Nova" w:eastAsia="Times New Roman" w:hAnsi="Gill Sans Nova" w:cs="Quire Sans"/>
          <w:b/>
          <w:bCs/>
          <w:color w:val="2F5496"/>
          <w:sz w:val="28"/>
          <w:szCs w:val="28"/>
          <w14:ligatures w14:val="none"/>
        </w:rPr>
        <w:t>When</w:t>
      </w:r>
      <w:r w:rsidR="00C41BF9" w:rsidRPr="00C41BF9">
        <w:rPr>
          <w:rFonts w:ascii="Gill Sans Nova" w:eastAsia="Times New Roman" w:hAnsi="Gill Sans Nova" w:cs="Quire Sans"/>
          <w:color w:val="2F5496"/>
          <w:sz w:val="28"/>
          <w:szCs w:val="28"/>
          <w14:ligatures w14:val="none"/>
        </w:rPr>
        <w:t>: Establish a timeline for when each group will be engaged.</w:t>
      </w:r>
    </w:p>
    <w:p w14:paraId="559B6A7C" w14:textId="77777777" w:rsidR="00C41BF9" w:rsidRPr="00C41BF9" w:rsidRDefault="00C41BF9" w:rsidP="00C41BF9">
      <w:pPr>
        <w:spacing w:line="259" w:lineRule="auto"/>
        <w:jc w:val="both"/>
        <w:rPr>
          <w:rFonts w:ascii="Gill Sans Nova" w:eastAsia="Calibri" w:hAnsi="Gill Sans Nova" w:cs="Quire Sans"/>
          <w:szCs w:val="22"/>
          <w14:ligatures w14:val="none"/>
        </w:rPr>
      </w:pPr>
      <w:r w:rsidRPr="00C41BF9">
        <w:rPr>
          <w:rFonts w:ascii="Gill Sans Nova" w:eastAsia="Calibri" w:hAnsi="Gill Sans Nova" w:cs="Arial"/>
          <w:noProof/>
          <w:szCs w:val="22"/>
          <w14:ligatures w14:val="none"/>
        </w:rPr>
        <mc:AlternateContent>
          <mc:Choice Requires="wps">
            <w:drawing>
              <wp:anchor distT="0" distB="0" distL="114300" distR="114300" simplePos="0" relativeHeight="251705344" behindDoc="0" locked="0" layoutInCell="1" allowOverlap="1" wp14:anchorId="47DCF7EB" wp14:editId="785BC38B">
                <wp:simplePos x="0" y="0"/>
                <wp:positionH relativeFrom="column">
                  <wp:posOffset>0</wp:posOffset>
                </wp:positionH>
                <wp:positionV relativeFrom="paragraph">
                  <wp:posOffset>0</wp:posOffset>
                </wp:positionV>
                <wp:extent cx="1828800" cy="1828800"/>
                <wp:effectExtent l="0" t="0" r="12700" b="17145"/>
                <wp:wrapSquare wrapText="bothSides"/>
                <wp:docPr id="195375636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rgbClr val="E0E7F8"/>
                        </a:solidFill>
                        <a:ln w="6350">
                          <a:solidFill>
                            <a:prstClr val="black"/>
                          </a:solidFill>
                        </a:ln>
                      </wps:spPr>
                      <wps:txbx>
                        <w:txbxContent>
                          <w:p w14:paraId="3154A49A" w14:textId="77777777" w:rsidR="00C41BF9" w:rsidRPr="00291A4D" w:rsidRDefault="00C41BF9" w:rsidP="00C41BF9">
                            <w:pPr>
                              <w:jc w:val="both"/>
                              <w:rPr>
                                <w:rFonts w:cs="Quire Sans"/>
                              </w:rPr>
                            </w:pPr>
                            <w:r>
                              <w:rPr>
                                <w:rFonts w:cs="Quire Sans"/>
                              </w:rPr>
                              <w:t xml:space="preserve">Pro tip : </w:t>
                            </w:r>
                            <w:r w:rsidRPr="001642CA">
                              <w:rPr>
                                <w:rFonts w:cs="Quire Sans"/>
                              </w:rPr>
                              <w:t>Make sure your engagement process is inclusive. For example, offering materials in different languages or providing online options can encourage more diverse participation.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7DCF7EB" id="_x0000_s1061" type="#_x0000_t202" style="position:absolute;left:0;text-align:left;margin-left:0;margin-top:0;width:2in;height:2in;z-index:2517053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" fillcolor="#e0e7f8" strokeweight=".5pt">
                <v:textbox style="mso-fit-shape-to-text:t">
                  <w:txbxContent>
                    <w:p w14:paraId="3154A49A" w14:textId="77777777" w:rsidR="00C41BF9" w:rsidRPr="00291A4D" w:rsidRDefault="00C41BF9" w:rsidP="00C41BF9">
                      <w:pPr>
                        <w:jc w:val="both"/>
                        <w:rPr>
                          <w:rFonts w:cs="Quire Sans"/>
                        </w:rPr>
                      </w:pPr>
                      <w:r>
                        <w:rPr>
                          <w:rFonts w:cs="Quire Sans"/>
                        </w:rPr>
                        <w:t xml:space="preserve">Pro tip : </w:t>
                      </w:r>
                      <w:r w:rsidRPr="001642CA">
                        <w:rPr>
                          <w:rFonts w:cs="Quire Sans"/>
                        </w:rPr>
                        <w:t>Make sure your engagement process is inclusive. For example, offering materials in different languages or providing online options can encourage more diverse participation.</w:t>
                      </w:r>
                    </w:p>
                  </w:txbxContent>
                </v:textbox>
                <w10:wrap type="square"/>
              </v:shape>
            </w:pict>
          </mc:Fallback>
        </mc:AlternateContent>
      </w:r>
    </w:p>
    <w:tbl>
      <w:tblPr>
        <w:tblStyle w:val="TableGrid1"/>
        <w:tblW w:w="0" w:type="auto"/>
        <w:tblLook w:val="04A0" w:firstRow="1" w:lastRow="0" w:firstColumn="1" w:lastColumn="0" w:noHBand="0" w:noVBand="1"/>
      </w:tblPr>
      <w:tblGrid>
        <w:gridCol w:w="2255"/>
        <w:gridCol w:w="2717"/>
        <w:gridCol w:w="2227"/>
        <w:gridCol w:w="2151"/>
      </w:tblGrid>
      <w:tr w:rsidR="00C41BF9" w:rsidRPr="00C41BF9" w14:paraId="26DFCC63" w14:textId="77777777" w:rsidTr="00CA10F7">
        <w:tc>
          <w:tcPr>
            <w:tcW w:w="0" w:type="auto"/>
            <w:hideMark/>
          </w:tcPr>
          <w:p w14:paraId="46510B8F" w14:textId="77777777" w:rsidR="00C41BF9" w:rsidRPr="00C41BF9" w:rsidRDefault="00C41BF9" w:rsidP="00C41BF9">
            <w:pPr>
              <w:jc w:val="both"/>
              <w:rPr>
                <w:rFonts w:ascii="Gill Sans Nova" w:eastAsia="Calibri" w:hAnsi="Gill Sans Nova" w:cs="Quire Sans"/>
                <w:b/>
                <w:bCs/>
              </w:rPr>
            </w:pPr>
            <w:r w:rsidRPr="00C41BF9">
              <w:rPr>
                <w:rFonts w:ascii="Gill Sans Nova" w:eastAsia="Calibri" w:hAnsi="Gill Sans Nova" w:cs="Quire Sans"/>
                <w:b/>
                <w:bCs/>
              </w:rPr>
              <w:t>Engagement Method</w:t>
            </w:r>
          </w:p>
        </w:tc>
        <w:tc>
          <w:tcPr>
            <w:tcW w:w="0" w:type="auto"/>
            <w:hideMark/>
          </w:tcPr>
          <w:p w14:paraId="2E355819" w14:textId="77777777" w:rsidR="00C41BF9" w:rsidRPr="00C41BF9" w:rsidRDefault="00C41BF9" w:rsidP="00C41BF9">
            <w:pPr>
              <w:jc w:val="both"/>
              <w:rPr>
                <w:rFonts w:ascii="Gill Sans Nova" w:eastAsia="Calibri" w:hAnsi="Gill Sans Nova" w:cs="Quire Sans"/>
                <w:b/>
                <w:bCs/>
              </w:rPr>
            </w:pPr>
            <w:r w:rsidRPr="00C41BF9">
              <w:rPr>
                <w:rFonts w:ascii="Gill Sans Nova" w:eastAsia="Calibri" w:hAnsi="Gill Sans Nova" w:cs="Quire Sans"/>
                <w:b/>
                <w:bCs/>
              </w:rPr>
              <w:t>Best Use Case</w:t>
            </w:r>
          </w:p>
        </w:tc>
        <w:tc>
          <w:tcPr>
            <w:tcW w:w="0" w:type="auto"/>
            <w:hideMark/>
          </w:tcPr>
          <w:p w14:paraId="4F81872E" w14:textId="77777777" w:rsidR="00C41BF9" w:rsidRPr="00C41BF9" w:rsidRDefault="00C41BF9" w:rsidP="00C41BF9">
            <w:pPr>
              <w:jc w:val="both"/>
              <w:rPr>
                <w:rFonts w:ascii="Gill Sans Nova" w:eastAsia="Calibri" w:hAnsi="Gill Sans Nova" w:cs="Quire Sans"/>
                <w:b/>
                <w:bCs/>
              </w:rPr>
            </w:pPr>
            <w:r w:rsidRPr="00C41BF9">
              <w:rPr>
                <w:rFonts w:ascii="Gill Sans Nova" w:eastAsia="Calibri" w:hAnsi="Gill Sans Nova" w:cs="Quire Sans"/>
                <w:b/>
                <w:bCs/>
              </w:rPr>
              <w:t>Pros</w:t>
            </w:r>
          </w:p>
        </w:tc>
        <w:tc>
          <w:tcPr>
            <w:tcW w:w="0" w:type="auto"/>
            <w:hideMark/>
          </w:tcPr>
          <w:p w14:paraId="372BD038" w14:textId="77777777" w:rsidR="00C41BF9" w:rsidRPr="00C41BF9" w:rsidRDefault="00C41BF9" w:rsidP="00C41BF9">
            <w:pPr>
              <w:jc w:val="both"/>
              <w:rPr>
                <w:rFonts w:ascii="Gill Sans Nova" w:eastAsia="Calibri" w:hAnsi="Gill Sans Nova" w:cs="Quire Sans"/>
                <w:b/>
                <w:bCs/>
              </w:rPr>
            </w:pPr>
            <w:r w:rsidRPr="00C41BF9">
              <w:rPr>
                <w:rFonts w:ascii="Gill Sans Nova" w:eastAsia="Calibri" w:hAnsi="Gill Sans Nova" w:cs="Quire Sans"/>
                <w:b/>
                <w:bCs/>
              </w:rPr>
              <w:t>Cons</w:t>
            </w:r>
          </w:p>
        </w:tc>
      </w:tr>
      <w:tr w:rsidR="00C41BF9" w:rsidRPr="00C41BF9" w14:paraId="6D9A8D09" w14:textId="77777777" w:rsidTr="00CA10F7">
        <w:tc>
          <w:tcPr>
            <w:tcW w:w="0" w:type="auto"/>
            <w:hideMark/>
          </w:tcPr>
          <w:p w14:paraId="72B0B5D9" w14:textId="77777777" w:rsidR="00C41BF9" w:rsidRPr="00C41BF9" w:rsidRDefault="00C41BF9" w:rsidP="00C41BF9">
            <w:pPr>
              <w:jc w:val="both"/>
              <w:rPr>
                <w:rFonts w:ascii="Gill Sans Nova" w:eastAsia="Calibri" w:hAnsi="Gill Sans Nova" w:cs="Quire Sans"/>
                <w:b/>
                <w:bCs/>
              </w:rPr>
            </w:pPr>
            <w:r w:rsidRPr="00C41BF9">
              <w:rPr>
                <w:rFonts w:ascii="Gill Sans Nova" w:eastAsia="Calibri" w:hAnsi="Gill Sans Nova" w:cs="Quire Sans"/>
                <w:b/>
                <w:bCs/>
              </w:rPr>
              <w:lastRenderedPageBreak/>
              <w:t>Surveys</w:t>
            </w:r>
          </w:p>
        </w:tc>
        <w:tc>
          <w:tcPr>
            <w:tcW w:w="0" w:type="auto"/>
            <w:hideMark/>
          </w:tcPr>
          <w:p w14:paraId="003D3568" w14:textId="77777777" w:rsidR="00C41BF9" w:rsidRPr="00C41BF9" w:rsidRDefault="00C41BF9" w:rsidP="00C41BF9">
            <w:pPr>
              <w:jc w:val="both"/>
              <w:rPr>
                <w:rFonts w:ascii="Gill Sans Nova" w:eastAsia="Calibri" w:hAnsi="Gill Sans Nova" w:cs="Quire Sans"/>
                <w:b/>
                <w:bCs/>
              </w:rPr>
            </w:pPr>
            <w:r w:rsidRPr="00C41BF9">
              <w:rPr>
                <w:rFonts w:ascii="Gill Sans Nova" w:eastAsia="Calibri" w:hAnsi="Gill Sans Nova" w:cs="Quire Sans"/>
                <w:b/>
                <w:bCs/>
              </w:rPr>
              <w:t>Gathering mass feedback from stakeholders</w:t>
            </w:r>
          </w:p>
        </w:tc>
        <w:tc>
          <w:tcPr>
            <w:tcW w:w="0" w:type="auto"/>
            <w:hideMark/>
          </w:tcPr>
          <w:p w14:paraId="473675BA" w14:textId="77777777" w:rsidR="00C41BF9" w:rsidRPr="00C41BF9" w:rsidRDefault="00C41BF9" w:rsidP="00C41BF9">
            <w:pPr>
              <w:jc w:val="both"/>
              <w:rPr>
                <w:rFonts w:ascii="Gill Sans Nova" w:eastAsia="Calibri" w:hAnsi="Gill Sans Nova" w:cs="Quire Sans"/>
                <w:b/>
                <w:bCs/>
              </w:rPr>
            </w:pPr>
            <w:r w:rsidRPr="00C41BF9">
              <w:rPr>
                <w:rFonts w:ascii="Gill Sans Nova" w:eastAsia="Calibri" w:hAnsi="Gill Sans Nova" w:cs="Quire Sans"/>
                <w:b/>
                <w:bCs/>
              </w:rPr>
              <w:t>Efficient, cost-effective</w:t>
            </w:r>
          </w:p>
        </w:tc>
        <w:tc>
          <w:tcPr>
            <w:tcW w:w="0" w:type="auto"/>
            <w:hideMark/>
          </w:tcPr>
          <w:p w14:paraId="0F4F3B17" w14:textId="77777777" w:rsidR="00C41BF9" w:rsidRPr="00C41BF9" w:rsidRDefault="00C41BF9" w:rsidP="00C41BF9">
            <w:pPr>
              <w:jc w:val="both"/>
              <w:rPr>
                <w:rFonts w:ascii="Gill Sans Nova" w:eastAsia="Calibri" w:hAnsi="Gill Sans Nova" w:cs="Quire Sans"/>
                <w:b/>
                <w:bCs/>
              </w:rPr>
            </w:pPr>
            <w:r w:rsidRPr="00C41BF9">
              <w:rPr>
                <w:rFonts w:ascii="Gill Sans Nova" w:eastAsia="Calibri" w:hAnsi="Gill Sans Nova" w:cs="Quire Sans"/>
                <w:b/>
                <w:bCs/>
              </w:rPr>
              <w:t>Limited depth in responses</w:t>
            </w:r>
          </w:p>
        </w:tc>
      </w:tr>
      <w:tr w:rsidR="00C41BF9" w:rsidRPr="00C41BF9" w14:paraId="359D5C13" w14:textId="77777777" w:rsidTr="00CA10F7">
        <w:tc>
          <w:tcPr>
            <w:tcW w:w="0" w:type="auto"/>
            <w:hideMark/>
          </w:tcPr>
          <w:p w14:paraId="5D218E80" w14:textId="77777777" w:rsidR="00C41BF9" w:rsidRPr="00C41BF9" w:rsidRDefault="00C41BF9" w:rsidP="00C41BF9">
            <w:pPr>
              <w:jc w:val="both"/>
              <w:rPr>
                <w:rFonts w:ascii="Gill Sans Nova" w:eastAsia="Calibri" w:hAnsi="Gill Sans Nova" w:cs="Quire Sans"/>
                <w:b/>
                <w:bCs/>
              </w:rPr>
            </w:pPr>
            <w:r w:rsidRPr="00C41BF9">
              <w:rPr>
                <w:rFonts w:ascii="Gill Sans Nova" w:eastAsia="Calibri" w:hAnsi="Gill Sans Nova" w:cs="Quire Sans"/>
                <w:b/>
                <w:bCs/>
              </w:rPr>
              <w:t>Emails/Letters</w:t>
            </w:r>
          </w:p>
        </w:tc>
        <w:tc>
          <w:tcPr>
            <w:tcW w:w="0" w:type="auto"/>
            <w:hideMark/>
          </w:tcPr>
          <w:p w14:paraId="6B64A4A1" w14:textId="77777777" w:rsidR="00C41BF9" w:rsidRPr="00C41BF9" w:rsidRDefault="00C41BF9" w:rsidP="00C41BF9">
            <w:pPr>
              <w:jc w:val="both"/>
              <w:rPr>
                <w:rFonts w:ascii="Gill Sans Nova" w:eastAsia="Calibri" w:hAnsi="Gill Sans Nova" w:cs="Quire Sans"/>
                <w:b/>
                <w:bCs/>
              </w:rPr>
            </w:pPr>
            <w:r w:rsidRPr="00C41BF9">
              <w:rPr>
                <w:rFonts w:ascii="Gill Sans Nova" w:eastAsia="Calibri" w:hAnsi="Gill Sans Nova" w:cs="Quire Sans"/>
                <w:b/>
                <w:bCs/>
              </w:rPr>
              <w:t>Formal feedback from high-priority stakeholders</w:t>
            </w:r>
          </w:p>
        </w:tc>
        <w:tc>
          <w:tcPr>
            <w:tcW w:w="0" w:type="auto"/>
            <w:hideMark/>
          </w:tcPr>
          <w:p w14:paraId="0F0CB66B" w14:textId="77777777" w:rsidR="00C41BF9" w:rsidRPr="00C41BF9" w:rsidRDefault="00C41BF9" w:rsidP="00C41BF9">
            <w:pPr>
              <w:jc w:val="both"/>
              <w:rPr>
                <w:rFonts w:ascii="Gill Sans Nova" w:eastAsia="Calibri" w:hAnsi="Gill Sans Nova" w:cs="Quire Sans"/>
                <w:b/>
                <w:bCs/>
              </w:rPr>
            </w:pPr>
            <w:r w:rsidRPr="00C41BF9">
              <w:rPr>
                <w:rFonts w:ascii="Gill Sans Nova" w:eastAsia="Calibri" w:hAnsi="Gill Sans Nova" w:cs="Quire Sans"/>
                <w:b/>
                <w:bCs/>
              </w:rPr>
              <w:t>Personalized communication</w:t>
            </w:r>
          </w:p>
        </w:tc>
        <w:tc>
          <w:tcPr>
            <w:tcW w:w="0" w:type="auto"/>
            <w:hideMark/>
          </w:tcPr>
          <w:p w14:paraId="75BED925" w14:textId="77777777" w:rsidR="00C41BF9" w:rsidRPr="00C41BF9" w:rsidRDefault="00C41BF9" w:rsidP="00C41BF9">
            <w:pPr>
              <w:jc w:val="both"/>
              <w:rPr>
                <w:rFonts w:ascii="Gill Sans Nova" w:eastAsia="Calibri" w:hAnsi="Gill Sans Nova" w:cs="Quire Sans"/>
                <w:b/>
                <w:bCs/>
              </w:rPr>
            </w:pPr>
            <w:r w:rsidRPr="00C41BF9">
              <w:rPr>
                <w:rFonts w:ascii="Gill Sans Nova" w:eastAsia="Calibri" w:hAnsi="Gill Sans Nova" w:cs="Quire Sans"/>
                <w:b/>
                <w:bCs/>
              </w:rPr>
              <w:t>Time-consuming</w:t>
            </w:r>
          </w:p>
        </w:tc>
      </w:tr>
      <w:tr w:rsidR="00C41BF9" w:rsidRPr="00C41BF9" w14:paraId="519E2AFC" w14:textId="77777777" w:rsidTr="00CA10F7">
        <w:tc>
          <w:tcPr>
            <w:tcW w:w="0" w:type="auto"/>
            <w:hideMark/>
          </w:tcPr>
          <w:p w14:paraId="70E213A6" w14:textId="77777777" w:rsidR="00C41BF9" w:rsidRPr="00C41BF9" w:rsidRDefault="00C41BF9" w:rsidP="00C41BF9">
            <w:pPr>
              <w:jc w:val="both"/>
              <w:rPr>
                <w:rFonts w:ascii="Gill Sans Nova" w:eastAsia="Calibri" w:hAnsi="Gill Sans Nova" w:cs="Quire Sans"/>
                <w:b/>
                <w:bCs/>
              </w:rPr>
            </w:pPr>
            <w:r w:rsidRPr="00C41BF9">
              <w:rPr>
                <w:rFonts w:ascii="Gill Sans Nova" w:eastAsia="Calibri" w:hAnsi="Gill Sans Nova" w:cs="Quire Sans"/>
                <w:b/>
                <w:bCs/>
              </w:rPr>
              <w:t>Interviews/Focus Groups</w:t>
            </w:r>
          </w:p>
        </w:tc>
        <w:tc>
          <w:tcPr>
            <w:tcW w:w="0" w:type="auto"/>
            <w:hideMark/>
          </w:tcPr>
          <w:p w14:paraId="2C18C3D6" w14:textId="77777777" w:rsidR="00C41BF9" w:rsidRPr="00C41BF9" w:rsidRDefault="00C41BF9" w:rsidP="00C41BF9">
            <w:pPr>
              <w:jc w:val="both"/>
              <w:rPr>
                <w:rFonts w:ascii="Gill Sans Nova" w:eastAsia="Calibri" w:hAnsi="Gill Sans Nova" w:cs="Quire Sans"/>
                <w:b/>
                <w:bCs/>
              </w:rPr>
            </w:pPr>
            <w:r w:rsidRPr="00C41BF9">
              <w:rPr>
                <w:rFonts w:ascii="Gill Sans Nova" w:eastAsia="Calibri" w:hAnsi="Gill Sans Nova" w:cs="Quire Sans"/>
                <w:b/>
                <w:bCs/>
              </w:rPr>
              <w:t>In-depth insights from investors or board members</w:t>
            </w:r>
          </w:p>
        </w:tc>
        <w:tc>
          <w:tcPr>
            <w:tcW w:w="0" w:type="auto"/>
            <w:hideMark/>
          </w:tcPr>
          <w:p w14:paraId="4D1DBE62" w14:textId="77777777" w:rsidR="00C41BF9" w:rsidRPr="00C41BF9" w:rsidRDefault="00C41BF9" w:rsidP="00C41BF9">
            <w:pPr>
              <w:jc w:val="both"/>
              <w:rPr>
                <w:rFonts w:ascii="Gill Sans Nova" w:eastAsia="Calibri" w:hAnsi="Gill Sans Nova" w:cs="Quire Sans"/>
                <w:b/>
                <w:bCs/>
              </w:rPr>
            </w:pPr>
            <w:r w:rsidRPr="00C41BF9">
              <w:rPr>
                <w:rFonts w:ascii="Gill Sans Nova" w:eastAsia="Calibri" w:hAnsi="Gill Sans Nova" w:cs="Quire Sans"/>
                <w:b/>
                <w:bCs/>
              </w:rPr>
              <w:t>Detailed responses</w:t>
            </w:r>
          </w:p>
        </w:tc>
        <w:tc>
          <w:tcPr>
            <w:tcW w:w="0" w:type="auto"/>
            <w:hideMark/>
          </w:tcPr>
          <w:p w14:paraId="091DA70C" w14:textId="77777777" w:rsidR="00C41BF9" w:rsidRPr="00C41BF9" w:rsidRDefault="00C41BF9" w:rsidP="00C41BF9">
            <w:pPr>
              <w:jc w:val="both"/>
              <w:rPr>
                <w:rFonts w:ascii="Gill Sans Nova" w:eastAsia="Calibri" w:hAnsi="Gill Sans Nova" w:cs="Quire Sans"/>
                <w:b/>
                <w:bCs/>
              </w:rPr>
            </w:pPr>
            <w:r w:rsidRPr="00C41BF9">
              <w:rPr>
                <w:rFonts w:ascii="Gill Sans Nova" w:eastAsia="Calibri" w:hAnsi="Gill Sans Nova" w:cs="Quire Sans"/>
                <w:b/>
                <w:bCs/>
              </w:rPr>
              <w:t>Resource-intensive</w:t>
            </w:r>
          </w:p>
        </w:tc>
      </w:tr>
      <w:tr w:rsidR="00C41BF9" w:rsidRPr="00C41BF9" w14:paraId="187F4AF0" w14:textId="77777777" w:rsidTr="00CA10F7">
        <w:tc>
          <w:tcPr>
            <w:tcW w:w="0" w:type="auto"/>
            <w:hideMark/>
          </w:tcPr>
          <w:p w14:paraId="3BE3E528" w14:textId="77777777" w:rsidR="00C41BF9" w:rsidRPr="00C41BF9" w:rsidRDefault="00C41BF9" w:rsidP="00C41BF9">
            <w:pPr>
              <w:jc w:val="both"/>
              <w:rPr>
                <w:rFonts w:ascii="Gill Sans Nova" w:eastAsia="Calibri" w:hAnsi="Gill Sans Nova" w:cs="Quire Sans"/>
                <w:b/>
                <w:bCs/>
              </w:rPr>
            </w:pPr>
            <w:r w:rsidRPr="00C41BF9">
              <w:rPr>
                <w:rFonts w:ascii="Gill Sans Nova" w:eastAsia="Calibri" w:hAnsi="Gill Sans Nova" w:cs="Quire Sans"/>
                <w:b/>
                <w:bCs/>
              </w:rPr>
              <w:t>Public Forums/Town Halls</w:t>
            </w:r>
          </w:p>
        </w:tc>
        <w:tc>
          <w:tcPr>
            <w:tcW w:w="0" w:type="auto"/>
            <w:hideMark/>
          </w:tcPr>
          <w:p w14:paraId="30DB00AE" w14:textId="77777777" w:rsidR="00C41BF9" w:rsidRPr="00C41BF9" w:rsidRDefault="00C41BF9" w:rsidP="00C41BF9">
            <w:pPr>
              <w:jc w:val="both"/>
              <w:rPr>
                <w:rFonts w:ascii="Gill Sans Nova" w:eastAsia="Calibri" w:hAnsi="Gill Sans Nova" w:cs="Quire Sans"/>
                <w:b/>
                <w:bCs/>
              </w:rPr>
            </w:pPr>
            <w:r w:rsidRPr="00C41BF9">
              <w:rPr>
                <w:rFonts w:ascii="Gill Sans Nova" w:eastAsia="Calibri" w:hAnsi="Gill Sans Nova" w:cs="Quire Sans"/>
                <w:b/>
                <w:bCs/>
              </w:rPr>
              <w:t>Addressing community impacts</w:t>
            </w:r>
          </w:p>
        </w:tc>
        <w:tc>
          <w:tcPr>
            <w:tcW w:w="0" w:type="auto"/>
            <w:hideMark/>
          </w:tcPr>
          <w:p w14:paraId="5CB5E22F" w14:textId="77777777" w:rsidR="00C41BF9" w:rsidRPr="00C41BF9" w:rsidRDefault="00C41BF9" w:rsidP="00C41BF9">
            <w:pPr>
              <w:jc w:val="both"/>
              <w:rPr>
                <w:rFonts w:ascii="Gill Sans Nova" w:eastAsia="Calibri" w:hAnsi="Gill Sans Nova" w:cs="Quire Sans"/>
                <w:b/>
                <w:bCs/>
              </w:rPr>
            </w:pPr>
            <w:r w:rsidRPr="00C41BF9">
              <w:rPr>
                <w:rFonts w:ascii="Gill Sans Nova" w:eastAsia="Calibri" w:hAnsi="Gill Sans Nova" w:cs="Quire Sans"/>
                <w:b/>
                <w:bCs/>
              </w:rPr>
              <w:t>Transparent, inclusive</w:t>
            </w:r>
          </w:p>
        </w:tc>
        <w:tc>
          <w:tcPr>
            <w:tcW w:w="0" w:type="auto"/>
            <w:hideMark/>
          </w:tcPr>
          <w:p w14:paraId="48B31026" w14:textId="77777777" w:rsidR="00C41BF9" w:rsidRPr="00C41BF9" w:rsidRDefault="00C41BF9" w:rsidP="00C41BF9">
            <w:pPr>
              <w:jc w:val="both"/>
              <w:rPr>
                <w:rFonts w:ascii="Gill Sans Nova" w:eastAsia="Calibri" w:hAnsi="Gill Sans Nova" w:cs="Quire Sans"/>
                <w:b/>
                <w:bCs/>
              </w:rPr>
            </w:pPr>
            <w:r w:rsidRPr="00C41BF9">
              <w:rPr>
                <w:rFonts w:ascii="Gill Sans Nova" w:eastAsia="Calibri" w:hAnsi="Gill Sans Nova" w:cs="Quire Sans"/>
                <w:b/>
                <w:bCs/>
              </w:rPr>
              <w:t>May require significant preparation</w:t>
            </w:r>
          </w:p>
        </w:tc>
      </w:tr>
    </w:tbl>
    <w:p w14:paraId="666A9773" w14:textId="77777777" w:rsidR="00C41BF9" w:rsidRPr="00C41BF9" w:rsidRDefault="00C41BF9" w:rsidP="00C41BF9">
      <w:pPr>
        <w:spacing w:line="259" w:lineRule="auto"/>
        <w:jc w:val="both"/>
        <w:rPr>
          <w:rFonts w:ascii="Gill Sans Nova" w:eastAsia="Calibri" w:hAnsi="Gill Sans Nova" w:cs="Quire Sans"/>
          <w:b/>
          <w:bCs/>
          <w:szCs w:val="22"/>
          <w14:ligatures w14:val="none"/>
        </w:rPr>
      </w:pPr>
    </w:p>
    <w:p w14:paraId="224114CF" w14:textId="77777777" w:rsidR="00C41BF9" w:rsidRPr="00C41BF9" w:rsidRDefault="00C41BF9" w:rsidP="00C41BF9">
      <w:pPr>
        <w:spacing w:line="259" w:lineRule="auto"/>
        <w:rPr>
          <w:rFonts w:ascii="Gill Sans Nova" w:eastAsia="Calibri" w:hAnsi="Gill Sans Nova" w:cs="Quire Sans"/>
          <w:b/>
          <w:bCs/>
          <w:szCs w:val="22"/>
          <w14:ligatures w14:val="none"/>
        </w:rPr>
      </w:pPr>
      <w:r w:rsidRPr="00C41BF9">
        <w:rPr>
          <w:rFonts w:ascii="Gill Sans Nova" w:eastAsia="Calibri" w:hAnsi="Gill Sans Nova" w:cs="Quire Sans"/>
          <w:b/>
          <w:bCs/>
          <w:szCs w:val="22"/>
          <w14:ligatures w14:val="none"/>
        </w:rPr>
        <w:t>Developing a Stakeholder Engagement Plan</w:t>
      </w:r>
      <w:r w:rsidRPr="00C41BF9">
        <w:rPr>
          <w:rFonts w:ascii="Gill Sans Nova" w:eastAsia="Calibri" w:hAnsi="Gill Sans Nova" w:cs="Quire Sans"/>
          <w:b/>
          <w:bCs/>
          <w:szCs w:val="22"/>
          <w14:ligatures w14:val="none"/>
        </w:rPr>
        <w:br/>
        <w:t>The plan should outline:</w:t>
      </w:r>
    </w:p>
    <w:p w14:paraId="35C8109B" w14:textId="77777777" w:rsidR="00C41BF9" w:rsidRPr="00C41BF9" w:rsidRDefault="00C41BF9" w:rsidP="00C41BF9">
      <w:pPr>
        <w:numPr>
          <w:ilvl w:val="0"/>
          <w:numId w:val="110"/>
        </w:numPr>
        <w:spacing w:line="259" w:lineRule="auto"/>
        <w:jc w:val="both"/>
        <w:rPr>
          <w:rFonts w:ascii="Gill Sans Nova" w:eastAsia="Calibri" w:hAnsi="Gill Sans Nova" w:cs="Quire Sans"/>
          <w:b/>
          <w:bCs/>
          <w:szCs w:val="22"/>
          <w14:ligatures w14:val="none"/>
        </w:rPr>
      </w:pPr>
      <w:r w:rsidRPr="00C41BF9">
        <w:rPr>
          <w:rFonts w:ascii="Gill Sans Nova" w:eastAsia="Calibri" w:hAnsi="Gill Sans Nova" w:cs="Quire Sans"/>
          <w:b/>
          <w:bCs/>
          <w:szCs w:val="22"/>
          <w14:ligatures w14:val="none"/>
        </w:rPr>
        <w:t>Who: Internal and external stakeholders.</w:t>
      </w:r>
    </w:p>
    <w:p w14:paraId="5731E81E" w14:textId="77777777" w:rsidR="00C41BF9" w:rsidRPr="00C41BF9" w:rsidRDefault="00C41BF9" w:rsidP="00C41BF9">
      <w:pPr>
        <w:numPr>
          <w:ilvl w:val="0"/>
          <w:numId w:val="110"/>
        </w:numPr>
        <w:spacing w:line="259" w:lineRule="auto"/>
        <w:jc w:val="both"/>
        <w:rPr>
          <w:rFonts w:ascii="Gill Sans Nova" w:eastAsia="Calibri" w:hAnsi="Gill Sans Nova" w:cs="Quire Sans"/>
          <w:b/>
          <w:bCs/>
          <w:szCs w:val="22"/>
          <w14:ligatures w14:val="none"/>
        </w:rPr>
      </w:pPr>
      <w:r w:rsidRPr="00C41BF9">
        <w:rPr>
          <w:rFonts w:ascii="Gill Sans Nova" w:eastAsia="Calibri" w:hAnsi="Gill Sans Nova" w:cs="Quire Sans"/>
          <w:b/>
          <w:bCs/>
          <w:szCs w:val="22"/>
          <w14:ligatures w14:val="none"/>
        </w:rPr>
        <w:t>How: Surveys, interviews, emails, public forums.</w:t>
      </w:r>
    </w:p>
    <w:p w14:paraId="30A2B0A0" w14:textId="77777777" w:rsidR="00C41BF9" w:rsidRPr="00C41BF9" w:rsidRDefault="00C41BF9" w:rsidP="00C41BF9">
      <w:pPr>
        <w:numPr>
          <w:ilvl w:val="0"/>
          <w:numId w:val="110"/>
        </w:numPr>
        <w:spacing w:line="259" w:lineRule="auto"/>
        <w:jc w:val="both"/>
        <w:rPr>
          <w:rFonts w:ascii="Gill Sans Nova" w:eastAsia="Calibri" w:hAnsi="Gill Sans Nova" w:cs="Quire Sans"/>
          <w:b/>
          <w:bCs/>
          <w:szCs w:val="22"/>
          <w14:ligatures w14:val="none"/>
        </w:rPr>
      </w:pPr>
      <w:r w:rsidRPr="00C41BF9">
        <w:rPr>
          <w:rFonts w:ascii="Gill Sans Nova" w:eastAsia="Calibri" w:hAnsi="Gill Sans Nova" w:cs="Quire Sans"/>
          <w:b/>
          <w:bCs/>
          <w:szCs w:val="22"/>
          <w14:ligatures w14:val="none"/>
        </w:rPr>
        <w:t>What: Information needed (ESG issues prioritization).</w:t>
      </w:r>
    </w:p>
    <w:p w14:paraId="6C5EA8EA" w14:textId="77777777" w:rsidR="00C41BF9" w:rsidRPr="00C41BF9" w:rsidRDefault="00C41BF9" w:rsidP="00C41BF9">
      <w:pPr>
        <w:numPr>
          <w:ilvl w:val="0"/>
          <w:numId w:val="110"/>
        </w:numPr>
        <w:spacing w:line="259" w:lineRule="auto"/>
        <w:jc w:val="both"/>
        <w:rPr>
          <w:rFonts w:ascii="Gill Sans Nova" w:eastAsia="Calibri" w:hAnsi="Gill Sans Nova" w:cs="Quire Sans"/>
          <w:b/>
          <w:bCs/>
          <w:szCs w:val="22"/>
          <w14:ligatures w14:val="none"/>
        </w:rPr>
      </w:pPr>
      <w:r w:rsidRPr="00C41BF9">
        <w:rPr>
          <w:rFonts w:ascii="Gill Sans Nova" w:eastAsia="Calibri" w:hAnsi="Gill Sans Nova" w:cs="Quire Sans"/>
          <w:b/>
          <w:bCs/>
          <w:szCs w:val="22"/>
          <w14:ligatures w14:val="none"/>
        </w:rPr>
        <w:t>When: Timeline for engagement</w:t>
      </w:r>
    </w:p>
    <w:p w14:paraId="0682FB18" w14:textId="77777777" w:rsidR="00C41BF9" w:rsidRPr="00C41BF9" w:rsidRDefault="00C41BF9" w:rsidP="00C41BF9">
      <w:p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Tip:</w:t>
      </w:r>
      <w:r w:rsidRPr="00C41BF9">
        <w:rPr>
          <w:rFonts w:ascii="Gill Sans Nova" w:eastAsia="Calibri" w:hAnsi="Gill Sans Nova" w:cs="Quire Sans"/>
          <w:szCs w:val="22"/>
          <w14:ligatures w14:val="none"/>
        </w:rPr>
        <w:t xml:space="preserve"> Ensure that your engagement methods are inclusive and accessible. For example, providing translated materials or offering virtual participation options can help to ensure broader involvement from diverse stakeholder groups.</w:t>
      </w:r>
    </w:p>
    <w:p w14:paraId="69E7725A" w14:textId="77777777" w:rsidR="00C41BF9" w:rsidRPr="00C41BF9" w:rsidRDefault="00000000" w:rsidP="00C41BF9">
      <w:pPr>
        <w:spacing w:line="259" w:lineRule="auto"/>
        <w:jc w:val="both"/>
        <w:rPr>
          <w:rFonts w:ascii="Gill Sans Nova" w:eastAsia="Calibri" w:hAnsi="Gill Sans Nova" w:cs="Quire Sans"/>
          <w:szCs w:val="22"/>
          <w14:ligatures w14:val="none"/>
        </w:rPr>
      </w:pPr>
      <w:r>
        <w:rPr>
          <w:rFonts w:ascii="Gill Sans Nova" w:eastAsia="Calibri" w:hAnsi="Gill Sans Nova" w:cs="Quire Sans"/>
          <w:szCs w:val="22"/>
          <w14:ligatures w14:val="none"/>
        </w:rPr>
        <w:pict w14:anchorId="51DD2694">
          <v:rect id="_x0000_i1025" style="width:0;height:1.5pt" o:hralign="center" o:hrstd="t" o:hr="t" fillcolor="#a0a0a0" stroked="f"/>
        </w:pict>
      </w:r>
    </w:p>
    <w:p w14:paraId="6F1ACE18" w14:textId="77777777" w:rsidR="00C41BF9" w:rsidRPr="00C41BF9" w:rsidRDefault="00C41BF9" w:rsidP="00C41BF9">
      <w:pPr>
        <w:keepNext/>
        <w:keepLines/>
        <w:spacing w:before="160" w:after="80" w:line="259" w:lineRule="auto"/>
        <w:outlineLvl w:val="2"/>
        <w:rPr>
          <w:rFonts w:ascii="Gill Sans Nova" w:eastAsia="Times New Roman" w:hAnsi="Gill Sans Nova" w:cs="Times New Roman"/>
          <w:color w:val="2F5496"/>
          <w:sz w:val="28"/>
          <w:szCs w:val="28"/>
          <w14:ligatures w14:val="none"/>
        </w:rPr>
      </w:pPr>
      <w:r w:rsidRPr="00C41BF9">
        <w:rPr>
          <w:rFonts w:ascii="Gill Sans Nova" w:eastAsia="Times New Roman" w:hAnsi="Gill Sans Nova" w:cs="Times New Roman"/>
          <w:color w:val="2F5496"/>
          <w:sz w:val="28"/>
          <w:szCs w:val="28"/>
          <w14:ligatures w14:val="none"/>
        </w:rPr>
        <w:t>Step 4: Analyze and Rank ESG Issues</w:t>
      </w:r>
    </w:p>
    <w:p w14:paraId="72616208" w14:textId="77777777" w:rsidR="00C41BF9" w:rsidRPr="00C41BF9" w:rsidRDefault="00C41BF9" w:rsidP="00C41BF9">
      <w:p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szCs w:val="22"/>
          <w14:ligatures w14:val="none"/>
        </w:rPr>
        <w:t xml:space="preserve">After gathering feedback from stakeholders, it is time to </w:t>
      </w:r>
      <w:r w:rsidRPr="00C41BF9">
        <w:rPr>
          <w:rFonts w:ascii="Gill Sans Nova" w:eastAsia="Calibri" w:hAnsi="Gill Sans Nova" w:cs="Quire Sans"/>
          <w:b/>
          <w:bCs/>
          <w:szCs w:val="22"/>
          <w14:ligatures w14:val="none"/>
        </w:rPr>
        <w:t>analyse and prioritise the ESG issues</w:t>
      </w:r>
      <w:r w:rsidRPr="00C41BF9">
        <w:rPr>
          <w:rFonts w:ascii="Gill Sans Nova" w:eastAsia="Calibri" w:hAnsi="Gill Sans Nova" w:cs="Quire Sans"/>
          <w:szCs w:val="22"/>
          <w14:ligatures w14:val="none"/>
        </w:rPr>
        <w:t>. This step involves identifying which issues are most critical to both the company’s success and its stakeholders’ concerns..</w:t>
      </w:r>
    </w:p>
    <w:p w14:paraId="1CFABBBA" w14:textId="77777777" w:rsidR="00C41BF9" w:rsidRPr="00C41BF9" w:rsidRDefault="00C41BF9" w:rsidP="00C41BF9">
      <w:p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Using a Materiality Matrix</w:t>
      </w:r>
    </w:p>
    <w:p w14:paraId="5A009AEC" w14:textId="77777777" w:rsidR="00C41BF9" w:rsidRPr="00C41BF9" w:rsidRDefault="00C41BF9" w:rsidP="00C41BF9">
      <w:p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kern w:val="0"/>
          <w14:ligatures w14:val="none"/>
        </w:rPr>
        <w:t xml:space="preserve">A </w:t>
      </w:r>
      <w:r w:rsidRPr="00C41BF9">
        <w:rPr>
          <w:rFonts w:ascii="Gill Sans Nova" w:eastAsia="Times New Roman" w:hAnsi="Gill Sans Nova" w:cs="Quire Sans"/>
          <w:b/>
          <w:bCs/>
          <w:kern w:val="0"/>
          <w14:ligatures w14:val="none"/>
        </w:rPr>
        <w:t>Materiality Matrix</w:t>
      </w:r>
      <w:r w:rsidRPr="00C41BF9">
        <w:rPr>
          <w:rFonts w:ascii="Gill Sans Nova" w:eastAsia="Times New Roman" w:hAnsi="Gill Sans Nova" w:cs="Quire Sans"/>
          <w:kern w:val="0"/>
          <w14:ligatures w14:val="none"/>
        </w:rPr>
        <w:t xml:space="preserve"> is a visual tool used to plot ESG issues according to their importance to stakeholders (horizontal axis) and their impact on the business (vertical axis). Here is how to interpret the matrix:</w:t>
      </w:r>
    </w:p>
    <w:p w14:paraId="64442D18" w14:textId="77777777" w:rsidR="00C41BF9" w:rsidRPr="00C41BF9" w:rsidRDefault="00C41BF9" w:rsidP="00C41BF9">
      <w:pPr>
        <w:numPr>
          <w:ilvl w:val="0"/>
          <w:numId w:val="87"/>
        </w:num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Upper right quadrant</w:t>
      </w:r>
      <w:r w:rsidRPr="00C41BF9">
        <w:rPr>
          <w:rFonts w:ascii="Gill Sans Nova" w:eastAsia="Times New Roman" w:hAnsi="Gill Sans Nova" w:cs="Quire Sans"/>
          <w:kern w:val="0"/>
          <w14:ligatures w14:val="none"/>
        </w:rPr>
        <w:t>: High importance to stakeholders, high impact on the business (These are your top priorities).</w:t>
      </w:r>
    </w:p>
    <w:p w14:paraId="2682D7FF" w14:textId="77777777" w:rsidR="00C41BF9" w:rsidRPr="00C41BF9" w:rsidRDefault="00C41BF9" w:rsidP="00C41BF9">
      <w:pPr>
        <w:numPr>
          <w:ilvl w:val="0"/>
          <w:numId w:val="87"/>
        </w:num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lastRenderedPageBreak/>
        <w:t>Lower left quadrant</w:t>
      </w:r>
      <w:r w:rsidRPr="00C41BF9">
        <w:rPr>
          <w:rFonts w:ascii="Gill Sans Nova" w:eastAsia="Times New Roman" w:hAnsi="Gill Sans Nova" w:cs="Quire Sans"/>
          <w:kern w:val="0"/>
          <w14:ligatures w14:val="none"/>
        </w:rPr>
        <w:t>: Low importance to stakeholders, low impact on the business (These issues can be deprioritized).</w:t>
      </w:r>
    </w:p>
    <w:p w14:paraId="04A52928" w14:textId="77777777" w:rsidR="00C41BF9" w:rsidRPr="00C41BF9" w:rsidRDefault="00C41BF9" w:rsidP="00C41BF9">
      <w:pPr>
        <w:numPr>
          <w:ilvl w:val="0"/>
          <w:numId w:val="87"/>
        </w:num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Upper left quadrant</w:t>
      </w:r>
      <w:r w:rsidRPr="00C41BF9">
        <w:rPr>
          <w:rFonts w:ascii="Gill Sans Nova" w:eastAsia="Times New Roman" w:hAnsi="Gill Sans Nova" w:cs="Quire Sans"/>
          <w:kern w:val="0"/>
          <w14:ligatures w14:val="none"/>
        </w:rPr>
        <w:t>: High importance to stakeholders, low business impact (Monitor but allocate fewer resources).</w:t>
      </w:r>
    </w:p>
    <w:p w14:paraId="4F289D00" w14:textId="77777777" w:rsidR="00C41BF9" w:rsidRPr="00C41BF9" w:rsidRDefault="00C41BF9" w:rsidP="00C41BF9">
      <w:pPr>
        <w:numPr>
          <w:ilvl w:val="0"/>
          <w:numId w:val="87"/>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Times New Roman" w:hAnsi="Gill Sans Nova" w:cs="Quire Sans"/>
          <w:kern w:val="0"/>
          <w14:ligatures w14:val="none"/>
        </w:rPr>
        <w:t>Lower</w:t>
      </w:r>
      <w:r w:rsidRPr="00C41BF9">
        <w:rPr>
          <w:rFonts w:ascii="Gill Sans Nova" w:eastAsia="Calibri" w:hAnsi="Gill Sans Nova" w:cs="Quire Sans"/>
          <w:b/>
          <w:bCs/>
          <w:szCs w:val="22"/>
          <w14:ligatures w14:val="none"/>
        </w:rPr>
        <w:t xml:space="preserve"> right quadrant</w:t>
      </w:r>
      <w:r w:rsidRPr="00C41BF9">
        <w:rPr>
          <w:rFonts w:ascii="Gill Sans Nova" w:eastAsia="Calibri" w:hAnsi="Gill Sans Nova" w:cs="Quire Sans"/>
          <w:szCs w:val="22"/>
          <w14:ligatures w14:val="none"/>
        </w:rPr>
        <w:t>: Low importance to stakeholders, high business impact (Monitor closely).</w:t>
      </w:r>
    </w:p>
    <w:p w14:paraId="641BEF0D" w14:textId="77777777" w:rsidR="00C41BF9" w:rsidRPr="00C41BF9" w:rsidRDefault="00C41BF9" w:rsidP="00C41BF9">
      <w:pPr>
        <w:spacing w:before="100" w:beforeAutospacing="1" w:after="100" w:afterAutospacing="1" w:line="240" w:lineRule="auto"/>
        <w:jc w:val="both"/>
        <w:rPr>
          <w:rFonts w:ascii="Gill Sans Nova" w:eastAsia="Calibri" w:hAnsi="Gill Sans Nova" w:cs="Quire Sans"/>
          <w:b/>
          <w:bCs/>
          <w:szCs w:val="22"/>
          <w14:ligatures w14:val="none"/>
        </w:rPr>
      </w:pPr>
      <w:r w:rsidRPr="00C41BF9">
        <w:rPr>
          <w:rFonts w:ascii="Gill Sans Nova" w:eastAsia="Calibri" w:hAnsi="Gill Sans Nova" w:cs="Quire Sans"/>
          <w:b/>
          <w:bCs/>
          <w:noProof/>
          <w:szCs w:val="22"/>
          <w14:ligatures w14:val="none"/>
        </w:rPr>
        <w:drawing>
          <wp:anchor distT="0" distB="0" distL="114300" distR="114300" simplePos="0" relativeHeight="251703296" behindDoc="0" locked="0" layoutInCell="1" allowOverlap="1" wp14:anchorId="778DB268" wp14:editId="12022551">
            <wp:simplePos x="0" y="0"/>
            <wp:positionH relativeFrom="column">
              <wp:posOffset>-114300</wp:posOffset>
            </wp:positionH>
            <wp:positionV relativeFrom="paragraph">
              <wp:posOffset>66675</wp:posOffset>
            </wp:positionV>
            <wp:extent cx="3762375" cy="3762375"/>
            <wp:effectExtent l="0" t="0" r="9525" b="9525"/>
            <wp:wrapSquare wrapText="bothSides"/>
            <wp:docPr id="1248009084" name="Picture 1248009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762375" cy="3762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AEAEB3" w14:textId="77777777" w:rsidR="00C41BF9" w:rsidRPr="00C41BF9" w:rsidRDefault="00C41BF9" w:rsidP="00C41BF9">
      <w:p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Example:</w:t>
      </w:r>
      <w:r w:rsidRPr="00C41BF9">
        <w:rPr>
          <w:rFonts w:ascii="Gill Sans Nova" w:eastAsia="Calibri" w:hAnsi="Gill Sans Nova" w:cs="Quire Sans"/>
          <w:szCs w:val="22"/>
          <w14:ligatures w14:val="none"/>
        </w:rPr>
        <w:t xml:space="preserve"> For an aviation company, </w:t>
      </w:r>
      <w:r w:rsidRPr="00C41BF9">
        <w:rPr>
          <w:rFonts w:ascii="Gill Sans Nova" w:eastAsia="Calibri" w:hAnsi="Gill Sans Nova" w:cs="Quire Sans"/>
          <w:b/>
          <w:bCs/>
          <w:szCs w:val="22"/>
          <w14:ligatures w14:val="none"/>
        </w:rPr>
        <w:t>carbon emissions</w:t>
      </w:r>
      <w:r w:rsidRPr="00C41BF9">
        <w:rPr>
          <w:rFonts w:ascii="Gill Sans Nova" w:eastAsia="Calibri" w:hAnsi="Gill Sans Nova" w:cs="Quire Sans"/>
          <w:szCs w:val="22"/>
          <w14:ligatures w14:val="none"/>
        </w:rPr>
        <w:t xml:space="preserve"> may appear in the upper-right quadrant, reflecting their high importance to both stakeholders and the business. </w:t>
      </w:r>
      <w:r w:rsidRPr="00C41BF9">
        <w:rPr>
          <w:rFonts w:ascii="Gill Sans Nova" w:eastAsia="Calibri" w:hAnsi="Gill Sans Nova" w:cs="Quire Sans"/>
          <w:b/>
          <w:bCs/>
          <w:szCs w:val="22"/>
          <w14:ligatures w14:val="none"/>
        </w:rPr>
        <w:t>Conversely</w:t>
      </w:r>
      <w:r w:rsidRPr="00C41BF9">
        <w:rPr>
          <w:rFonts w:ascii="Gill Sans Nova" w:eastAsia="Calibri" w:hAnsi="Gill Sans Nova" w:cs="Quire Sans"/>
          <w:szCs w:val="22"/>
          <w14:ligatures w14:val="none"/>
        </w:rPr>
        <w:t xml:space="preserve">, an issue such as </w:t>
      </w:r>
      <w:r w:rsidRPr="00C41BF9">
        <w:rPr>
          <w:rFonts w:ascii="Gill Sans Nova" w:eastAsia="Calibri" w:hAnsi="Gill Sans Nova" w:cs="Quire Sans"/>
          <w:b/>
          <w:bCs/>
          <w:szCs w:val="22"/>
          <w14:ligatures w14:val="none"/>
        </w:rPr>
        <w:t>water consumption</w:t>
      </w:r>
      <w:r w:rsidRPr="00C41BF9">
        <w:rPr>
          <w:rFonts w:ascii="Gill Sans Nova" w:eastAsia="Calibri" w:hAnsi="Gill Sans Nova" w:cs="Quire Sans"/>
          <w:szCs w:val="22"/>
          <w14:ligatures w14:val="none"/>
        </w:rPr>
        <w:t xml:space="preserve"> at airports may fall into the lower-right quadrant, as it has a significant operational impact but is of lesser concern to stakeholders.</w:t>
      </w:r>
    </w:p>
    <w:p w14:paraId="2E70CEDD" w14:textId="77777777" w:rsidR="00C41BF9" w:rsidRPr="00C41BF9" w:rsidRDefault="00C41BF9" w:rsidP="00C41BF9">
      <w:pPr>
        <w:spacing w:before="100" w:beforeAutospacing="1" w:after="100" w:afterAutospacing="1" w:line="240" w:lineRule="auto"/>
        <w:jc w:val="both"/>
        <w:rPr>
          <w:rFonts w:ascii="Gill Sans Nova" w:eastAsia="Calibri" w:hAnsi="Gill Sans Nova" w:cs="Quire Sans"/>
          <w:szCs w:val="22"/>
          <w14:ligatures w14:val="none"/>
        </w:rPr>
      </w:pPr>
    </w:p>
    <w:p w14:paraId="38BCB2DA" w14:textId="77777777" w:rsidR="00C41BF9" w:rsidRPr="00C41BF9" w:rsidRDefault="00C41BF9" w:rsidP="00C41BF9">
      <w:pPr>
        <w:spacing w:before="100" w:beforeAutospacing="1" w:after="100" w:afterAutospacing="1" w:line="240" w:lineRule="auto"/>
        <w:jc w:val="both"/>
        <w:rPr>
          <w:rFonts w:ascii="Gill Sans Nova" w:eastAsia="Calibri" w:hAnsi="Gill Sans Nova" w:cs="Quire Sans"/>
          <w:szCs w:val="22"/>
          <w14:ligatures w14:val="none"/>
        </w:rPr>
      </w:pPr>
    </w:p>
    <w:p w14:paraId="3A26225F" w14:textId="77777777" w:rsidR="00C41BF9" w:rsidRPr="00C41BF9" w:rsidRDefault="00C41BF9" w:rsidP="00C41BF9">
      <w:pPr>
        <w:spacing w:before="100" w:beforeAutospacing="1" w:after="100" w:afterAutospacing="1" w:line="240" w:lineRule="auto"/>
        <w:jc w:val="both"/>
        <w:rPr>
          <w:rFonts w:ascii="Gill Sans Nova" w:eastAsia="Calibri" w:hAnsi="Gill Sans Nova" w:cs="Quire Sans"/>
          <w:szCs w:val="22"/>
          <w14:ligatures w14:val="none"/>
        </w:rPr>
      </w:pPr>
    </w:p>
    <w:p w14:paraId="640173CC" w14:textId="77777777" w:rsidR="00C41BF9" w:rsidRPr="00C41BF9" w:rsidRDefault="00C41BF9" w:rsidP="00C41BF9">
      <w:pPr>
        <w:keepNext/>
        <w:keepLines/>
        <w:spacing w:before="40" w:after="0" w:line="259" w:lineRule="auto"/>
        <w:jc w:val="both"/>
        <w:outlineLvl w:val="3"/>
        <w:rPr>
          <w:rFonts w:ascii="Gill Sans Nova" w:eastAsia="Times New Roman" w:hAnsi="Gill Sans Nova" w:cs="Quire Sans"/>
          <w:i/>
          <w:iCs/>
          <w:color w:val="2F5496"/>
          <w:szCs w:val="22"/>
          <w14:ligatures w14:val="none"/>
        </w:rPr>
      </w:pPr>
    </w:p>
    <w:p w14:paraId="26C4386C" w14:textId="77777777" w:rsidR="00C41BF9" w:rsidRPr="00C41BF9" w:rsidRDefault="00C41BF9" w:rsidP="00C41BF9">
      <w:pPr>
        <w:spacing w:line="259" w:lineRule="auto"/>
        <w:rPr>
          <w:rFonts w:ascii="Gill Sans Nova" w:eastAsia="Calibri" w:hAnsi="Gill Sans Nova" w:cs="Arial"/>
          <w:b/>
          <w:bCs/>
          <w:szCs w:val="22"/>
          <w:u w:val="single"/>
          <w14:ligatures w14:val="none"/>
        </w:rPr>
      </w:pPr>
    </w:p>
    <w:p w14:paraId="50B53C82" w14:textId="77777777" w:rsidR="00C41BF9" w:rsidRPr="00C41BF9" w:rsidRDefault="00C41BF9" w:rsidP="00C41BF9">
      <w:pPr>
        <w:spacing w:line="259" w:lineRule="auto"/>
        <w:rPr>
          <w:rFonts w:ascii="Gill Sans Nova" w:eastAsia="Calibri" w:hAnsi="Gill Sans Nova" w:cs="Arial"/>
          <w:b/>
          <w:bCs/>
          <w:kern w:val="0"/>
          <w:szCs w:val="22"/>
          <w:u w:val="single"/>
          <w14:ligatures w14:val="none"/>
        </w:rPr>
      </w:pPr>
      <w:r w:rsidRPr="00C41BF9">
        <w:rPr>
          <w:rFonts w:ascii="Gill Sans Nova" w:eastAsia="Calibri" w:hAnsi="Gill Sans Nova" w:cs="Arial"/>
          <w:b/>
          <w:bCs/>
          <w:szCs w:val="22"/>
          <w:u w:val="single"/>
          <w14:ligatures w14:val="none"/>
        </w:rPr>
        <w:t>Steps to Build a Materiality Matrix</w:t>
      </w:r>
    </w:p>
    <w:p w14:paraId="53DF26AF" w14:textId="77777777" w:rsidR="00C41BF9" w:rsidRPr="00C41BF9" w:rsidRDefault="00C41BF9" w:rsidP="00C41BF9">
      <w:pPr>
        <w:numPr>
          <w:ilvl w:val="0"/>
          <w:numId w:val="88"/>
        </w:num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Plot your issues</w:t>
      </w:r>
      <w:r w:rsidRPr="00C41BF9">
        <w:rPr>
          <w:rFonts w:ascii="Gill Sans Nova" w:eastAsia="Times New Roman" w:hAnsi="Gill Sans Nova" w:cs="Quire Sans"/>
          <w:kern w:val="0"/>
          <w14:ligatures w14:val="none"/>
        </w:rPr>
        <w:t>: Use your stakeholder feedback and business analysis to plot each ESG issue on the matrix based on two dimensions: stakeholder interest and business impact.</w:t>
      </w:r>
    </w:p>
    <w:p w14:paraId="32DBF126" w14:textId="77777777" w:rsidR="00C41BF9" w:rsidRPr="00C41BF9" w:rsidRDefault="00C41BF9" w:rsidP="00C41BF9">
      <w:pPr>
        <w:numPr>
          <w:ilvl w:val="0"/>
          <w:numId w:val="88"/>
        </w:num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Determine priorities:</w:t>
      </w:r>
      <w:r w:rsidRPr="00C41BF9">
        <w:rPr>
          <w:rFonts w:ascii="Gill Sans Nova" w:eastAsia="Times New Roman" w:hAnsi="Gill Sans Nova" w:cs="Quire Sans"/>
          <w:kern w:val="0"/>
          <w14:ligatures w14:val="none"/>
        </w:rPr>
        <w:t xml:space="preserve"> The upper right quadrant of the matrix (high impact on business, high importance to stakeholders) should be the focus of your ESG strategy.</w:t>
      </w:r>
    </w:p>
    <w:p w14:paraId="3ABF1606" w14:textId="77777777" w:rsidR="00C41BF9" w:rsidRPr="00C41BF9" w:rsidRDefault="00C41BF9" w:rsidP="00C41BF9">
      <w:pPr>
        <w:numPr>
          <w:ilvl w:val="0"/>
          <w:numId w:val="88"/>
        </w:num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Communicate findings:</w:t>
      </w:r>
      <w:r w:rsidRPr="00C41BF9">
        <w:rPr>
          <w:rFonts w:ascii="Gill Sans Nova" w:eastAsia="Times New Roman" w:hAnsi="Gill Sans Nova" w:cs="Quire Sans"/>
          <w:kern w:val="0"/>
          <w14:ligatures w14:val="none"/>
        </w:rPr>
        <w:t xml:space="preserve"> Once the matrix is developed, communicate these findings internally to ensure alignment across teams. The materiality matrix serves as a visual tool that simplifies decision-making and clarifies priorities.</w:t>
      </w:r>
    </w:p>
    <w:p w14:paraId="4FBCA824" w14:textId="77777777" w:rsidR="00C41BF9" w:rsidRPr="00C41BF9" w:rsidRDefault="00000000" w:rsidP="00C41BF9">
      <w:pPr>
        <w:spacing w:line="259" w:lineRule="auto"/>
        <w:jc w:val="both"/>
        <w:rPr>
          <w:rFonts w:ascii="Gill Sans Nova" w:eastAsia="Calibri" w:hAnsi="Gill Sans Nova" w:cs="Quire Sans"/>
          <w:szCs w:val="22"/>
          <w14:ligatures w14:val="none"/>
        </w:rPr>
      </w:pPr>
      <w:r>
        <w:rPr>
          <w:rFonts w:ascii="Gill Sans Nova" w:eastAsia="Calibri" w:hAnsi="Gill Sans Nova" w:cs="Quire Sans"/>
          <w:szCs w:val="22"/>
          <w14:ligatures w14:val="none"/>
        </w:rPr>
        <w:pict w14:anchorId="2C1DDD79">
          <v:rect id="_x0000_i1026" style="width:0;height:1.5pt" o:hralign="center" o:hrstd="t" o:hr="t" fillcolor="#a0a0a0" stroked="f"/>
        </w:pict>
      </w:r>
    </w:p>
    <w:p w14:paraId="138B3D41" w14:textId="77777777" w:rsidR="00C41BF9" w:rsidRPr="00C41BF9" w:rsidRDefault="00C41BF9" w:rsidP="00C41BF9">
      <w:pPr>
        <w:keepNext/>
        <w:keepLines/>
        <w:spacing w:before="160" w:after="80" w:line="259" w:lineRule="auto"/>
        <w:outlineLvl w:val="1"/>
        <w:rPr>
          <w:rFonts w:ascii="Gill Sans Nova" w:eastAsia="Times New Roman" w:hAnsi="Gill Sans Nova" w:cs="Times New Roman"/>
          <w:b/>
          <w:bCs/>
          <w:color w:val="000000"/>
          <w:sz w:val="28"/>
          <w:szCs w:val="32"/>
          <w14:ligatures w14:val="none"/>
        </w:rPr>
      </w:pPr>
      <w:r w:rsidRPr="00C41BF9">
        <w:rPr>
          <w:rFonts w:ascii="Gill Sans Nova" w:eastAsia="Times New Roman" w:hAnsi="Gill Sans Nova" w:cs="Times New Roman"/>
          <w:b/>
          <w:bCs/>
          <w:color w:val="000000"/>
          <w:sz w:val="28"/>
          <w:szCs w:val="32"/>
          <w14:ligatures w14:val="none"/>
        </w:rPr>
        <w:lastRenderedPageBreak/>
        <w:t>4.3 Validating Findings with Leadership</w:t>
      </w:r>
    </w:p>
    <w:p w14:paraId="5FB9A7B9" w14:textId="77777777" w:rsidR="00C41BF9" w:rsidRPr="00C41BF9" w:rsidRDefault="00C41BF9" w:rsidP="00C41BF9">
      <w:p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szCs w:val="22"/>
          <w14:ligatures w14:val="none"/>
        </w:rPr>
        <w:t xml:space="preserve">After analysing and ranking ESG issues, the next critical step is to </w:t>
      </w:r>
      <w:r w:rsidRPr="00C41BF9">
        <w:rPr>
          <w:rFonts w:ascii="Gill Sans Nova" w:eastAsia="Calibri" w:hAnsi="Gill Sans Nova" w:cs="Quire Sans"/>
          <w:b/>
          <w:bCs/>
          <w:szCs w:val="22"/>
          <w14:ligatures w14:val="none"/>
        </w:rPr>
        <w:t>validate the findings with the leadership team</w:t>
      </w:r>
      <w:r w:rsidRPr="00C41BF9">
        <w:rPr>
          <w:rFonts w:ascii="Gill Sans Nova" w:eastAsia="Calibri" w:hAnsi="Gill Sans Nova" w:cs="Quire Sans"/>
          <w:szCs w:val="22"/>
          <w14:ligatures w14:val="none"/>
        </w:rPr>
        <w:t>. This ensures that the materiality assessment aligns with the company’s strategic objectives and resource capabilities.</w:t>
      </w:r>
    </w:p>
    <w:p w14:paraId="70645E7D" w14:textId="77777777" w:rsidR="00C41BF9" w:rsidRPr="00C41BF9" w:rsidRDefault="00C41BF9" w:rsidP="00C41BF9">
      <w:pPr>
        <w:spacing w:line="259" w:lineRule="auto"/>
        <w:jc w:val="both"/>
        <w:rPr>
          <w:rFonts w:ascii="Gill Sans Nova" w:eastAsia="Calibri" w:hAnsi="Gill Sans Nova" w:cs="Quire Sans"/>
          <w:szCs w:val="22"/>
          <w:u w:val="single"/>
          <w14:ligatures w14:val="none"/>
        </w:rPr>
      </w:pPr>
      <w:r w:rsidRPr="00C41BF9">
        <w:rPr>
          <w:rFonts w:ascii="Gill Sans Nova" w:eastAsia="Calibri" w:hAnsi="Gill Sans Nova" w:cs="Quire Sans"/>
          <w:szCs w:val="22"/>
          <w:u w:val="single"/>
          <w14:ligatures w14:val="none"/>
        </w:rPr>
        <w:t>Why Validation with Leadership is Crucial</w:t>
      </w:r>
    </w:p>
    <w:p w14:paraId="5589CC08" w14:textId="77777777" w:rsidR="00C41BF9" w:rsidRPr="00C41BF9" w:rsidRDefault="00C41BF9" w:rsidP="00C41BF9">
      <w:p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kern w:val="0"/>
          <w14:ligatures w14:val="none"/>
        </w:rPr>
        <w:t>Without leadership buy-in, even the most well-crafted ESG strategies can falter. The validation process allows for:</w:t>
      </w:r>
    </w:p>
    <w:p w14:paraId="22653B08" w14:textId="77777777" w:rsidR="00C41BF9" w:rsidRPr="00C41BF9" w:rsidRDefault="00C41BF9" w:rsidP="00C41BF9">
      <w:pPr>
        <w:numPr>
          <w:ilvl w:val="0"/>
          <w:numId w:val="89"/>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Strategic Alignment</w:t>
      </w:r>
      <w:r w:rsidRPr="00C41BF9">
        <w:rPr>
          <w:rFonts w:ascii="Gill Sans Nova" w:eastAsia="Calibri" w:hAnsi="Gill Sans Nova" w:cs="Quire Sans"/>
          <w:szCs w:val="22"/>
          <w14:ligatures w14:val="none"/>
        </w:rPr>
        <w:t>: Strategic Alignment: Ensuring that prioritized ESG issues align with the company’s long-term goals and risk tolerance.</w:t>
      </w:r>
    </w:p>
    <w:p w14:paraId="20965981" w14:textId="77777777" w:rsidR="00C41BF9" w:rsidRPr="00C41BF9" w:rsidRDefault="00C41BF9" w:rsidP="00C41BF9">
      <w:pPr>
        <w:numPr>
          <w:ilvl w:val="0"/>
          <w:numId w:val="89"/>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Resource Allocation:</w:t>
      </w:r>
      <w:r w:rsidRPr="00C41BF9">
        <w:rPr>
          <w:rFonts w:ascii="Gill Sans Nova" w:eastAsia="Calibri" w:hAnsi="Gill Sans Nova" w:cs="Quire Sans"/>
          <w:szCs w:val="22"/>
          <w14:ligatures w14:val="none"/>
        </w:rPr>
        <w:t xml:space="preserve"> Leadership needs to decide how to allocate financial and human resources to address these material issues effectively.</w:t>
      </w:r>
    </w:p>
    <w:p w14:paraId="42F47B29" w14:textId="77777777" w:rsidR="00C41BF9" w:rsidRPr="00C41BF9" w:rsidRDefault="00C41BF9" w:rsidP="00C41BF9">
      <w:pPr>
        <w:numPr>
          <w:ilvl w:val="0"/>
          <w:numId w:val="89"/>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Long-Term Buy-In:</w:t>
      </w:r>
      <w:r w:rsidRPr="00C41BF9">
        <w:rPr>
          <w:rFonts w:ascii="Gill Sans Nova" w:eastAsia="Calibri" w:hAnsi="Gill Sans Nova" w:cs="Quire Sans"/>
          <w:szCs w:val="22"/>
          <w14:ligatures w14:val="none"/>
        </w:rPr>
        <w:t xml:space="preserve"> Leadership must fully understand and commit to addressing material ESG issues. They need to ensure that sustainability goals are integrated into </w:t>
      </w:r>
      <w:r w:rsidRPr="00C41BF9">
        <w:rPr>
          <w:rFonts w:ascii="Gill Sans Nova" w:eastAsia="Calibri" w:hAnsi="Gill Sans Nova" w:cs="Quire Sans"/>
          <w:b/>
          <w:bCs/>
          <w:szCs w:val="22"/>
          <w14:ligatures w14:val="none"/>
        </w:rPr>
        <w:t>day-to-day decision-making</w:t>
      </w:r>
      <w:r w:rsidRPr="00C41BF9">
        <w:rPr>
          <w:rFonts w:ascii="Gill Sans Nova" w:eastAsia="Calibri" w:hAnsi="Gill Sans Nova" w:cs="Quire Sans"/>
          <w:szCs w:val="22"/>
          <w14:ligatures w14:val="none"/>
        </w:rPr>
        <w:t xml:space="preserve"> and not treated as standalone projects.</w:t>
      </w:r>
    </w:p>
    <w:p w14:paraId="3825B0CE" w14:textId="77777777" w:rsidR="00C41BF9" w:rsidRPr="00C41BF9" w:rsidRDefault="00C41BF9" w:rsidP="00C41BF9">
      <w:pPr>
        <w:spacing w:line="259" w:lineRule="auto"/>
        <w:jc w:val="both"/>
        <w:rPr>
          <w:rFonts w:ascii="Gill Sans Nova" w:eastAsia="Calibri" w:hAnsi="Gill Sans Nova" w:cs="Quire Sans"/>
          <w:b/>
          <w:bCs/>
          <w:szCs w:val="22"/>
          <w:u w:val="single"/>
          <w14:ligatures w14:val="none"/>
        </w:rPr>
      </w:pPr>
      <w:r w:rsidRPr="00C41BF9">
        <w:rPr>
          <w:rFonts w:ascii="Gill Sans Nova" w:eastAsia="Calibri" w:hAnsi="Gill Sans Nova" w:cs="Quire Sans"/>
          <w:szCs w:val="22"/>
          <w:u w:val="single"/>
          <w14:ligatures w14:val="none"/>
        </w:rPr>
        <w:t xml:space="preserve">Key Points for Validating with Leadership </w:t>
      </w:r>
    </w:p>
    <w:p w14:paraId="18FCB1AB" w14:textId="77777777" w:rsidR="00C41BF9" w:rsidRPr="00C41BF9" w:rsidRDefault="00C41BF9" w:rsidP="00C41BF9">
      <w:pPr>
        <w:spacing w:line="259" w:lineRule="auto"/>
        <w:rPr>
          <w:rFonts w:ascii="Gill Sans Nova" w:eastAsia="Calibri" w:hAnsi="Gill Sans Nova" w:cs="Arial"/>
          <w:kern w:val="0"/>
          <w:szCs w:val="22"/>
          <w14:ligatures w14:val="none"/>
        </w:rPr>
      </w:pPr>
      <w:r w:rsidRPr="00C41BF9">
        <w:rPr>
          <w:rFonts w:ascii="Gill Sans Nova" w:eastAsia="Calibri" w:hAnsi="Gill Sans Nova" w:cs="Arial"/>
          <w:szCs w:val="22"/>
          <w14:ligatures w14:val="none"/>
        </w:rPr>
        <w:t xml:space="preserve">1. </w:t>
      </w:r>
      <w:r w:rsidRPr="00C41BF9">
        <w:rPr>
          <w:rFonts w:ascii="Gill Sans Nova" w:eastAsia="Calibri" w:hAnsi="Gill Sans Nova" w:cs="Quire Sans"/>
          <w:szCs w:val="22"/>
          <w14:ligatures w14:val="none"/>
        </w:rPr>
        <w:t>Present the Materiality Matrix</w:t>
      </w:r>
    </w:p>
    <w:p w14:paraId="3138B700" w14:textId="77777777" w:rsidR="00C41BF9" w:rsidRPr="00C41BF9" w:rsidRDefault="00C41BF9" w:rsidP="00C41BF9">
      <w:pPr>
        <w:numPr>
          <w:ilvl w:val="0"/>
          <w:numId w:val="90"/>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szCs w:val="22"/>
          <w14:ligatures w14:val="none"/>
        </w:rPr>
        <w:t>Present your findings to the executive team and board members, including the top priorities identified through the matrix.</w:t>
      </w:r>
    </w:p>
    <w:p w14:paraId="67D15895" w14:textId="77777777" w:rsidR="00C41BF9" w:rsidRPr="00C41BF9" w:rsidRDefault="00C41BF9" w:rsidP="00C41BF9">
      <w:pPr>
        <w:numPr>
          <w:ilvl w:val="0"/>
          <w:numId w:val="90"/>
        </w:numPr>
        <w:spacing w:before="100" w:beforeAutospacing="1" w:after="100" w:afterAutospacing="1" w:line="240" w:lineRule="auto"/>
        <w:jc w:val="both"/>
        <w:rPr>
          <w:rFonts w:ascii="Gill Sans Nova" w:eastAsia="Calibri" w:hAnsi="Gill Sans Nova" w:cs="Quire Sans"/>
          <w:b/>
          <w:bCs/>
          <w:szCs w:val="22"/>
          <w14:ligatures w14:val="none"/>
        </w:rPr>
      </w:pPr>
      <w:r w:rsidRPr="00C41BF9">
        <w:rPr>
          <w:rFonts w:ascii="Gill Sans Nova" w:eastAsia="Calibri" w:hAnsi="Gill Sans Nova" w:cs="Quire Sans"/>
          <w:szCs w:val="22"/>
          <w14:ligatures w14:val="none"/>
        </w:rPr>
        <w:t>Use data-driven insights to explain why certain issues were ranked highly by stakeholders and how they impact the company’s future</w:t>
      </w:r>
      <w:r w:rsidRPr="00C41BF9">
        <w:rPr>
          <w:rFonts w:ascii="Gill Sans Nova" w:eastAsia="Calibri" w:hAnsi="Gill Sans Nova" w:cs="Quire Sans"/>
          <w:b/>
          <w:bCs/>
          <w:szCs w:val="22"/>
          <w14:ligatures w14:val="none"/>
        </w:rPr>
        <w:t>.</w:t>
      </w:r>
    </w:p>
    <w:p w14:paraId="6540474F" w14:textId="77777777" w:rsidR="00C41BF9" w:rsidRPr="00C41BF9" w:rsidRDefault="00C41BF9" w:rsidP="00C41BF9">
      <w:pPr>
        <w:spacing w:line="259" w:lineRule="auto"/>
        <w:rPr>
          <w:rFonts w:ascii="Gill Sans Nova" w:eastAsia="Calibri" w:hAnsi="Gill Sans Nova" w:cs="Arial"/>
          <w:szCs w:val="22"/>
          <w14:ligatures w14:val="none"/>
        </w:rPr>
      </w:pPr>
      <w:r w:rsidRPr="00C41BF9">
        <w:rPr>
          <w:rFonts w:ascii="Gill Sans Nova" w:eastAsia="Calibri" w:hAnsi="Gill Sans Nova" w:cs="Arial"/>
          <w:szCs w:val="22"/>
          <w14:ligatures w14:val="none"/>
        </w:rPr>
        <w:t>2. Align with Corporate Goals</w:t>
      </w:r>
    </w:p>
    <w:p w14:paraId="6DFC9337" w14:textId="77777777" w:rsidR="00C41BF9" w:rsidRPr="00C41BF9" w:rsidRDefault="00C41BF9" w:rsidP="00C41BF9">
      <w:pPr>
        <w:numPr>
          <w:ilvl w:val="0"/>
          <w:numId w:val="91"/>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szCs w:val="22"/>
          <w14:ligatures w14:val="none"/>
        </w:rPr>
        <w:t xml:space="preserve">Leadership should review whether the prioritized ESG issues fit within the company’s broader </w:t>
      </w:r>
      <w:r w:rsidRPr="00C41BF9">
        <w:rPr>
          <w:rFonts w:ascii="Gill Sans Nova" w:eastAsia="Calibri" w:hAnsi="Gill Sans Nova" w:cs="Quire Sans"/>
          <w:b/>
          <w:bCs/>
          <w:szCs w:val="22"/>
          <w14:ligatures w14:val="none"/>
        </w:rPr>
        <w:t>strategic vision</w:t>
      </w:r>
      <w:r w:rsidRPr="00C41BF9">
        <w:rPr>
          <w:rFonts w:ascii="Gill Sans Nova" w:eastAsia="Calibri" w:hAnsi="Gill Sans Nova" w:cs="Quire Sans"/>
          <w:szCs w:val="22"/>
          <w14:ligatures w14:val="none"/>
        </w:rPr>
        <w:t>.</w:t>
      </w:r>
    </w:p>
    <w:p w14:paraId="0DA885F1" w14:textId="77777777" w:rsidR="00C41BF9" w:rsidRPr="00C41BF9" w:rsidRDefault="00C41BF9" w:rsidP="00C41BF9">
      <w:pPr>
        <w:numPr>
          <w:ilvl w:val="1"/>
          <w:numId w:val="91"/>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Example:</w:t>
      </w:r>
      <w:r w:rsidRPr="00C41BF9">
        <w:rPr>
          <w:rFonts w:ascii="Gill Sans Nova" w:eastAsia="Calibri" w:hAnsi="Gill Sans Nova" w:cs="Quire Sans"/>
          <w:szCs w:val="22"/>
          <w14:ligatures w14:val="none"/>
        </w:rPr>
        <w:t xml:space="preserve"> If </w:t>
      </w:r>
      <w:r w:rsidRPr="00C41BF9">
        <w:rPr>
          <w:rFonts w:ascii="Gill Sans Nova" w:eastAsia="Calibri" w:hAnsi="Gill Sans Nova" w:cs="Quire Sans"/>
          <w:b/>
          <w:bCs/>
          <w:szCs w:val="22"/>
          <w14:ligatures w14:val="none"/>
        </w:rPr>
        <w:t>climate action</w:t>
      </w:r>
      <w:r w:rsidRPr="00C41BF9">
        <w:rPr>
          <w:rFonts w:ascii="Gill Sans Nova" w:eastAsia="Calibri" w:hAnsi="Gill Sans Nova" w:cs="Quire Sans"/>
          <w:szCs w:val="22"/>
          <w14:ligatures w14:val="none"/>
        </w:rPr>
        <w:t xml:space="preserve"> is ranked as a top priority, but the company has no decarbonization plan, leadership should work on integrating </w:t>
      </w:r>
      <w:r w:rsidRPr="00C41BF9">
        <w:rPr>
          <w:rFonts w:ascii="Gill Sans Nova" w:eastAsia="Calibri" w:hAnsi="Gill Sans Nova" w:cs="Quire Sans"/>
          <w:b/>
          <w:bCs/>
          <w:szCs w:val="22"/>
          <w14:ligatures w14:val="none"/>
        </w:rPr>
        <w:t>carbon-reduction goals</w:t>
      </w:r>
      <w:r w:rsidRPr="00C41BF9">
        <w:rPr>
          <w:rFonts w:ascii="Gill Sans Nova" w:eastAsia="Calibri" w:hAnsi="Gill Sans Nova" w:cs="Quire Sans"/>
          <w:szCs w:val="22"/>
          <w14:ligatures w14:val="none"/>
        </w:rPr>
        <w:t xml:space="preserve"> into their business strategy.</w:t>
      </w:r>
    </w:p>
    <w:p w14:paraId="152723D4" w14:textId="77777777" w:rsidR="00C41BF9" w:rsidRPr="00C41BF9" w:rsidRDefault="00C41BF9" w:rsidP="00C41BF9">
      <w:pPr>
        <w:spacing w:line="259" w:lineRule="auto"/>
        <w:rPr>
          <w:rFonts w:ascii="Gill Sans Nova" w:eastAsia="Calibri" w:hAnsi="Gill Sans Nova" w:cs="Arial"/>
          <w:szCs w:val="22"/>
          <w14:ligatures w14:val="none"/>
        </w:rPr>
      </w:pPr>
      <w:r w:rsidRPr="00C41BF9">
        <w:rPr>
          <w:rFonts w:ascii="Gill Sans Nova" w:eastAsia="Calibri" w:hAnsi="Gill Sans Nova" w:cs="Arial"/>
          <w:szCs w:val="22"/>
          <w14:ligatures w14:val="none"/>
        </w:rPr>
        <w:t>3. Resource Allocation</w:t>
      </w:r>
    </w:p>
    <w:p w14:paraId="1996351D" w14:textId="77777777" w:rsidR="00C41BF9" w:rsidRPr="00C41BF9" w:rsidRDefault="00C41BF9" w:rsidP="00C41BF9">
      <w:pPr>
        <w:numPr>
          <w:ilvl w:val="0"/>
          <w:numId w:val="92"/>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szCs w:val="22"/>
          <w14:ligatures w14:val="none"/>
        </w:rPr>
        <w:t xml:space="preserve">Determine how </w:t>
      </w:r>
      <w:r w:rsidRPr="00C41BF9">
        <w:rPr>
          <w:rFonts w:ascii="Gill Sans Nova" w:eastAsia="Calibri" w:hAnsi="Gill Sans Nova" w:cs="Quire Sans"/>
          <w:b/>
          <w:bCs/>
          <w:szCs w:val="22"/>
          <w14:ligatures w14:val="none"/>
        </w:rPr>
        <w:t>financial</w:t>
      </w:r>
      <w:r w:rsidRPr="00C41BF9">
        <w:rPr>
          <w:rFonts w:ascii="Gill Sans Nova" w:eastAsia="Calibri" w:hAnsi="Gill Sans Nova" w:cs="Quire Sans"/>
          <w:szCs w:val="22"/>
          <w14:ligatures w14:val="none"/>
        </w:rPr>
        <w:t xml:space="preserve"> and </w:t>
      </w:r>
      <w:r w:rsidRPr="00C41BF9">
        <w:rPr>
          <w:rFonts w:ascii="Gill Sans Nova" w:eastAsia="Calibri" w:hAnsi="Gill Sans Nova" w:cs="Quire Sans"/>
          <w:b/>
          <w:bCs/>
          <w:szCs w:val="22"/>
          <w14:ligatures w14:val="none"/>
        </w:rPr>
        <w:t>human resources</w:t>
      </w:r>
      <w:r w:rsidRPr="00C41BF9">
        <w:rPr>
          <w:rFonts w:ascii="Gill Sans Nova" w:eastAsia="Calibri" w:hAnsi="Gill Sans Nova" w:cs="Quire Sans"/>
          <w:szCs w:val="22"/>
          <w14:ligatures w14:val="none"/>
        </w:rPr>
        <w:t xml:space="preserve"> will be allocated to address the material issues.</w:t>
      </w:r>
    </w:p>
    <w:p w14:paraId="32805CBF" w14:textId="77777777" w:rsidR="00C41BF9" w:rsidRPr="00C41BF9" w:rsidRDefault="00C41BF9" w:rsidP="00C41BF9">
      <w:pPr>
        <w:numPr>
          <w:ilvl w:val="1"/>
          <w:numId w:val="92"/>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Example:</w:t>
      </w:r>
      <w:r w:rsidRPr="00C41BF9">
        <w:rPr>
          <w:rFonts w:ascii="Gill Sans Nova" w:eastAsia="Calibri" w:hAnsi="Gill Sans Nova" w:cs="Quire Sans"/>
          <w:szCs w:val="22"/>
          <w14:ligatures w14:val="none"/>
        </w:rPr>
        <w:t xml:space="preserve"> If </w:t>
      </w:r>
      <w:r w:rsidRPr="00C41BF9">
        <w:rPr>
          <w:rFonts w:ascii="Gill Sans Nova" w:eastAsia="Calibri" w:hAnsi="Gill Sans Nova" w:cs="Quire Sans"/>
          <w:b/>
          <w:bCs/>
          <w:szCs w:val="22"/>
          <w14:ligatures w14:val="none"/>
        </w:rPr>
        <w:t>human rights</w:t>
      </w:r>
      <w:r w:rsidRPr="00C41BF9">
        <w:rPr>
          <w:rFonts w:ascii="Gill Sans Nova" w:eastAsia="Calibri" w:hAnsi="Gill Sans Nova" w:cs="Quire Sans"/>
          <w:szCs w:val="22"/>
          <w14:ligatures w14:val="none"/>
        </w:rPr>
        <w:t xml:space="preserve"> in the supply chain is a key issue, the company might need to hire supply chain auditors or invest in new tracking technologies to ensure compliance.</w:t>
      </w:r>
    </w:p>
    <w:p w14:paraId="0172E29B" w14:textId="77777777" w:rsidR="00C41BF9" w:rsidRPr="00C41BF9" w:rsidRDefault="00C41BF9" w:rsidP="00C41BF9">
      <w:pPr>
        <w:spacing w:line="259" w:lineRule="auto"/>
        <w:rPr>
          <w:rFonts w:ascii="Gill Sans Nova" w:eastAsia="Calibri" w:hAnsi="Gill Sans Nova" w:cs="Arial"/>
          <w:szCs w:val="22"/>
          <w14:ligatures w14:val="none"/>
        </w:rPr>
      </w:pPr>
      <w:r w:rsidRPr="00C41BF9">
        <w:rPr>
          <w:rFonts w:ascii="Gill Sans Nova" w:eastAsia="Calibri" w:hAnsi="Gill Sans Nova" w:cs="Arial"/>
          <w:szCs w:val="22"/>
          <w14:ligatures w14:val="none"/>
        </w:rPr>
        <w:lastRenderedPageBreak/>
        <w:t>4. Set Implementation Timelines</w:t>
      </w:r>
    </w:p>
    <w:p w14:paraId="2F6C1845" w14:textId="77777777" w:rsidR="00C41BF9" w:rsidRPr="00C41BF9" w:rsidRDefault="00C41BF9" w:rsidP="00C41BF9">
      <w:pPr>
        <w:numPr>
          <w:ilvl w:val="0"/>
          <w:numId w:val="93"/>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szCs w:val="22"/>
          <w14:ligatures w14:val="none"/>
        </w:rPr>
        <w:t>Set clear, actionable timelines for addressing each material ESG issue.</w:t>
      </w:r>
    </w:p>
    <w:p w14:paraId="60EBDF3D" w14:textId="77777777" w:rsidR="00C41BF9" w:rsidRPr="00C41BF9" w:rsidRDefault="00C41BF9" w:rsidP="00C41BF9">
      <w:pPr>
        <w:numPr>
          <w:ilvl w:val="1"/>
          <w:numId w:val="93"/>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Example:</w:t>
      </w:r>
      <w:r w:rsidRPr="00C41BF9">
        <w:rPr>
          <w:rFonts w:ascii="Gill Sans Nova" w:eastAsia="Calibri" w:hAnsi="Gill Sans Nova" w:cs="Quire Sans"/>
          <w:szCs w:val="22"/>
          <w14:ligatures w14:val="none"/>
        </w:rPr>
        <w:t xml:space="preserve"> If </w:t>
      </w:r>
      <w:r w:rsidRPr="00C41BF9">
        <w:rPr>
          <w:rFonts w:ascii="Gill Sans Nova" w:eastAsia="Calibri" w:hAnsi="Gill Sans Nova" w:cs="Quire Sans"/>
          <w:b/>
          <w:bCs/>
          <w:szCs w:val="22"/>
          <w14:ligatures w14:val="none"/>
        </w:rPr>
        <w:t>energy efficiency</w:t>
      </w:r>
      <w:r w:rsidRPr="00C41BF9">
        <w:rPr>
          <w:rFonts w:ascii="Gill Sans Nova" w:eastAsia="Calibri" w:hAnsi="Gill Sans Nova" w:cs="Quire Sans"/>
          <w:szCs w:val="22"/>
          <w14:ligatures w14:val="none"/>
        </w:rPr>
        <w:t xml:space="preserve"> is a top material issue, leadership might commit to </w:t>
      </w:r>
      <w:r w:rsidRPr="00C41BF9">
        <w:rPr>
          <w:rFonts w:ascii="Gill Sans Nova" w:eastAsia="Calibri" w:hAnsi="Gill Sans Nova" w:cs="Quire Sans"/>
          <w:b/>
          <w:bCs/>
          <w:szCs w:val="22"/>
          <w14:ligatures w14:val="none"/>
        </w:rPr>
        <w:t>reducing energy consumption by 30%</w:t>
      </w:r>
      <w:r w:rsidRPr="00C41BF9">
        <w:rPr>
          <w:rFonts w:ascii="Gill Sans Nova" w:eastAsia="Calibri" w:hAnsi="Gill Sans Nova" w:cs="Quire Sans"/>
          <w:szCs w:val="22"/>
          <w14:ligatures w14:val="none"/>
        </w:rPr>
        <w:t xml:space="preserve"> in the next five years, with clear milestones along the way.</w:t>
      </w:r>
    </w:p>
    <w:p w14:paraId="53E01A23" w14:textId="77777777" w:rsidR="00C41BF9" w:rsidRPr="00C41BF9" w:rsidRDefault="00C41BF9" w:rsidP="00C41BF9">
      <w:pPr>
        <w:spacing w:line="259" w:lineRule="auto"/>
        <w:rPr>
          <w:rFonts w:ascii="Gill Sans Nova" w:eastAsia="Calibri" w:hAnsi="Gill Sans Nova" w:cs="Arial"/>
          <w:szCs w:val="22"/>
          <w14:ligatures w14:val="none"/>
        </w:rPr>
      </w:pPr>
      <w:r w:rsidRPr="00C41BF9">
        <w:rPr>
          <w:rFonts w:ascii="Gill Sans Nova" w:eastAsia="Calibri" w:hAnsi="Gill Sans Nova" w:cs="Arial"/>
          <w:szCs w:val="22"/>
          <w14:ligatures w14:val="none"/>
        </w:rPr>
        <w:t>5. Embed ESG into Decision-Making</w:t>
      </w:r>
    </w:p>
    <w:p w14:paraId="57579352" w14:textId="77777777" w:rsidR="00C41BF9" w:rsidRPr="00C41BF9" w:rsidRDefault="00C41BF9" w:rsidP="00C41BF9">
      <w:pPr>
        <w:numPr>
          <w:ilvl w:val="0"/>
          <w:numId w:val="94"/>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szCs w:val="22"/>
          <w14:ligatures w14:val="none"/>
        </w:rPr>
        <w:t xml:space="preserve">ESG considerations should be fully embedded in </w:t>
      </w:r>
      <w:r w:rsidRPr="00C41BF9">
        <w:rPr>
          <w:rFonts w:ascii="Gill Sans Nova" w:eastAsia="Calibri" w:hAnsi="Gill Sans Nova" w:cs="Quire Sans"/>
          <w:b/>
          <w:bCs/>
          <w:szCs w:val="22"/>
          <w14:ligatures w14:val="none"/>
        </w:rPr>
        <w:t>business operations</w:t>
      </w:r>
      <w:r w:rsidRPr="00C41BF9">
        <w:rPr>
          <w:rFonts w:ascii="Gill Sans Nova" w:eastAsia="Calibri" w:hAnsi="Gill Sans Nova" w:cs="Quire Sans"/>
          <w:szCs w:val="22"/>
          <w14:ligatures w14:val="none"/>
        </w:rPr>
        <w:t xml:space="preserve"> and </w:t>
      </w:r>
      <w:r w:rsidRPr="00C41BF9">
        <w:rPr>
          <w:rFonts w:ascii="Gill Sans Nova" w:eastAsia="Calibri" w:hAnsi="Gill Sans Nova" w:cs="Quire Sans"/>
          <w:b/>
          <w:bCs/>
          <w:szCs w:val="22"/>
          <w14:ligatures w14:val="none"/>
        </w:rPr>
        <w:t>strategic planning</w:t>
      </w:r>
      <w:r w:rsidRPr="00C41BF9">
        <w:rPr>
          <w:rFonts w:ascii="Gill Sans Nova" w:eastAsia="Calibri" w:hAnsi="Gill Sans Nova" w:cs="Quire Sans"/>
          <w:szCs w:val="22"/>
          <w14:ligatures w14:val="none"/>
        </w:rPr>
        <w:t xml:space="preserve">, ensuring that these factors are considered in </w:t>
      </w:r>
      <w:r w:rsidRPr="00C41BF9">
        <w:rPr>
          <w:rFonts w:ascii="Gill Sans Nova" w:eastAsia="Calibri" w:hAnsi="Gill Sans Nova" w:cs="Quire Sans"/>
          <w:b/>
          <w:bCs/>
          <w:szCs w:val="22"/>
          <w14:ligatures w14:val="none"/>
        </w:rPr>
        <w:t>product development, supply chain management,</w:t>
      </w:r>
      <w:r w:rsidRPr="00C41BF9">
        <w:rPr>
          <w:rFonts w:ascii="Gill Sans Nova" w:eastAsia="Calibri" w:hAnsi="Gill Sans Nova" w:cs="Quire Sans"/>
          <w:szCs w:val="22"/>
          <w14:ligatures w14:val="none"/>
        </w:rPr>
        <w:t xml:space="preserve"> and </w:t>
      </w:r>
      <w:r w:rsidRPr="00C41BF9">
        <w:rPr>
          <w:rFonts w:ascii="Gill Sans Nova" w:eastAsia="Calibri" w:hAnsi="Gill Sans Nova" w:cs="Quire Sans"/>
          <w:b/>
          <w:bCs/>
          <w:szCs w:val="22"/>
          <w14:ligatures w14:val="none"/>
        </w:rPr>
        <w:t>marketing strategies</w:t>
      </w:r>
      <w:r w:rsidRPr="00C41BF9">
        <w:rPr>
          <w:rFonts w:ascii="Gill Sans Nova" w:eastAsia="Calibri" w:hAnsi="Gill Sans Nova" w:cs="Quire Sans"/>
          <w:szCs w:val="22"/>
          <w14:ligatures w14:val="none"/>
        </w:rPr>
        <w:t>.</w:t>
      </w:r>
    </w:p>
    <w:p w14:paraId="55BB8C20" w14:textId="77777777" w:rsidR="00C41BF9" w:rsidRPr="00C41BF9" w:rsidRDefault="00C41BF9" w:rsidP="00C41BF9">
      <w:pPr>
        <w:spacing w:line="259" w:lineRule="auto"/>
        <w:rPr>
          <w:rFonts w:ascii="Gill Sans Nova" w:eastAsia="Calibri" w:hAnsi="Gill Sans Nova" w:cs="Arial"/>
          <w:szCs w:val="22"/>
          <w14:ligatures w14:val="none"/>
        </w:rPr>
      </w:pPr>
      <w:r w:rsidRPr="00C41BF9">
        <w:rPr>
          <w:rFonts w:ascii="Gill Sans Nova" w:eastAsia="Calibri" w:hAnsi="Gill Sans Nova" w:cs="Arial"/>
          <w:szCs w:val="22"/>
          <w14:ligatures w14:val="none"/>
        </w:rPr>
        <w:t>6. Establish KPIs for Continuous Monitoring</w:t>
      </w:r>
    </w:p>
    <w:p w14:paraId="16FB9194" w14:textId="77777777" w:rsidR="00C41BF9" w:rsidRPr="00C41BF9" w:rsidRDefault="00C41BF9" w:rsidP="00C41BF9">
      <w:pPr>
        <w:numPr>
          <w:ilvl w:val="0"/>
          <w:numId w:val="95"/>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szCs w:val="22"/>
          <w14:ligatures w14:val="none"/>
        </w:rPr>
        <w:t xml:space="preserve">Once priorities are set, leadership should agree on </w:t>
      </w:r>
      <w:r w:rsidRPr="00C41BF9">
        <w:rPr>
          <w:rFonts w:ascii="Gill Sans Nova" w:eastAsia="Calibri" w:hAnsi="Gill Sans Nova" w:cs="Quire Sans"/>
          <w:b/>
          <w:bCs/>
          <w:szCs w:val="22"/>
          <w14:ligatures w14:val="none"/>
        </w:rPr>
        <w:t>Key Performance Indicators (KPIs)</w:t>
      </w:r>
      <w:r w:rsidRPr="00C41BF9">
        <w:rPr>
          <w:rFonts w:ascii="Gill Sans Nova" w:eastAsia="Calibri" w:hAnsi="Gill Sans Nova" w:cs="Quire Sans"/>
          <w:szCs w:val="22"/>
          <w14:ligatures w14:val="none"/>
        </w:rPr>
        <w:t xml:space="preserve"> to track progress.</w:t>
      </w:r>
    </w:p>
    <w:p w14:paraId="4C0C8819" w14:textId="77777777" w:rsidR="00C41BF9" w:rsidRPr="00C41BF9" w:rsidRDefault="00C41BF9" w:rsidP="00C41BF9">
      <w:pPr>
        <w:numPr>
          <w:ilvl w:val="1"/>
          <w:numId w:val="95"/>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Example KPIs</w:t>
      </w:r>
      <w:r w:rsidRPr="00C41BF9">
        <w:rPr>
          <w:rFonts w:ascii="Gill Sans Nova" w:eastAsia="Calibri" w:hAnsi="Gill Sans Nova" w:cs="Quire Sans"/>
          <w:szCs w:val="22"/>
          <w14:ligatures w14:val="none"/>
        </w:rPr>
        <w:t>:</w:t>
      </w:r>
    </w:p>
    <w:p w14:paraId="17CDFCCE" w14:textId="77777777" w:rsidR="00C41BF9" w:rsidRPr="00C41BF9" w:rsidRDefault="00C41BF9" w:rsidP="00C41BF9">
      <w:pPr>
        <w:numPr>
          <w:ilvl w:val="2"/>
          <w:numId w:val="95"/>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Carbon Emissions</w:t>
      </w:r>
      <w:r w:rsidRPr="00C41BF9">
        <w:rPr>
          <w:rFonts w:ascii="Gill Sans Nova" w:eastAsia="Calibri" w:hAnsi="Gill Sans Nova" w:cs="Quire Sans"/>
          <w:szCs w:val="22"/>
          <w14:ligatures w14:val="none"/>
        </w:rPr>
        <w:t>: Measure reductions in Scope 1, 2, and 3 emissions.</w:t>
      </w:r>
    </w:p>
    <w:p w14:paraId="54681685" w14:textId="77777777" w:rsidR="00C41BF9" w:rsidRPr="00C41BF9" w:rsidRDefault="00C41BF9" w:rsidP="00C41BF9">
      <w:pPr>
        <w:numPr>
          <w:ilvl w:val="2"/>
          <w:numId w:val="95"/>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Workplace Diversity</w:t>
      </w:r>
      <w:r w:rsidRPr="00C41BF9">
        <w:rPr>
          <w:rFonts w:ascii="Gill Sans Nova" w:eastAsia="Calibri" w:hAnsi="Gill Sans Nova" w:cs="Quire Sans"/>
          <w:szCs w:val="22"/>
          <w14:ligatures w14:val="none"/>
        </w:rPr>
        <w:t xml:space="preserve">:  Track diversity improvements across leadership and operational roles - Increase representation of underrepresented groups in leadership roles by </w:t>
      </w:r>
      <w:r w:rsidRPr="00C41BF9">
        <w:rPr>
          <w:rFonts w:ascii="Gill Sans Nova" w:eastAsia="Calibri" w:hAnsi="Gill Sans Nova" w:cs="Quire Sans"/>
          <w:b/>
          <w:bCs/>
          <w:szCs w:val="22"/>
          <w14:ligatures w14:val="none"/>
        </w:rPr>
        <w:t>15% over the next three years</w:t>
      </w:r>
    </w:p>
    <w:p w14:paraId="3834C22F" w14:textId="77777777" w:rsidR="00C41BF9" w:rsidRPr="00C41BF9" w:rsidRDefault="00C41BF9" w:rsidP="00C41BF9">
      <w:pPr>
        <w:numPr>
          <w:ilvl w:val="2"/>
          <w:numId w:val="95"/>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Community Engagement</w:t>
      </w:r>
      <w:r w:rsidRPr="00C41BF9">
        <w:rPr>
          <w:rFonts w:ascii="Gill Sans Nova" w:eastAsia="Calibri" w:hAnsi="Gill Sans Nova" w:cs="Quire Sans"/>
          <w:szCs w:val="22"/>
          <w14:ligatures w14:val="none"/>
        </w:rPr>
        <w:t>: Measure impact and involvement through outreach programs and local partnerships.</w:t>
      </w:r>
    </w:p>
    <w:p w14:paraId="5B0A650E" w14:textId="77777777" w:rsidR="00C41BF9" w:rsidRPr="00C41BF9" w:rsidRDefault="00C41BF9" w:rsidP="00C41BF9">
      <w:pPr>
        <w:spacing w:before="100" w:beforeAutospacing="1" w:after="100" w:afterAutospacing="1" w:line="240" w:lineRule="auto"/>
        <w:jc w:val="both"/>
        <w:rPr>
          <w:rFonts w:ascii="Gill Sans Nova" w:eastAsia="Calibri" w:hAnsi="Gill Sans Nova" w:cs="Quire Sans"/>
          <w:szCs w:val="22"/>
          <w14:ligatures w14:val="none"/>
        </w:rPr>
      </w:pPr>
    </w:p>
    <w:p w14:paraId="38D3BE13" w14:textId="77777777" w:rsidR="00C41BF9" w:rsidRPr="00C41BF9" w:rsidRDefault="00C41BF9" w:rsidP="00C41BF9">
      <w:p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Arial"/>
          <w:noProof/>
          <w:szCs w:val="22"/>
          <w14:ligatures w14:val="none"/>
        </w:rPr>
        <w:lastRenderedPageBreak/>
        <w:drawing>
          <wp:inline distT="0" distB="0" distL="0" distR="0" wp14:anchorId="775E3D42" wp14:editId="75610CF3">
            <wp:extent cx="6181725" cy="3779042"/>
            <wp:effectExtent l="0" t="0" r="0" b="0"/>
            <wp:docPr id="535497699" name="Picture 535497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85116" cy="3781115"/>
                    </a:xfrm>
                    <a:prstGeom prst="rect">
                      <a:avLst/>
                    </a:prstGeom>
                    <a:noFill/>
                    <a:ln>
                      <a:noFill/>
                    </a:ln>
                  </pic:spPr>
                </pic:pic>
              </a:graphicData>
            </a:graphic>
          </wp:inline>
        </w:drawing>
      </w:r>
    </w:p>
    <w:p w14:paraId="2E2FBFA3" w14:textId="77777777" w:rsidR="00C41BF9" w:rsidRPr="00C41BF9" w:rsidRDefault="00C41BF9" w:rsidP="00C41BF9">
      <w:pPr>
        <w:spacing w:before="100" w:beforeAutospacing="1" w:after="100" w:afterAutospacing="1" w:line="240" w:lineRule="auto"/>
        <w:jc w:val="both"/>
        <w:rPr>
          <w:rFonts w:ascii="Gill Sans Nova" w:eastAsia="Calibri" w:hAnsi="Gill Sans Nova" w:cs="Quire Sans"/>
          <w:szCs w:val="22"/>
          <w14:ligatures w14:val="none"/>
        </w:rPr>
      </w:pPr>
    </w:p>
    <w:p w14:paraId="78D796CB" w14:textId="77777777" w:rsidR="00C41BF9" w:rsidRPr="00C41BF9" w:rsidRDefault="00C41BF9" w:rsidP="00C41BF9">
      <w:pPr>
        <w:keepNext/>
        <w:keepLines/>
        <w:spacing w:before="160" w:after="80" w:line="259" w:lineRule="auto"/>
        <w:jc w:val="both"/>
        <w:outlineLvl w:val="2"/>
        <w:rPr>
          <w:rFonts w:ascii="Gill Sans Nova" w:eastAsia="Times New Roman" w:hAnsi="Gill Sans Nova" w:cs="Quire Sans"/>
          <w:color w:val="2F5496"/>
          <w:kern w:val="0"/>
          <w:sz w:val="28"/>
          <w:szCs w:val="28"/>
          <w14:ligatures w14:val="none"/>
        </w:rPr>
      </w:pPr>
      <w:r w:rsidRPr="00C41BF9">
        <w:rPr>
          <w:rFonts w:ascii="Gill Sans Nova" w:eastAsia="Times New Roman" w:hAnsi="Gill Sans Nova" w:cs="Quire Sans"/>
          <w:color w:val="2F5496"/>
          <w:sz w:val="28"/>
          <w:szCs w:val="28"/>
          <w14:ligatures w14:val="none"/>
        </w:rPr>
        <w:t>Real-World Example: Leadership Validation in the Technology Sector</w:t>
      </w:r>
    </w:p>
    <w:p w14:paraId="01C0EE00" w14:textId="77777777" w:rsidR="00C41BF9" w:rsidRPr="00C41BF9" w:rsidRDefault="00C41BF9" w:rsidP="00C41BF9">
      <w:p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kern w:val="0"/>
          <w14:ligatures w14:val="none"/>
        </w:rPr>
        <w:t xml:space="preserve">For a technology company, let’s say the materiality assessment identifies </w:t>
      </w:r>
      <w:r w:rsidRPr="00C41BF9">
        <w:rPr>
          <w:rFonts w:ascii="Gill Sans Nova" w:eastAsia="Times New Roman" w:hAnsi="Gill Sans Nova" w:cs="Quire Sans"/>
          <w:b/>
          <w:bCs/>
          <w:kern w:val="0"/>
          <w14:ligatures w14:val="none"/>
        </w:rPr>
        <w:t>data privacy</w:t>
      </w:r>
      <w:r w:rsidRPr="00C41BF9">
        <w:rPr>
          <w:rFonts w:ascii="Gill Sans Nova" w:eastAsia="Times New Roman" w:hAnsi="Gill Sans Nova" w:cs="Quire Sans"/>
          <w:kern w:val="0"/>
          <w14:ligatures w14:val="none"/>
        </w:rPr>
        <w:t xml:space="preserve"> and </w:t>
      </w:r>
      <w:r w:rsidRPr="00C41BF9">
        <w:rPr>
          <w:rFonts w:ascii="Gill Sans Nova" w:eastAsia="Times New Roman" w:hAnsi="Gill Sans Nova" w:cs="Quire Sans"/>
          <w:b/>
          <w:bCs/>
          <w:kern w:val="0"/>
          <w14:ligatures w14:val="none"/>
        </w:rPr>
        <w:t>employee diversity</w:t>
      </w:r>
      <w:r w:rsidRPr="00C41BF9">
        <w:rPr>
          <w:rFonts w:ascii="Gill Sans Nova" w:eastAsia="Times New Roman" w:hAnsi="Gill Sans Nova" w:cs="Quire Sans"/>
          <w:kern w:val="0"/>
          <w14:ligatures w14:val="none"/>
        </w:rPr>
        <w:t xml:space="preserve"> as top ESG issues. In the validation process, leadership would:</w:t>
      </w:r>
    </w:p>
    <w:p w14:paraId="61771A0A" w14:textId="77777777" w:rsidR="00C41BF9" w:rsidRPr="00C41BF9" w:rsidRDefault="00C41BF9" w:rsidP="00C41BF9">
      <w:pPr>
        <w:numPr>
          <w:ilvl w:val="0"/>
          <w:numId w:val="96"/>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Review the importance of data privacy</w:t>
      </w:r>
      <w:r w:rsidRPr="00C41BF9">
        <w:rPr>
          <w:rFonts w:ascii="Gill Sans Nova" w:eastAsia="Calibri" w:hAnsi="Gill Sans Nova" w:cs="Quire Sans"/>
          <w:szCs w:val="22"/>
          <w14:ligatures w14:val="none"/>
        </w:rPr>
        <w:t xml:space="preserve"> in relation to customer trust and regulatory requirements, deciding to invest in better security protocols.</w:t>
      </w:r>
    </w:p>
    <w:p w14:paraId="312ED9A3" w14:textId="77777777" w:rsidR="00C41BF9" w:rsidRPr="00C41BF9" w:rsidRDefault="00C41BF9" w:rsidP="00C41BF9">
      <w:pPr>
        <w:numPr>
          <w:ilvl w:val="0"/>
          <w:numId w:val="96"/>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Prioritize diversity</w:t>
      </w:r>
      <w:r w:rsidRPr="00C41BF9">
        <w:rPr>
          <w:rFonts w:ascii="Gill Sans Nova" w:eastAsia="Calibri" w:hAnsi="Gill Sans Nova" w:cs="Quire Sans"/>
          <w:szCs w:val="22"/>
          <w14:ligatures w14:val="none"/>
        </w:rPr>
        <w:t xml:space="preserve">, agreeing to allocate resources to improve hiring practices and establish more robust </w:t>
      </w:r>
      <w:r w:rsidRPr="00C41BF9">
        <w:rPr>
          <w:rFonts w:ascii="Gill Sans Nova" w:eastAsia="Calibri" w:hAnsi="Gill Sans Nova" w:cs="Quire Sans"/>
          <w:b/>
          <w:bCs/>
          <w:szCs w:val="22"/>
          <w14:ligatures w14:val="none"/>
        </w:rPr>
        <w:t>employee resource groups (ERGs)</w:t>
      </w:r>
      <w:r w:rsidRPr="00C41BF9">
        <w:rPr>
          <w:rFonts w:ascii="Gill Sans Nova" w:eastAsia="Calibri" w:hAnsi="Gill Sans Nova" w:cs="Quire Sans"/>
          <w:szCs w:val="22"/>
          <w14:ligatures w14:val="none"/>
        </w:rPr>
        <w:t>.</w:t>
      </w:r>
    </w:p>
    <w:p w14:paraId="6D601130" w14:textId="77777777" w:rsidR="00C41BF9" w:rsidRPr="00C41BF9" w:rsidRDefault="00C41BF9" w:rsidP="00C41BF9">
      <w:pPr>
        <w:numPr>
          <w:ilvl w:val="0"/>
          <w:numId w:val="96"/>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szCs w:val="22"/>
          <w14:ligatures w14:val="none"/>
        </w:rPr>
        <w:t xml:space="preserve">Set KPIs to track improvements in both areas over time and integrate these priorities into </w:t>
      </w:r>
      <w:r w:rsidRPr="00C41BF9">
        <w:rPr>
          <w:rFonts w:ascii="Gill Sans Nova" w:eastAsia="Calibri" w:hAnsi="Gill Sans Nova" w:cs="Quire Sans"/>
          <w:b/>
          <w:bCs/>
          <w:szCs w:val="22"/>
          <w14:ligatures w14:val="none"/>
        </w:rPr>
        <w:t>core business functions</w:t>
      </w:r>
      <w:r w:rsidRPr="00C41BF9">
        <w:rPr>
          <w:rFonts w:ascii="Gill Sans Nova" w:eastAsia="Calibri" w:hAnsi="Gill Sans Nova" w:cs="Quire Sans"/>
          <w:szCs w:val="22"/>
          <w14:ligatures w14:val="none"/>
        </w:rPr>
        <w:t xml:space="preserve"> like product development and recruitment.</w:t>
      </w:r>
    </w:p>
    <w:p w14:paraId="19804983" w14:textId="77777777" w:rsidR="00C41BF9" w:rsidRPr="00C41BF9" w:rsidRDefault="00C41BF9" w:rsidP="00C41BF9">
      <w:p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szCs w:val="22"/>
          <w14:ligatures w14:val="none"/>
        </w:rPr>
        <w:t>Now that we have examined how to identify and prioritise the most relevant ESG issues, it is essential to broaden our perspective. This means considering not only how these issues affect our business, but also how our actions influence the external environment—a concept known as double materiality.</w:t>
      </w:r>
    </w:p>
    <w:p w14:paraId="6990EFCB" w14:textId="77777777" w:rsidR="00C41BF9" w:rsidRPr="00C41BF9" w:rsidRDefault="00C41BF9" w:rsidP="00C41BF9">
      <w:pPr>
        <w:keepNext/>
        <w:keepLines/>
        <w:spacing w:before="160" w:after="80" w:line="259" w:lineRule="auto"/>
        <w:jc w:val="both"/>
        <w:outlineLvl w:val="1"/>
        <w:rPr>
          <w:rFonts w:ascii="Gill Sans Nova" w:eastAsia="Times New Roman" w:hAnsi="Gill Sans Nova" w:cs="Quire Sans"/>
          <w:b/>
          <w:bCs/>
          <w:color w:val="000000"/>
          <w:sz w:val="28"/>
          <w:szCs w:val="32"/>
          <w14:ligatures w14:val="none"/>
        </w:rPr>
      </w:pPr>
      <w:r w:rsidRPr="00C41BF9">
        <w:rPr>
          <w:rFonts w:ascii="Gill Sans Nova" w:eastAsia="Times New Roman" w:hAnsi="Gill Sans Nova" w:cs="Quire Sans"/>
          <w:b/>
          <w:bCs/>
          <w:color w:val="000000"/>
          <w:sz w:val="28"/>
          <w:szCs w:val="32"/>
          <w14:ligatures w14:val="none"/>
        </w:rPr>
        <w:lastRenderedPageBreak/>
        <w:t>4.4 Double Materiality: Looking Beyond Financial Impacts</w:t>
      </w:r>
    </w:p>
    <w:p w14:paraId="784C2A57" w14:textId="77777777" w:rsidR="00C41BF9" w:rsidRPr="00C41BF9" w:rsidRDefault="00C41BF9" w:rsidP="00C41BF9">
      <w:pPr>
        <w:spacing w:before="100" w:beforeAutospacing="1" w:after="100" w:afterAutospacing="1" w:line="240" w:lineRule="auto"/>
        <w:ind w:left="360"/>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Double materiality</w:t>
      </w:r>
      <w:r w:rsidRPr="00C41BF9">
        <w:rPr>
          <w:rFonts w:ascii="Gill Sans Nova" w:eastAsia="Calibri" w:hAnsi="Gill Sans Nova" w:cs="Quire Sans"/>
          <w:szCs w:val="22"/>
          <w14:ligatures w14:val="none"/>
        </w:rPr>
        <w:t xml:space="preserve"> is an approach that broadens the traditional concept of financial materiality by considering both the effects of environmental, social and governance (ESG) issues on a company, and the impact the company itself has on the environment and society. In other words, it involves assessing material issues from two distinct perspectives:</w:t>
      </w:r>
    </w:p>
    <w:p w14:paraId="1D014584" w14:textId="77777777" w:rsidR="00C41BF9" w:rsidRPr="00C41BF9" w:rsidRDefault="00C41BF9" w:rsidP="00C41BF9">
      <w:pPr>
        <w:spacing w:before="100" w:beforeAutospacing="1" w:after="100" w:afterAutospacing="1" w:line="240" w:lineRule="auto"/>
        <w:ind w:left="720"/>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Financial Materiality ("Outside-In")</w:t>
      </w:r>
      <w:r w:rsidRPr="00C41BF9">
        <w:rPr>
          <w:rFonts w:ascii="Gill Sans Nova" w:eastAsia="Calibri" w:hAnsi="Gill Sans Nova" w:cs="Quire Sans"/>
          <w:szCs w:val="22"/>
          <w14:ligatures w14:val="none"/>
        </w:rPr>
        <w:t>: This perspective examines how external ESG factors affect the company’s financial health. It includes evaluating how climate change, resource scarcity, regulatory pressures, and other ESG-related risks and opportunities influence the company’s performance and profitability.</w:t>
      </w:r>
    </w:p>
    <w:p w14:paraId="54D4A0CF" w14:textId="60D9314C" w:rsidR="00C41BF9" w:rsidRPr="00C41BF9" w:rsidRDefault="00133DD7" w:rsidP="00C41BF9">
      <w:pPr>
        <w:spacing w:before="100" w:beforeAutospacing="1" w:after="100" w:afterAutospacing="1" w:line="240" w:lineRule="auto"/>
        <w:ind w:left="720"/>
        <w:rPr>
          <w:rFonts w:ascii="Gill Sans Nova" w:eastAsia="Calibri" w:hAnsi="Gill Sans Nova" w:cs="Quire Sans"/>
          <w:szCs w:val="22"/>
          <w14:ligatures w14:val="none"/>
        </w:rPr>
      </w:pPr>
      <w:r w:rsidRPr="00133DD7">
        <w:rPr>
          <w:rFonts w:ascii="Gill Sans Nova" w:eastAsia="Calibri" w:hAnsi="Gill Sans Nova" w:cs="Quire Sans"/>
          <w:szCs w:val="22"/>
          <w14:ligatures w14:val="none"/>
        </w:rPr>
        <w:drawing>
          <wp:anchor distT="0" distB="0" distL="114300" distR="114300" simplePos="0" relativeHeight="251770880" behindDoc="0" locked="0" layoutInCell="1" allowOverlap="1" wp14:anchorId="4BF93BD8" wp14:editId="3F4E812A">
            <wp:simplePos x="0" y="0"/>
            <wp:positionH relativeFrom="column">
              <wp:posOffset>-794203</wp:posOffset>
            </wp:positionH>
            <wp:positionV relativeFrom="paragraph">
              <wp:posOffset>1071484</wp:posOffset>
            </wp:positionV>
            <wp:extent cx="937895" cy="937895"/>
            <wp:effectExtent l="0" t="57150" r="0" b="52705"/>
            <wp:wrapThrough wrapText="bothSides">
              <wp:wrapPolygon edited="0">
                <wp:start x="12624" y="-1193"/>
                <wp:lineTo x="2497" y="-1337"/>
                <wp:lineTo x="1082" y="12631"/>
                <wp:lineTo x="6757" y="13205"/>
                <wp:lineTo x="7182" y="22068"/>
                <wp:lineTo x="9365" y="22289"/>
                <wp:lineTo x="9890" y="21460"/>
                <wp:lineTo x="14780" y="21073"/>
                <wp:lineTo x="15487" y="14089"/>
                <wp:lineTo x="20078" y="7940"/>
                <wp:lineTo x="20299" y="5757"/>
                <wp:lineTo x="16464" y="77"/>
                <wp:lineTo x="14807" y="-972"/>
                <wp:lineTo x="12624" y="-1193"/>
              </wp:wrapPolygon>
            </wp:wrapThrough>
            <wp:docPr id="191248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88323" name=""/>
                    <pic:cNvPicPr/>
                  </pic:nvPicPr>
                  <pic:blipFill>
                    <a:blip r:embed="rId46" cstate="print">
                      <a:extLst>
                        <a:ext uri="{28A0092B-C50C-407E-A947-70E740481C1C}">
                          <a14:useLocalDpi xmlns:a14="http://schemas.microsoft.com/office/drawing/2010/main" val="0"/>
                        </a:ext>
                      </a:extLst>
                    </a:blip>
                    <a:stretch>
                      <a:fillRect/>
                    </a:stretch>
                  </pic:blipFill>
                  <pic:spPr>
                    <a:xfrm rot="21253109">
                      <a:off x="0" y="0"/>
                      <a:ext cx="937895" cy="937895"/>
                    </a:xfrm>
                    <a:prstGeom prst="rect">
                      <a:avLst/>
                    </a:prstGeom>
                  </pic:spPr>
                </pic:pic>
              </a:graphicData>
            </a:graphic>
          </wp:anchor>
        </w:drawing>
      </w:r>
      <w:r w:rsidR="00C41BF9" w:rsidRPr="00C41BF9">
        <w:rPr>
          <w:rFonts w:ascii="Times New Roman" w:eastAsia="Times New Roman" w:hAnsi="Times New Roman" w:cs="Times New Roman"/>
          <w:noProof/>
          <w:kern w:val="0"/>
          <w14:ligatures w14:val="none"/>
        </w:rPr>
        <mc:AlternateContent>
          <mc:Choice Requires="wps">
            <w:drawing>
              <wp:anchor distT="0" distB="0" distL="114300" distR="114300" simplePos="0" relativeHeight="251707392" behindDoc="0" locked="0" layoutInCell="1" allowOverlap="1" wp14:anchorId="273ACFC6" wp14:editId="5E54DEB7">
                <wp:simplePos x="0" y="0"/>
                <wp:positionH relativeFrom="column">
                  <wp:posOffset>141515</wp:posOffset>
                </wp:positionH>
                <wp:positionV relativeFrom="paragraph">
                  <wp:posOffset>970915</wp:posOffset>
                </wp:positionV>
                <wp:extent cx="5899785" cy="1382395"/>
                <wp:effectExtent l="0" t="0" r="24765" b="27305"/>
                <wp:wrapTopAndBottom/>
                <wp:docPr id="315580518" name="Text Box 1"/>
                <wp:cNvGraphicFramePr/>
                <a:graphic xmlns:a="http://schemas.openxmlformats.org/drawingml/2006/main">
                  <a:graphicData uri="http://schemas.microsoft.com/office/word/2010/wordprocessingShape">
                    <wps:wsp>
                      <wps:cNvSpPr txBox="1"/>
                      <wps:spPr>
                        <a:xfrm>
                          <a:off x="0" y="0"/>
                          <a:ext cx="5899785" cy="1382395"/>
                        </a:xfrm>
                        <a:prstGeom prst="rect">
                          <a:avLst/>
                        </a:prstGeom>
                        <a:solidFill>
                          <a:srgbClr val="FFC000"/>
                        </a:solidFill>
                        <a:ln w="6350">
                          <a:solidFill>
                            <a:prstClr val="black"/>
                          </a:solidFill>
                        </a:ln>
                      </wps:spPr>
                      <wps:txbx>
                        <w:txbxContent>
                          <w:p w14:paraId="5F0623AD" w14:textId="77777777" w:rsidR="00C41BF9" w:rsidRPr="00B4139B" w:rsidRDefault="00C41BF9" w:rsidP="00C41BF9">
                            <w:pPr>
                              <w:spacing w:before="100" w:beforeAutospacing="1" w:after="100" w:afterAutospacing="1" w:line="240" w:lineRule="auto"/>
                              <w:jc w:val="both"/>
                              <w:rPr>
                                <w:rFonts w:cs="Quire Sans"/>
                                <w:b/>
                                <w:bCs/>
                              </w:rPr>
                            </w:pPr>
                            <w:r w:rsidRPr="00B4139B">
                              <w:rPr>
                                <w:rFonts w:cs="Quire Sans"/>
                                <w:b/>
                                <w:bCs/>
                              </w:rPr>
                              <w:t>Definition Box:</w:t>
                            </w:r>
                          </w:p>
                          <w:p w14:paraId="09938748" w14:textId="77777777" w:rsidR="00C41BF9" w:rsidRPr="00B4139B" w:rsidRDefault="00C41BF9" w:rsidP="00C41BF9">
                            <w:pPr>
                              <w:numPr>
                                <w:ilvl w:val="0"/>
                                <w:numId w:val="113"/>
                              </w:numPr>
                              <w:spacing w:before="100" w:beforeAutospacing="1" w:after="100" w:afterAutospacing="1" w:line="240" w:lineRule="auto"/>
                              <w:jc w:val="both"/>
                              <w:rPr>
                                <w:rFonts w:cs="Quire Sans"/>
                              </w:rPr>
                            </w:pPr>
                            <w:r w:rsidRPr="00B4139B">
                              <w:rPr>
                                <w:rFonts w:cs="Quire Sans"/>
                              </w:rPr>
                              <w:t>Outside-In: Refers to financial materiality, meaning how external ESG factors impact the company’s financial performance.</w:t>
                            </w:r>
                          </w:p>
                          <w:p w14:paraId="7BB98A0D" w14:textId="77777777" w:rsidR="00C41BF9" w:rsidRPr="00307214" w:rsidRDefault="00C41BF9" w:rsidP="00C41BF9">
                            <w:pPr>
                              <w:numPr>
                                <w:ilvl w:val="0"/>
                                <w:numId w:val="113"/>
                              </w:numPr>
                              <w:spacing w:before="100" w:beforeAutospacing="1" w:after="100" w:afterAutospacing="1" w:line="240" w:lineRule="auto"/>
                              <w:jc w:val="both"/>
                              <w:rPr>
                                <w:rFonts w:cs="Quire Sans"/>
                              </w:rPr>
                            </w:pPr>
                            <w:r w:rsidRPr="00B4139B">
                              <w:rPr>
                                <w:rFonts w:cs="Quire Sans"/>
                              </w:rPr>
                              <w:t>Inside-Out: Refers to impact materiality, meaning how the company’s activities affect the external environment and society.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3ACFC6" id="_x0000_s1062" type="#_x0000_t202" style="position:absolute;left:0;text-align:left;margin-left:11.15pt;margin-top:76.45pt;width:464.55pt;height:108.8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" fillcolor="#ffc000" strokeweight=".5pt">
                <v:textbox>
                  <w:txbxContent>
                    <w:p w14:paraId="5F0623AD" w14:textId="77777777" w:rsidR="00C41BF9" w:rsidRPr="00B4139B" w:rsidRDefault="00C41BF9" w:rsidP="00C41BF9">
                      <w:pPr>
                        <w:spacing w:before="100" w:beforeAutospacing="1" w:after="100" w:afterAutospacing="1" w:line="240" w:lineRule="auto"/>
                        <w:jc w:val="both"/>
                        <w:rPr>
                          <w:rFonts w:cs="Quire Sans"/>
                          <w:b/>
                          <w:bCs/>
                        </w:rPr>
                      </w:pPr>
                      <w:r w:rsidRPr="00B4139B">
                        <w:rPr>
                          <w:rFonts w:cs="Quire Sans"/>
                          <w:b/>
                          <w:bCs/>
                        </w:rPr>
                        <w:t>Definition Box:</w:t>
                      </w:r>
                    </w:p>
                    <w:p w14:paraId="09938748" w14:textId="77777777" w:rsidR="00C41BF9" w:rsidRPr="00B4139B" w:rsidRDefault="00C41BF9" w:rsidP="00C41BF9">
                      <w:pPr>
                        <w:numPr>
                          <w:ilvl w:val="0"/>
                          <w:numId w:val="113"/>
                        </w:numPr>
                        <w:spacing w:before="100" w:beforeAutospacing="1" w:after="100" w:afterAutospacing="1" w:line="240" w:lineRule="auto"/>
                        <w:jc w:val="both"/>
                        <w:rPr>
                          <w:rFonts w:cs="Quire Sans"/>
                        </w:rPr>
                      </w:pPr>
                      <w:r w:rsidRPr="00B4139B">
                        <w:rPr>
                          <w:rFonts w:cs="Quire Sans"/>
                        </w:rPr>
                        <w:t>Outside-In: Refers to financial materiality, meaning how external ESG factors impact the company’s financial performance.</w:t>
                      </w:r>
                    </w:p>
                    <w:p w14:paraId="7BB98A0D" w14:textId="77777777" w:rsidR="00C41BF9" w:rsidRPr="00307214" w:rsidRDefault="00C41BF9" w:rsidP="00C41BF9">
                      <w:pPr>
                        <w:numPr>
                          <w:ilvl w:val="0"/>
                          <w:numId w:val="113"/>
                        </w:numPr>
                        <w:spacing w:before="100" w:beforeAutospacing="1" w:after="100" w:afterAutospacing="1" w:line="240" w:lineRule="auto"/>
                        <w:jc w:val="both"/>
                        <w:rPr>
                          <w:rFonts w:cs="Quire Sans"/>
                        </w:rPr>
                      </w:pPr>
                      <w:r w:rsidRPr="00B4139B">
                        <w:rPr>
                          <w:rFonts w:cs="Quire Sans"/>
                        </w:rPr>
                        <w:t>Inside-Out: Refers to impact materiality, meaning how the company’s activities affect the external environment and society.</w:t>
                      </w:r>
                    </w:p>
                  </w:txbxContent>
                </v:textbox>
                <w10:wrap type="topAndBottom"/>
              </v:shape>
            </w:pict>
          </mc:Fallback>
        </mc:AlternateContent>
      </w:r>
      <w:r w:rsidR="00C41BF9" w:rsidRPr="00C41BF9">
        <w:rPr>
          <w:rFonts w:ascii="Gill Sans Nova" w:eastAsia="Calibri" w:hAnsi="Gill Sans Nova" w:cs="Quire Sans"/>
          <w:b/>
          <w:bCs/>
          <w:szCs w:val="22"/>
          <w14:ligatures w14:val="none"/>
        </w:rPr>
        <w:t>Impact Materiality ("Inside-Out")</w:t>
      </w:r>
      <w:r w:rsidR="00C41BF9" w:rsidRPr="00C41BF9">
        <w:rPr>
          <w:rFonts w:ascii="Gill Sans Nova" w:eastAsia="Calibri" w:hAnsi="Gill Sans Nova" w:cs="Quire Sans"/>
          <w:szCs w:val="22"/>
          <w14:ligatures w14:val="none"/>
        </w:rPr>
        <w:t>: This perspective focuses on the company’s operations and activities, and how these affect society and the environment. This might include carbon emissions, impacts on local communities, labour practices, and contributions to biodiversity loss.</w:t>
      </w:r>
    </w:p>
    <w:p w14:paraId="7C2A0674" w14:textId="77777777" w:rsidR="00C41BF9" w:rsidRPr="00C41BF9" w:rsidRDefault="00C41BF9" w:rsidP="00C41BF9">
      <w:pPr>
        <w:spacing w:before="100" w:beforeAutospacing="1" w:after="100" w:afterAutospacing="1" w:line="240" w:lineRule="auto"/>
        <w:jc w:val="both"/>
        <w:rPr>
          <w:rFonts w:ascii="Gill Sans Nova" w:eastAsia="Calibri" w:hAnsi="Gill Sans Nova" w:cs="Quire Sans"/>
          <w:b/>
          <w:bCs/>
          <w:szCs w:val="22"/>
          <w14:ligatures w14:val="none"/>
        </w:rPr>
      </w:pPr>
    </w:p>
    <w:p w14:paraId="73468780" w14:textId="77777777" w:rsidR="00C41BF9" w:rsidRPr="00C41BF9" w:rsidRDefault="00C41BF9" w:rsidP="00C41BF9">
      <w:p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 xml:space="preserve">Double materiality </w:t>
      </w:r>
      <w:r w:rsidRPr="00C41BF9">
        <w:rPr>
          <w:rFonts w:ascii="Gill Sans Nova" w:eastAsia="Calibri" w:hAnsi="Gill Sans Nova" w:cs="Quire Sans"/>
          <w:szCs w:val="22"/>
          <w14:ligatures w14:val="none"/>
        </w:rPr>
        <w:t xml:space="preserve">requires companies to assess and disclose </w:t>
      </w:r>
      <w:r w:rsidRPr="00C41BF9">
        <w:rPr>
          <w:rFonts w:ascii="Gill Sans Nova" w:eastAsia="Calibri" w:hAnsi="Gill Sans Nova" w:cs="Quire Sans"/>
          <w:b/>
          <w:bCs/>
          <w:szCs w:val="22"/>
          <w14:ligatures w14:val="none"/>
        </w:rPr>
        <w:t>both the financial impact of ESG factors on their business</w:t>
      </w:r>
      <w:r w:rsidRPr="00C41BF9">
        <w:rPr>
          <w:rFonts w:ascii="Gill Sans Nova" w:eastAsia="Calibri" w:hAnsi="Gill Sans Nova" w:cs="Quire Sans"/>
          <w:szCs w:val="22"/>
          <w14:ligatures w14:val="none"/>
        </w:rPr>
        <w:t xml:space="preserve"> ("outside-in") and</w:t>
      </w:r>
      <w:r w:rsidRPr="00C41BF9">
        <w:rPr>
          <w:rFonts w:ascii="Gill Sans Nova" w:eastAsia="Calibri" w:hAnsi="Gill Sans Nova" w:cs="Quire Sans"/>
          <w:b/>
          <w:bCs/>
          <w:szCs w:val="22"/>
          <w14:ligatures w14:val="none"/>
        </w:rPr>
        <w:t xml:space="preserve"> the impact of their activities on society and the environment</w:t>
      </w:r>
      <w:r w:rsidRPr="00C41BF9">
        <w:rPr>
          <w:rFonts w:ascii="Gill Sans Nova" w:eastAsia="Calibri" w:hAnsi="Gill Sans Nova" w:cs="Quire Sans"/>
          <w:szCs w:val="22"/>
          <w14:ligatures w14:val="none"/>
        </w:rPr>
        <w:t xml:space="preserve"> ("inside-out"). This dual approach is becoming increasingly important to stakeholders and regulators alike, as it offers a more holistic understanding of a company’s sustainability impact.</w:t>
      </w:r>
    </w:p>
    <w:p w14:paraId="73C920F9" w14:textId="77777777" w:rsidR="00C41BF9" w:rsidRPr="00C41BF9" w:rsidRDefault="00C41BF9" w:rsidP="00C41BF9">
      <w:pPr>
        <w:spacing w:before="100" w:beforeAutospacing="1" w:after="100" w:afterAutospacing="1" w:line="240" w:lineRule="auto"/>
        <w:ind w:left="720"/>
        <w:jc w:val="both"/>
        <w:rPr>
          <w:rFonts w:ascii="Gill Sans Nova" w:eastAsia="Calibri" w:hAnsi="Gill Sans Nova" w:cs="Quire Sans"/>
          <w:b/>
          <w:bCs/>
          <w:szCs w:val="22"/>
          <w14:ligatures w14:val="none"/>
        </w:rPr>
      </w:pPr>
      <w:r w:rsidRPr="00C41BF9">
        <w:rPr>
          <w:rFonts w:ascii="Gill Sans Nova" w:eastAsia="Calibri" w:hAnsi="Gill Sans Nova" w:cs="Quire Sans"/>
          <w:b/>
          <w:bCs/>
          <w:szCs w:val="22"/>
          <w14:ligatures w14:val="none"/>
        </w:rPr>
        <w:t>Example: Mining Industry</w:t>
      </w:r>
    </w:p>
    <w:p w14:paraId="0602EAD2" w14:textId="77777777" w:rsidR="00C41BF9" w:rsidRPr="00C41BF9" w:rsidRDefault="00C41BF9" w:rsidP="00C41BF9">
      <w:pPr>
        <w:spacing w:before="100" w:beforeAutospacing="1" w:after="100" w:afterAutospacing="1" w:line="240" w:lineRule="auto"/>
        <w:ind w:left="720"/>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 xml:space="preserve">Financial Materiality ("Outside-In") </w:t>
      </w:r>
      <w:r w:rsidRPr="00C41BF9">
        <w:rPr>
          <w:rFonts w:ascii="Gill Sans Nova" w:eastAsia="Calibri" w:hAnsi="Gill Sans Nova" w:cs="Quire Sans"/>
          <w:szCs w:val="22"/>
          <w14:ligatures w14:val="none"/>
        </w:rPr>
        <w:t xml:space="preserve">:A mining company may face financial risks from regulatory changes related to carbon emissions, which could increase operational costs.  </w:t>
      </w:r>
    </w:p>
    <w:p w14:paraId="38F71F3B" w14:textId="77777777" w:rsidR="00C41BF9" w:rsidRPr="00C41BF9" w:rsidRDefault="00C41BF9" w:rsidP="00C41BF9">
      <w:pPr>
        <w:spacing w:before="100" w:beforeAutospacing="1" w:after="100" w:afterAutospacing="1" w:line="240" w:lineRule="auto"/>
        <w:ind w:left="720"/>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Impact Materiality ("Inside-Out") :</w:t>
      </w:r>
      <w:r w:rsidRPr="00C41BF9">
        <w:rPr>
          <w:rFonts w:ascii="Gill Sans Nova" w:eastAsia="Calibri" w:hAnsi="Gill Sans Nova" w:cs="Quire Sans"/>
          <w:szCs w:val="22"/>
          <w14:ligatures w14:val="none"/>
        </w:rPr>
        <w:t xml:space="preserve"> The same company may also be significantly impacting </w:t>
      </w:r>
      <w:r w:rsidRPr="00C41BF9">
        <w:rPr>
          <w:rFonts w:ascii="Gill Sans Nova" w:eastAsia="Calibri" w:hAnsi="Gill Sans Nova" w:cs="Quire Sans"/>
          <w:b/>
          <w:bCs/>
          <w:szCs w:val="22"/>
          <w14:ligatures w14:val="none"/>
        </w:rPr>
        <w:t>local biodiversity</w:t>
      </w:r>
      <w:r w:rsidRPr="00C41BF9">
        <w:rPr>
          <w:rFonts w:ascii="Gill Sans Nova" w:eastAsia="Calibri" w:hAnsi="Gill Sans Nova" w:cs="Quire Sans"/>
          <w:szCs w:val="22"/>
          <w14:ligatures w14:val="none"/>
        </w:rPr>
        <w:t xml:space="preserve">, as its mining operations disrupt local ecosystems. In this case, double materiality would demand that the company address not only the </w:t>
      </w:r>
      <w:r w:rsidRPr="00C41BF9">
        <w:rPr>
          <w:rFonts w:ascii="Gill Sans Nova" w:eastAsia="Calibri" w:hAnsi="Gill Sans Nova" w:cs="Quire Sans"/>
          <w:b/>
          <w:bCs/>
          <w:szCs w:val="22"/>
          <w14:ligatures w14:val="none"/>
        </w:rPr>
        <w:t xml:space="preserve">financial </w:t>
      </w:r>
      <w:r w:rsidRPr="00C41BF9">
        <w:rPr>
          <w:rFonts w:ascii="Gill Sans Nova" w:eastAsia="Calibri" w:hAnsi="Gill Sans Nova" w:cs="Quire Sans"/>
          <w:b/>
          <w:bCs/>
          <w:szCs w:val="22"/>
          <w14:ligatures w14:val="none"/>
        </w:rPr>
        <w:lastRenderedPageBreak/>
        <w:t>implications of emissions regulation</w:t>
      </w:r>
      <w:r w:rsidRPr="00C41BF9">
        <w:rPr>
          <w:rFonts w:ascii="Gill Sans Nova" w:eastAsia="Calibri" w:hAnsi="Gill Sans Nova" w:cs="Quire Sans"/>
          <w:szCs w:val="22"/>
          <w14:ligatures w14:val="none"/>
        </w:rPr>
        <w:t xml:space="preserve"> but also its </w:t>
      </w:r>
      <w:r w:rsidRPr="00C41BF9">
        <w:rPr>
          <w:rFonts w:ascii="Gill Sans Nova" w:eastAsia="Calibri" w:hAnsi="Gill Sans Nova" w:cs="Quire Sans"/>
          <w:b/>
          <w:bCs/>
          <w:szCs w:val="22"/>
          <w14:ligatures w14:val="none"/>
        </w:rPr>
        <w:t>environmental responsibility</w:t>
      </w:r>
      <w:r w:rsidRPr="00C41BF9">
        <w:rPr>
          <w:rFonts w:ascii="Gill Sans Nova" w:eastAsia="Calibri" w:hAnsi="Gill Sans Nova" w:cs="Quire Sans"/>
          <w:szCs w:val="22"/>
          <w14:ligatures w14:val="none"/>
        </w:rPr>
        <w:t xml:space="preserve"> for biodiversity protection </w:t>
      </w:r>
    </w:p>
    <w:p w14:paraId="7B75E2F6" w14:textId="77777777" w:rsidR="00C41BF9" w:rsidRPr="00C41BF9" w:rsidRDefault="00C41BF9" w:rsidP="00C41BF9">
      <w:pPr>
        <w:spacing w:before="100" w:beforeAutospacing="1" w:after="100" w:afterAutospacing="1" w:line="240" w:lineRule="auto"/>
        <w:ind w:left="720"/>
        <w:jc w:val="both"/>
        <w:rPr>
          <w:rFonts w:ascii="Gill Sans Nova" w:eastAsia="Calibri" w:hAnsi="Gill Sans Nova" w:cs="Quire Sans"/>
          <w:b/>
          <w:bCs/>
          <w:szCs w:val="22"/>
          <w14:ligatures w14:val="none"/>
        </w:rPr>
      </w:pPr>
      <w:r w:rsidRPr="00C41BF9">
        <w:rPr>
          <w:rFonts w:ascii="Gill Sans Nova" w:eastAsia="Calibri" w:hAnsi="Gill Sans Nova" w:cs="Quire Sans"/>
          <w:b/>
          <w:bCs/>
          <w:szCs w:val="22"/>
          <w14:ligatures w14:val="none"/>
        </w:rPr>
        <w:t>Example: Pharmaceutical Industry</w:t>
      </w:r>
    </w:p>
    <w:p w14:paraId="7490F0F9" w14:textId="77777777" w:rsidR="00C41BF9" w:rsidRPr="00C41BF9" w:rsidRDefault="00C41BF9" w:rsidP="00C41BF9">
      <w:p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Financial Materiality ("Outside-In")</w:t>
      </w:r>
      <w:r w:rsidRPr="00C41BF9">
        <w:rPr>
          <w:rFonts w:ascii="Gill Sans Nova" w:eastAsia="Calibri" w:hAnsi="Gill Sans Nova" w:cs="Quire Sans"/>
          <w:szCs w:val="22"/>
          <w14:ligatures w14:val="none"/>
        </w:rPr>
        <w:t xml:space="preserve">: A pharmaceutical company may face </w:t>
      </w:r>
      <w:r w:rsidRPr="00C41BF9">
        <w:rPr>
          <w:rFonts w:ascii="Gill Sans Nova" w:eastAsia="Calibri" w:hAnsi="Gill Sans Nova" w:cs="Quire Sans"/>
          <w:b/>
          <w:bCs/>
          <w:szCs w:val="22"/>
          <w14:ligatures w14:val="none"/>
        </w:rPr>
        <w:t>financial risks</w:t>
      </w:r>
      <w:r w:rsidRPr="00C41BF9">
        <w:rPr>
          <w:rFonts w:ascii="Gill Sans Nova" w:eastAsia="Calibri" w:hAnsi="Gill Sans Nova" w:cs="Quire Sans"/>
          <w:szCs w:val="22"/>
          <w14:ligatures w14:val="none"/>
        </w:rPr>
        <w:t xml:space="preserve"> arising from stricter regulations on emissions or increasing demands for energy efficiency. Such changes could result in higher production costs and necessitate enhanced compliance measures.</w:t>
      </w:r>
    </w:p>
    <w:p w14:paraId="7779792A" w14:textId="77777777" w:rsidR="00C41BF9" w:rsidRPr="00C41BF9" w:rsidRDefault="00C41BF9" w:rsidP="00C41BF9">
      <w:p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Impact Materiality ("Inside-Out")</w:t>
      </w:r>
      <w:r w:rsidRPr="00C41BF9">
        <w:rPr>
          <w:rFonts w:ascii="Gill Sans Nova" w:eastAsia="Calibri" w:hAnsi="Gill Sans Nova" w:cs="Quire Sans"/>
          <w:szCs w:val="22"/>
          <w14:ligatures w14:val="none"/>
        </w:rPr>
        <w:t xml:space="preserve">: Conversely, the pharmaceutical company may significantly affect </w:t>
      </w:r>
      <w:r w:rsidRPr="00C41BF9">
        <w:rPr>
          <w:rFonts w:ascii="Gill Sans Nova" w:eastAsia="Calibri" w:hAnsi="Gill Sans Nova" w:cs="Quire Sans"/>
          <w:b/>
          <w:bCs/>
          <w:szCs w:val="22"/>
          <w14:ligatures w14:val="none"/>
        </w:rPr>
        <w:t>community health</w:t>
      </w:r>
      <w:r w:rsidRPr="00C41BF9">
        <w:rPr>
          <w:rFonts w:ascii="Gill Sans Nova" w:eastAsia="Calibri" w:hAnsi="Gill Sans Nova" w:cs="Quire Sans"/>
          <w:szCs w:val="22"/>
          <w14:ligatures w14:val="none"/>
        </w:rPr>
        <w:t xml:space="preserve"> through chemical runoff from its production facilities, potentially compromising local water quality and public health. This dimension of impact materiality underscores the company’s broader social and environmental responsibilities beyond its financial obligations.</w:t>
      </w:r>
    </w:p>
    <w:p w14:paraId="0A2A3214" w14:textId="77777777" w:rsidR="00C41BF9" w:rsidRPr="00C41BF9" w:rsidRDefault="00C41BF9" w:rsidP="00C41BF9">
      <w:pPr>
        <w:spacing w:line="259" w:lineRule="auto"/>
        <w:jc w:val="both"/>
        <w:rPr>
          <w:rFonts w:ascii="Gill Sans Nova" w:eastAsia="Calibri" w:hAnsi="Gill Sans Nova" w:cs="Arial"/>
          <w:szCs w:val="22"/>
          <w14:ligatures w14:val="none"/>
        </w:rPr>
      </w:pPr>
      <w:r w:rsidRPr="00C41BF9">
        <w:rPr>
          <w:rFonts w:ascii="Gill Sans Nova" w:eastAsia="Calibri" w:hAnsi="Gill Sans Nova" w:cs="Arial"/>
          <w:b/>
          <w:bCs/>
          <w:szCs w:val="22"/>
          <w14:ligatures w14:val="none"/>
        </w:rPr>
        <w:t>Why Double Materiality Matters:</w:t>
      </w:r>
      <w:r w:rsidRPr="00C41BF9">
        <w:rPr>
          <w:rFonts w:ascii="Gill Sans Nova" w:eastAsia="Calibri" w:hAnsi="Gill Sans Nova" w:cs="Arial"/>
          <w:szCs w:val="22"/>
          <w14:ligatures w14:val="none"/>
        </w:rPr>
        <w:t xml:space="preserve"> </w:t>
      </w:r>
    </w:p>
    <w:p w14:paraId="0FCFD973" w14:textId="77777777" w:rsidR="00C41BF9" w:rsidRPr="00C41BF9" w:rsidRDefault="00C41BF9" w:rsidP="00C41BF9">
      <w:p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Considers Both Internal and External Impacts</w:t>
      </w:r>
      <w:r w:rsidRPr="00C41BF9">
        <w:rPr>
          <w:rFonts w:ascii="Gill Sans Nova" w:eastAsia="Calibri" w:hAnsi="Gill Sans Nova" w:cs="Arial"/>
          <w:szCs w:val="22"/>
          <w14:ligatures w14:val="none"/>
        </w:rPr>
        <w:t xml:space="preserve"> </w:t>
      </w:r>
      <w:r w:rsidRPr="00C41BF9">
        <w:rPr>
          <w:rFonts w:ascii="Gill Sans Nova" w:eastAsia="Calibri" w:hAnsi="Gill Sans Nova" w:cs="Quire Sans"/>
          <w:szCs w:val="22"/>
          <w14:ligatures w14:val="none"/>
        </w:rPr>
        <w:t xml:space="preserve">By addressing both </w:t>
      </w:r>
      <w:r w:rsidRPr="00C41BF9">
        <w:rPr>
          <w:rFonts w:ascii="Gill Sans Nova" w:eastAsia="Calibri" w:hAnsi="Gill Sans Nova" w:cs="Quire Sans"/>
          <w:b/>
          <w:bCs/>
          <w:szCs w:val="22"/>
          <w14:ligatures w14:val="none"/>
        </w:rPr>
        <w:t>"Outside-In"</w:t>
      </w:r>
      <w:r w:rsidRPr="00C41BF9">
        <w:rPr>
          <w:rFonts w:ascii="Gill Sans Nova" w:eastAsia="Calibri" w:hAnsi="Gill Sans Nova" w:cs="Quire Sans"/>
          <w:szCs w:val="22"/>
          <w14:ligatures w14:val="none"/>
        </w:rPr>
        <w:t xml:space="preserve"> and </w:t>
      </w:r>
      <w:r w:rsidRPr="00C41BF9">
        <w:rPr>
          <w:rFonts w:ascii="Gill Sans Nova" w:eastAsia="Calibri" w:hAnsi="Gill Sans Nova" w:cs="Quire Sans"/>
          <w:b/>
          <w:bCs/>
          <w:szCs w:val="22"/>
          <w14:ligatures w14:val="none"/>
        </w:rPr>
        <w:t>"Inside-Out"</w:t>
      </w:r>
      <w:r w:rsidRPr="00C41BF9">
        <w:rPr>
          <w:rFonts w:ascii="Gill Sans Nova" w:eastAsia="Calibri" w:hAnsi="Gill Sans Nova" w:cs="Quire Sans"/>
          <w:szCs w:val="22"/>
          <w14:ligatures w14:val="none"/>
        </w:rPr>
        <w:t xml:space="preserve"> perspectives, double materiality ensures that companies are aware of the risks they face from external ESG factors, as well as the impacts they have on their environment and communities.</w:t>
      </w:r>
    </w:p>
    <w:p w14:paraId="33D5BC63" w14:textId="77777777" w:rsidR="00C41BF9" w:rsidRPr="00C41BF9" w:rsidRDefault="00C41BF9" w:rsidP="00C41BF9">
      <w:p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Improves Accountability and Transparency</w:t>
      </w:r>
      <w:r w:rsidRPr="00C41BF9">
        <w:rPr>
          <w:rFonts w:ascii="Gill Sans Nova" w:eastAsia="Calibri" w:hAnsi="Gill Sans Nova" w:cs="Quire Sans"/>
          <w:szCs w:val="22"/>
          <w14:ligatures w14:val="none"/>
        </w:rPr>
        <w:t>: Regulators and stakeholders increasingly expect companies to disclose comprehensive information on both types of materiality. This ensures that businesses are held accountable not only for their financial risks but also for their environmental and social footprint.</w:t>
      </w:r>
    </w:p>
    <w:p w14:paraId="29A8F0DE" w14:textId="77777777" w:rsidR="00C41BF9" w:rsidRPr="00C41BF9" w:rsidRDefault="00C41BF9" w:rsidP="00C41BF9">
      <w:p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Aligns with Global Regulatory Expectations</w:t>
      </w:r>
      <w:r w:rsidRPr="00C41BF9">
        <w:rPr>
          <w:rFonts w:ascii="Gill Sans Nova" w:eastAsia="Calibri" w:hAnsi="Gill Sans Nova" w:cs="Quire Sans"/>
          <w:szCs w:val="22"/>
          <w14:ligatures w14:val="none"/>
        </w:rPr>
        <w:t xml:space="preserve">: In the </w:t>
      </w:r>
      <w:r w:rsidRPr="00C41BF9">
        <w:rPr>
          <w:rFonts w:ascii="Gill Sans Nova" w:eastAsia="Calibri" w:hAnsi="Gill Sans Nova" w:cs="Quire Sans"/>
          <w:b/>
          <w:bCs/>
          <w:szCs w:val="22"/>
          <w14:ligatures w14:val="none"/>
        </w:rPr>
        <w:t>European Union, regulatory frameworks such as the Corporate Sustainability Reporting Directive (CSRD)</w:t>
      </w:r>
      <w:r w:rsidRPr="00C41BF9">
        <w:rPr>
          <w:rFonts w:ascii="Gill Sans Nova" w:eastAsia="Calibri" w:hAnsi="Gill Sans Nova" w:cs="Quire Sans"/>
          <w:szCs w:val="22"/>
          <w14:ligatures w14:val="none"/>
        </w:rPr>
        <w:t xml:space="preserve"> require companies to disclose information on both financial and impact materiality. This reflects the growing importance of a dual approach to materiality and helps companies align with global expectations on sustainability disclosures.</w:t>
      </w:r>
    </w:p>
    <w:p w14:paraId="512D3263" w14:textId="77777777" w:rsidR="00C41BF9" w:rsidRPr="00C41BF9" w:rsidRDefault="00C41BF9" w:rsidP="00C41BF9">
      <w:pPr>
        <w:spacing w:line="259" w:lineRule="auto"/>
        <w:jc w:val="both"/>
        <w:rPr>
          <w:rFonts w:ascii="Gill Sans Nova" w:eastAsia="Calibri" w:hAnsi="Gill Sans Nova" w:cs="Quire Sans"/>
          <w:b/>
          <w:bCs/>
          <w:szCs w:val="22"/>
          <w14:ligatures w14:val="none"/>
        </w:rPr>
      </w:pPr>
      <w:r w:rsidRPr="00C41BF9">
        <w:rPr>
          <w:rFonts w:ascii="Gill Sans Nova" w:eastAsia="Calibri" w:hAnsi="Gill Sans Nova" w:cs="Quire Sans"/>
          <w:b/>
          <w:bCs/>
          <w:szCs w:val="22"/>
          <w14:ligatures w14:val="none"/>
        </w:rPr>
        <w:t>Key Takeaways: Double Materiality ("Outside-In" and "Inside-Out")</w:t>
      </w:r>
    </w:p>
    <w:p w14:paraId="4DF2F394" w14:textId="77777777" w:rsidR="00C41BF9" w:rsidRPr="00C41BF9" w:rsidRDefault="00C41BF9" w:rsidP="00C41BF9">
      <w:pPr>
        <w:numPr>
          <w:ilvl w:val="0"/>
          <w:numId w:val="112"/>
        </w:num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szCs w:val="22"/>
          <w14:ligatures w14:val="none"/>
        </w:rPr>
        <w:t xml:space="preserve">Double materiality provides a comprehensive framework for understanding and managing ESG issues from both a </w:t>
      </w:r>
      <w:r w:rsidRPr="00C41BF9">
        <w:rPr>
          <w:rFonts w:ascii="Gill Sans Nova" w:eastAsia="Calibri" w:hAnsi="Gill Sans Nova" w:cs="Quire Sans"/>
          <w:b/>
          <w:bCs/>
          <w:szCs w:val="22"/>
          <w14:ligatures w14:val="none"/>
        </w:rPr>
        <w:t>financial</w:t>
      </w:r>
      <w:r w:rsidRPr="00C41BF9">
        <w:rPr>
          <w:rFonts w:ascii="Gill Sans Nova" w:eastAsia="Calibri" w:hAnsi="Gill Sans Nova" w:cs="Quire Sans"/>
          <w:szCs w:val="22"/>
          <w14:ligatures w14:val="none"/>
        </w:rPr>
        <w:t xml:space="preserve"> and </w:t>
      </w:r>
      <w:r w:rsidRPr="00C41BF9">
        <w:rPr>
          <w:rFonts w:ascii="Gill Sans Nova" w:eastAsia="Calibri" w:hAnsi="Gill Sans Nova" w:cs="Quire Sans"/>
          <w:b/>
          <w:bCs/>
          <w:szCs w:val="22"/>
          <w14:ligatures w14:val="none"/>
        </w:rPr>
        <w:t>societal/environmental</w:t>
      </w:r>
      <w:r w:rsidRPr="00C41BF9">
        <w:rPr>
          <w:rFonts w:ascii="Gill Sans Nova" w:eastAsia="Calibri" w:hAnsi="Gill Sans Nova" w:cs="Quire Sans"/>
          <w:szCs w:val="22"/>
          <w14:ligatures w14:val="none"/>
        </w:rPr>
        <w:t xml:space="preserve"> perspective.</w:t>
      </w:r>
    </w:p>
    <w:p w14:paraId="7C775904" w14:textId="77777777" w:rsidR="00C41BF9" w:rsidRPr="00C41BF9" w:rsidRDefault="00C41BF9" w:rsidP="00C41BF9">
      <w:pPr>
        <w:numPr>
          <w:ilvl w:val="0"/>
          <w:numId w:val="112"/>
        </w:num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"Outside-In"</w:t>
      </w:r>
      <w:r w:rsidRPr="00C41BF9">
        <w:rPr>
          <w:rFonts w:ascii="Gill Sans Nova" w:eastAsia="Calibri" w:hAnsi="Gill Sans Nova" w:cs="Quire Sans"/>
          <w:szCs w:val="22"/>
          <w14:ligatures w14:val="none"/>
        </w:rPr>
        <w:t xml:space="preserve"> refers to the financial risks or benefits that external ESG factors pose to the company.</w:t>
      </w:r>
    </w:p>
    <w:p w14:paraId="099EF002" w14:textId="77777777" w:rsidR="00C41BF9" w:rsidRPr="00C41BF9" w:rsidRDefault="00C41BF9" w:rsidP="00C41BF9">
      <w:pPr>
        <w:numPr>
          <w:ilvl w:val="0"/>
          <w:numId w:val="112"/>
        </w:num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"Inside-Out"</w:t>
      </w:r>
      <w:r w:rsidRPr="00C41BF9">
        <w:rPr>
          <w:rFonts w:ascii="Gill Sans Nova" w:eastAsia="Calibri" w:hAnsi="Gill Sans Nova" w:cs="Quire Sans"/>
          <w:szCs w:val="22"/>
          <w14:ligatures w14:val="none"/>
        </w:rPr>
        <w:t xml:space="preserve"> refers to the social and environmental impacts that a company's activities have on the world around it.</w:t>
      </w:r>
    </w:p>
    <w:p w14:paraId="316A3274" w14:textId="77777777" w:rsidR="00C41BF9" w:rsidRPr="00C41BF9" w:rsidRDefault="00C41BF9" w:rsidP="00C41BF9">
      <w:pPr>
        <w:numPr>
          <w:ilvl w:val="0"/>
          <w:numId w:val="112"/>
        </w:num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szCs w:val="22"/>
          <w14:ligatures w14:val="none"/>
        </w:rPr>
        <w:lastRenderedPageBreak/>
        <w:t>Companies need to address both perspectives to meet stakeholder expectations and comply with emerging regulatory requirements.</w:t>
      </w:r>
    </w:p>
    <w:p w14:paraId="521E48AF" w14:textId="77777777" w:rsidR="00C41BF9" w:rsidRPr="00C41BF9" w:rsidRDefault="00C41BF9" w:rsidP="00C41BF9">
      <w:pPr>
        <w:spacing w:line="259" w:lineRule="auto"/>
        <w:jc w:val="both"/>
        <w:rPr>
          <w:rFonts w:ascii="Gill Sans Nova" w:eastAsia="Calibri" w:hAnsi="Gill Sans Nova" w:cs="Quire Sans"/>
          <w:szCs w:val="22"/>
          <w14:ligatures w14:val="none"/>
        </w:rPr>
      </w:pPr>
    </w:p>
    <w:p w14:paraId="6ED7326B" w14:textId="77777777" w:rsidR="00C41BF9" w:rsidRPr="00C41BF9" w:rsidRDefault="00C41BF9" w:rsidP="00C41BF9">
      <w:pPr>
        <w:keepNext/>
        <w:keepLines/>
        <w:spacing w:before="160" w:after="80" w:line="259" w:lineRule="auto"/>
        <w:jc w:val="both"/>
        <w:outlineLvl w:val="1"/>
        <w:rPr>
          <w:rFonts w:ascii="Gill Sans Nova" w:eastAsia="Times New Roman" w:hAnsi="Gill Sans Nova" w:cs="Quire Sans"/>
          <w:b/>
          <w:bCs/>
          <w:color w:val="000000"/>
          <w:sz w:val="28"/>
          <w:szCs w:val="32"/>
          <w14:ligatures w14:val="none"/>
        </w:rPr>
      </w:pPr>
      <w:r w:rsidRPr="00C41BF9">
        <w:rPr>
          <w:rFonts w:ascii="Gill Sans Nova" w:eastAsia="Times New Roman" w:hAnsi="Gill Sans Nova" w:cs="Quire Sans"/>
          <w:b/>
          <w:bCs/>
          <w:color w:val="000000"/>
          <w:sz w:val="28"/>
          <w:szCs w:val="32"/>
          <w14:ligatures w14:val="none"/>
        </w:rPr>
        <w:t>4.5 Analyzing and Ranking ESG Issues with Surveys</w:t>
      </w:r>
    </w:p>
    <w:p w14:paraId="50B632B3" w14:textId="77777777" w:rsidR="00C41BF9" w:rsidRPr="00C41BF9" w:rsidRDefault="00C41BF9" w:rsidP="00C41BF9">
      <w:p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kern w:val="0"/>
          <w14:ligatures w14:val="none"/>
        </w:rPr>
        <w:t>Once the double materiality approach is integrated, surveys can be used to gather quantitative data to analyse and rank ESG issues. This method helps companies to understand the significance of different ESG topics across stakeholder groups.</w:t>
      </w:r>
    </w:p>
    <w:p w14:paraId="78C3D25E" w14:textId="77777777" w:rsidR="00C41BF9" w:rsidRPr="00C41BF9" w:rsidRDefault="00C41BF9" w:rsidP="00C41BF9">
      <w:pPr>
        <w:spacing w:before="100" w:beforeAutospacing="1" w:after="100" w:afterAutospacing="1" w:line="240" w:lineRule="auto"/>
        <w:jc w:val="both"/>
        <w:rPr>
          <w:rFonts w:ascii="Gill Sans Nova" w:eastAsia="Times New Roman" w:hAnsi="Gill Sans Nova" w:cs="Quire Sans"/>
          <w:b/>
          <w:bCs/>
          <w:kern w:val="0"/>
          <w14:ligatures w14:val="none"/>
        </w:rPr>
      </w:pPr>
      <w:r w:rsidRPr="00C41BF9">
        <w:rPr>
          <w:rFonts w:ascii="Gill Sans Nova" w:eastAsia="Times New Roman" w:hAnsi="Gill Sans Nova" w:cs="Quire Sans"/>
          <w:b/>
          <w:bCs/>
          <w:kern w:val="0"/>
          <w14:ligatures w14:val="none"/>
        </w:rPr>
        <w:t xml:space="preserve">Steps to Analyze and Rank ESG Issues : </w:t>
      </w:r>
    </w:p>
    <w:p w14:paraId="0B6A5C15" w14:textId="77777777" w:rsidR="00C41BF9" w:rsidRPr="00C41BF9" w:rsidRDefault="00C41BF9" w:rsidP="00C41BF9">
      <w:pPr>
        <w:numPr>
          <w:ilvl w:val="1"/>
          <w:numId w:val="94"/>
        </w:numPr>
        <w:tabs>
          <w:tab w:val="left" w:pos="1080"/>
        </w:tabs>
        <w:spacing w:before="100" w:beforeAutospacing="1" w:after="100" w:afterAutospacing="1" w:line="240" w:lineRule="auto"/>
        <w:ind w:left="360"/>
        <w:contextualSpacing/>
        <w:jc w:val="both"/>
        <w:rPr>
          <w:rFonts w:ascii="Gill Sans Nova" w:eastAsia="Times New Roman" w:hAnsi="Gill Sans Nova" w:cs="Quire Sans"/>
          <w:b/>
          <w:bCs/>
          <w:kern w:val="0"/>
          <w14:ligatures w14:val="none"/>
        </w:rPr>
      </w:pPr>
      <w:r w:rsidRPr="00C41BF9">
        <w:rPr>
          <w:rFonts w:ascii="Gill Sans Nova" w:eastAsia="Times New Roman" w:hAnsi="Gill Sans Nova" w:cs="Quire Sans"/>
          <w:b/>
          <w:bCs/>
          <w:kern w:val="0"/>
          <w14:ligatures w14:val="none"/>
        </w:rPr>
        <w:t>Design a Comprehensive Survey</w:t>
      </w:r>
    </w:p>
    <w:p w14:paraId="0A5B55E4" w14:textId="77777777" w:rsidR="00C41BF9" w:rsidRPr="00C41BF9" w:rsidRDefault="00C41BF9" w:rsidP="00C41BF9">
      <w:pPr>
        <w:spacing w:line="259"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kern w:val="0"/>
          <w14:ligatures w14:val="none"/>
        </w:rPr>
        <w:t>Create a survey that includes a range of ESG topics, tailored to your industry. Ask stakeholders to rank each topic on a scale of 1 to 5 (1 being the lowest importance, 5 the highest). Use clear, simple language to improve understanding and ensure all respondents can participate fully.</w:t>
      </w:r>
    </w:p>
    <w:p w14:paraId="6CFAD182" w14:textId="77777777" w:rsidR="00C41BF9" w:rsidRPr="00C41BF9" w:rsidRDefault="00C41BF9" w:rsidP="00C41BF9">
      <w:pPr>
        <w:spacing w:line="259" w:lineRule="auto"/>
        <w:jc w:val="both"/>
        <w:rPr>
          <w:rFonts w:ascii="Gill Sans Nova" w:eastAsia="Times New Roman" w:hAnsi="Gill Sans Nova" w:cs="Quire Sans"/>
          <w:b/>
          <w:bCs/>
          <w:kern w:val="0"/>
          <w14:ligatures w14:val="none"/>
        </w:rPr>
      </w:pPr>
      <w:r w:rsidRPr="00C41BF9">
        <w:rPr>
          <w:rFonts w:ascii="Gill Sans Nova" w:eastAsia="Times New Roman" w:hAnsi="Gill Sans Nova" w:cs="Quire Sans"/>
          <w:b/>
          <w:bCs/>
          <w:kern w:val="0"/>
          <w14:ligatures w14:val="none"/>
        </w:rPr>
        <w:t>2. Leverage Advanced Survey Software for Analytics</w:t>
      </w:r>
    </w:p>
    <w:p w14:paraId="6D446594" w14:textId="77777777" w:rsidR="00C41BF9" w:rsidRPr="00C41BF9" w:rsidRDefault="00C41BF9" w:rsidP="00C41BF9">
      <w:pPr>
        <w:spacing w:line="259" w:lineRule="auto"/>
        <w:rPr>
          <w:rFonts w:ascii="Gill Sans Nova" w:eastAsia="Calibri" w:hAnsi="Gill Sans Nova" w:cs="Arial"/>
          <w:szCs w:val="22"/>
          <w14:ligatures w14:val="none"/>
        </w:rPr>
      </w:pPr>
      <w:r w:rsidRPr="00C41BF9">
        <w:rPr>
          <w:rFonts w:ascii="Gill Sans Nova" w:eastAsia="Calibri" w:hAnsi="Gill Sans Nova" w:cs="Arial"/>
          <w:szCs w:val="22"/>
          <w14:ligatures w14:val="none"/>
        </w:rPr>
        <w:t>Advanced survey tools such as Qualtrics, SurveyMonkey Enterprise, or Google Forms can make the ranking process more efficient. These platforms offer features like data visualisation and basic predictive insights. Here’s how they can help:</w:t>
      </w:r>
    </w:p>
    <w:p w14:paraId="73F9DA9F" w14:textId="77777777" w:rsidR="00C41BF9" w:rsidRPr="00C41BF9" w:rsidRDefault="00C41BF9" w:rsidP="00C41BF9">
      <w:pPr>
        <w:numPr>
          <w:ilvl w:val="0"/>
          <w:numId w:val="114"/>
        </w:numPr>
        <w:spacing w:line="259" w:lineRule="auto"/>
        <w:contextualSpacing/>
        <w:rPr>
          <w:rFonts w:ascii="Gill Sans Nova" w:eastAsia="Calibri" w:hAnsi="Gill Sans Nova" w:cs="Arial"/>
          <w:b/>
          <w:bCs/>
          <w:szCs w:val="22"/>
          <w14:ligatures w14:val="none"/>
        </w:rPr>
      </w:pPr>
      <w:r w:rsidRPr="00C41BF9">
        <w:rPr>
          <w:rFonts w:ascii="Gill Sans Nova" w:eastAsia="Calibri" w:hAnsi="Gill Sans Nova" w:cs="Arial"/>
          <w:b/>
          <w:bCs/>
          <w:szCs w:val="22"/>
          <w14:ligatures w14:val="none"/>
        </w:rPr>
        <w:t>Identify Patterns:</w:t>
      </w:r>
    </w:p>
    <w:p w14:paraId="5344E957" w14:textId="77777777" w:rsidR="00C41BF9" w:rsidRPr="00C41BF9" w:rsidRDefault="00C41BF9" w:rsidP="00C41BF9">
      <w:pPr>
        <w:spacing w:line="259" w:lineRule="auto"/>
        <w:rPr>
          <w:rFonts w:ascii="Gill Sans Nova" w:eastAsia="Calibri" w:hAnsi="Gill Sans Nova" w:cs="Arial"/>
          <w:szCs w:val="22"/>
          <w14:ligatures w14:val="none"/>
        </w:rPr>
      </w:pPr>
      <w:r w:rsidRPr="00C41BF9">
        <w:rPr>
          <w:rFonts w:ascii="Gill Sans Nova" w:eastAsia="Calibri" w:hAnsi="Gill Sans Nova" w:cs="Arial"/>
          <w:szCs w:val="22"/>
          <w14:ligatures w14:val="none"/>
        </w:rPr>
        <w:t>Use analytics to quickly identify which issues are most important to different stakeholder groups.</w:t>
      </w:r>
    </w:p>
    <w:p w14:paraId="15B897E2" w14:textId="77777777" w:rsidR="00C41BF9" w:rsidRPr="00C41BF9" w:rsidRDefault="00C41BF9" w:rsidP="00C41BF9">
      <w:pPr>
        <w:spacing w:line="259" w:lineRule="auto"/>
        <w:rPr>
          <w:rFonts w:ascii="Gill Sans Nova" w:eastAsia="Calibri" w:hAnsi="Gill Sans Nova" w:cs="Arial"/>
          <w:i/>
          <w:iCs/>
          <w:szCs w:val="22"/>
          <w14:ligatures w14:val="none"/>
        </w:rPr>
      </w:pPr>
      <w:r w:rsidRPr="00C41BF9">
        <w:rPr>
          <w:rFonts w:ascii="Gill Sans Nova" w:eastAsia="Calibri" w:hAnsi="Gill Sans Nova" w:cs="Arial"/>
          <w:i/>
          <w:iCs/>
          <w:szCs w:val="22"/>
          <w14:ligatures w14:val="none"/>
        </w:rPr>
        <w:t>Example: If employees in a particular region consistently rank "workplace safety" as their top priority, this can inform targeted safety initiatives in that region.</w:t>
      </w:r>
    </w:p>
    <w:p w14:paraId="65A77471" w14:textId="77777777" w:rsidR="00C41BF9" w:rsidRPr="00C41BF9" w:rsidRDefault="00C41BF9" w:rsidP="00C41BF9">
      <w:pPr>
        <w:numPr>
          <w:ilvl w:val="0"/>
          <w:numId w:val="114"/>
        </w:numPr>
        <w:spacing w:line="259" w:lineRule="auto"/>
        <w:contextualSpacing/>
        <w:rPr>
          <w:rFonts w:ascii="Gill Sans Nova" w:eastAsia="Calibri" w:hAnsi="Gill Sans Nova" w:cs="Arial"/>
          <w:b/>
          <w:bCs/>
          <w:szCs w:val="22"/>
          <w14:ligatures w14:val="none"/>
        </w:rPr>
      </w:pPr>
      <w:r w:rsidRPr="00C41BF9">
        <w:rPr>
          <w:rFonts w:ascii="Gill Sans Nova" w:eastAsia="Calibri" w:hAnsi="Gill Sans Nova" w:cs="Arial"/>
          <w:b/>
          <w:bCs/>
          <w:szCs w:val="22"/>
          <w14:ligatures w14:val="none"/>
        </w:rPr>
        <w:t>Predictive Insights:</w:t>
      </w:r>
    </w:p>
    <w:p w14:paraId="642B0DDB" w14:textId="77777777" w:rsidR="00C41BF9" w:rsidRPr="00C41BF9" w:rsidRDefault="00C41BF9" w:rsidP="00C41BF9">
      <w:pPr>
        <w:spacing w:line="259" w:lineRule="auto"/>
        <w:rPr>
          <w:rFonts w:ascii="Gill Sans Nova" w:eastAsia="Calibri" w:hAnsi="Gill Sans Nova" w:cs="Arial"/>
          <w:szCs w:val="22"/>
          <w14:ligatures w14:val="none"/>
        </w:rPr>
      </w:pPr>
      <w:r w:rsidRPr="00C41BF9">
        <w:rPr>
          <w:rFonts w:ascii="Gill Sans Nova" w:eastAsia="Calibri" w:hAnsi="Gill Sans Nova" w:cs="Arial"/>
          <w:szCs w:val="22"/>
          <w14:ligatures w14:val="none"/>
        </w:rPr>
        <w:t>Some software can suggest how improvements in one ESG area may impact others.</w:t>
      </w:r>
    </w:p>
    <w:p w14:paraId="62BF7F98" w14:textId="77777777" w:rsidR="00C41BF9" w:rsidRPr="00C41BF9" w:rsidRDefault="00C41BF9" w:rsidP="00C41BF9">
      <w:pPr>
        <w:spacing w:line="259" w:lineRule="auto"/>
        <w:rPr>
          <w:rFonts w:ascii="Gill Sans Nova" w:eastAsia="Calibri" w:hAnsi="Gill Sans Nova" w:cs="Arial"/>
          <w:i/>
          <w:iCs/>
          <w:szCs w:val="22"/>
          <w14:ligatures w14:val="none"/>
        </w:rPr>
      </w:pPr>
      <w:r w:rsidRPr="00C41BF9">
        <w:rPr>
          <w:rFonts w:ascii="Gill Sans Nova" w:eastAsia="Calibri" w:hAnsi="Gill Sans Nova" w:cs="Arial"/>
          <w:i/>
          <w:iCs/>
          <w:szCs w:val="22"/>
          <w14:ligatures w14:val="none"/>
        </w:rPr>
        <w:t>Example: Data might show that enhanced waste management is linked to increased customer satisfaction, providing insight into where to focus your efforts.</w:t>
      </w:r>
    </w:p>
    <w:p w14:paraId="678EDFC7" w14:textId="77777777" w:rsidR="00C41BF9" w:rsidRPr="00C41BF9" w:rsidRDefault="00C41BF9" w:rsidP="00C41BF9">
      <w:pPr>
        <w:numPr>
          <w:ilvl w:val="0"/>
          <w:numId w:val="114"/>
        </w:numPr>
        <w:spacing w:line="259" w:lineRule="auto"/>
        <w:contextualSpacing/>
        <w:rPr>
          <w:rFonts w:ascii="Gill Sans Nova" w:eastAsia="Calibri" w:hAnsi="Gill Sans Nova" w:cs="Arial"/>
          <w:b/>
          <w:bCs/>
          <w:szCs w:val="22"/>
          <w14:ligatures w14:val="none"/>
        </w:rPr>
      </w:pPr>
      <w:r w:rsidRPr="00C41BF9">
        <w:rPr>
          <w:rFonts w:ascii="Gill Sans Nova" w:eastAsia="Calibri" w:hAnsi="Gill Sans Nova" w:cs="Arial"/>
          <w:b/>
          <w:bCs/>
          <w:szCs w:val="22"/>
          <w14:ligatures w14:val="none"/>
        </w:rPr>
        <w:t>Prioritizing ESG Issues with Confidence:</w:t>
      </w:r>
    </w:p>
    <w:p w14:paraId="6F2BD545" w14:textId="77777777" w:rsidR="00C41BF9" w:rsidRPr="00C41BF9" w:rsidRDefault="00C41BF9" w:rsidP="00C41BF9">
      <w:pPr>
        <w:spacing w:line="259" w:lineRule="auto"/>
        <w:rPr>
          <w:rFonts w:ascii="Gill Sans Nova" w:eastAsia="Calibri" w:hAnsi="Gill Sans Nova" w:cs="Arial"/>
          <w:szCs w:val="22"/>
          <w14:ligatures w14:val="none"/>
        </w:rPr>
      </w:pPr>
      <w:r w:rsidRPr="00C41BF9">
        <w:rPr>
          <w:rFonts w:ascii="Gill Sans Nova" w:eastAsia="Calibri" w:hAnsi="Gill Sans Nova" w:cs="Arial"/>
          <w:szCs w:val="22"/>
          <w14:ligatures w14:val="none"/>
        </w:rPr>
        <w:t>Advanced software enables accurate ranking of ESG issues by quantifying stakeholder preferences.</w:t>
      </w:r>
    </w:p>
    <w:p w14:paraId="7FA19B31" w14:textId="77777777" w:rsidR="00C41BF9" w:rsidRPr="00C41BF9" w:rsidRDefault="00C41BF9" w:rsidP="00C41BF9">
      <w:pPr>
        <w:spacing w:line="259" w:lineRule="auto"/>
        <w:rPr>
          <w:rFonts w:ascii="Gill Sans Nova" w:eastAsia="Calibri" w:hAnsi="Gill Sans Nova" w:cs="Arial"/>
          <w:i/>
          <w:iCs/>
          <w:szCs w:val="22"/>
          <w14:ligatures w14:val="none"/>
        </w:rPr>
      </w:pPr>
      <w:r w:rsidRPr="00C41BF9">
        <w:rPr>
          <w:rFonts w:ascii="Gill Sans Nova" w:eastAsia="Calibri" w:hAnsi="Gill Sans Nova" w:cs="Arial"/>
          <w:i/>
          <w:iCs/>
          <w:szCs w:val="22"/>
          <w14:ligatures w14:val="none"/>
        </w:rPr>
        <w:t>Example: If a majority of investors prioritise "carbon reduction", you can be confident that focusing on reducing emissions aligns with their interests.</w:t>
      </w:r>
    </w:p>
    <w:p w14:paraId="75CBB2FD" w14:textId="77777777" w:rsidR="00C41BF9" w:rsidRPr="00C41BF9" w:rsidRDefault="00C41BF9" w:rsidP="00C41BF9">
      <w:pPr>
        <w:spacing w:line="259" w:lineRule="auto"/>
        <w:rPr>
          <w:rFonts w:ascii="Gill Sans Nova" w:eastAsia="Calibri" w:hAnsi="Gill Sans Nova" w:cs="Arial"/>
          <w:szCs w:val="22"/>
          <w14:ligatures w14:val="none"/>
        </w:rPr>
      </w:pPr>
      <w:r w:rsidRPr="00C41BF9">
        <w:rPr>
          <w:rFonts w:ascii="Gill Sans Nova" w:eastAsia="Calibri" w:hAnsi="Gill Sans Nova" w:cs="Arial"/>
          <w:szCs w:val="22"/>
          <w14:ligatures w14:val="none"/>
        </w:rPr>
        <w:lastRenderedPageBreak/>
        <w:t>These features allow organisations to prioritise ESG matters based on reliable, data-driven insights.</w:t>
      </w:r>
    </w:p>
    <w:p w14:paraId="229E8E6C" w14:textId="77777777" w:rsidR="00C41BF9" w:rsidRPr="00C41BF9" w:rsidRDefault="00C41BF9" w:rsidP="00C41BF9">
      <w:pPr>
        <w:numPr>
          <w:ilvl w:val="0"/>
          <w:numId w:val="114"/>
        </w:numPr>
        <w:spacing w:line="259" w:lineRule="auto"/>
        <w:contextualSpacing/>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Quantify Results</w:t>
      </w:r>
    </w:p>
    <w:p w14:paraId="37CA781D" w14:textId="77777777" w:rsidR="00C41BF9" w:rsidRPr="00C41BF9" w:rsidRDefault="00C41BF9" w:rsidP="00C41BF9">
      <w:pPr>
        <w:spacing w:before="100" w:beforeAutospacing="1" w:after="100" w:afterAutospacing="1" w:line="240" w:lineRule="auto"/>
        <w:rPr>
          <w:rFonts w:ascii="Gill Sans Nova" w:eastAsia="Calibri" w:hAnsi="Gill Sans Nova" w:cs="Arial"/>
          <w:szCs w:val="22"/>
          <w14:ligatures w14:val="none"/>
        </w:rPr>
      </w:pPr>
      <w:r w:rsidRPr="00C41BF9">
        <w:rPr>
          <w:rFonts w:ascii="Gill Sans Nova" w:eastAsia="Calibri" w:hAnsi="Gill Sans Nova" w:cs="Arial"/>
          <w:szCs w:val="22"/>
          <w14:ligatures w14:val="none"/>
        </w:rPr>
        <w:t>Analyse the survey data to identify which issues matter most. Rank these issues in your materiality matrix for ease of reference.</w:t>
      </w:r>
    </w:p>
    <w:p w14:paraId="6D6EB0D2" w14:textId="77777777" w:rsidR="00C41BF9" w:rsidRPr="00C41BF9" w:rsidRDefault="00C41BF9" w:rsidP="00C41BF9">
      <w:pPr>
        <w:spacing w:before="100" w:beforeAutospacing="1" w:after="100" w:afterAutospacing="1" w:line="240" w:lineRule="auto"/>
        <w:ind w:left="720"/>
        <w:rPr>
          <w:rFonts w:ascii="Gill Sans Nova" w:eastAsia="Calibri" w:hAnsi="Gill Sans Nova" w:cs="Arial"/>
          <w:i/>
          <w:iCs/>
          <w:szCs w:val="22"/>
          <w14:ligatures w14:val="none"/>
        </w:rPr>
      </w:pPr>
      <w:r w:rsidRPr="00C41BF9">
        <w:rPr>
          <w:rFonts w:ascii="Gill Sans Nova" w:eastAsia="Calibri" w:hAnsi="Gill Sans Nova" w:cs="Arial"/>
          <w:i/>
          <w:iCs/>
          <w:szCs w:val="22"/>
          <w14:ligatures w14:val="none"/>
        </w:rPr>
        <w:t>Example: A retail company may find that its customers value "ethical sourcing" and "reducing plastic waste" above all. This analysis helps direct resources where they will have the most impact.</w:t>
      </w:r>
    </w:p>
    <w:p w14:paraId="4A8262A6" w14:textId="77777777" w:rsidR="00C41BF9" w:rsidRPr="00C41BF9" w:rsidRDefault="00C41BF9" w:rsidP="00C41BF9">
      <w:pPr>
        <w:spacing w:before="100" w:beforeAutospacing="1" w:after="100" w:afterAutospacing="1" w:line="240" w:lineRule="auto"/>
        <w:ind w:left="720"/>
        <w:contextualSpacing/>
        <w:rPr>
          <w:rFonts w:ascii="Times New Roman" w:eastAsia="Calibri" w:hAnsi="Times New Roman" w:cs="Arial"/>
          <w:kern w:val="0"/>
          <w:szCs w:val="22"/>
          <w14:ligatures w14:val="none"/>
        </w:rPr>
      </w:pPr>
    </w:p>
    <w:p w14:paraId="070F459D" w14:textId="77777777" w:rsidR="00C41BF9" w:rsidRPr="00C41BF9" w:rsidRDefault="00C41BF9" w:rsidP="00C41BF9">
      <w:pPr>
        <w:numPr>
          <w:ilvl w:val="0"/>
          <w:numId w:val="114"/>
        </w:numPr>
        <w:spacing w:line="259" w:lineRule="auto"/>
        <w:contextualSpacing/>
        <w:rPr>
          <w:rFonts w:ascii="Times New Roman" w:eastAsia="Calibri" w:hAnsi="Times New Roman" w:cs="Arial"/>
          <w:kern w:val="0"/>
          <w:szCs w:val="22"/>
          <w14:ligatures w14:val="none"/>
        </w:rPr>
      </w:pPr>
      <w:r w:rsidRPr="00C41BF9">
        <w:rPr>
          <w:rFonts w:ascii="Gill Sans Nova" w:eastAsia="Calibri" w:hAnsi="Gill Sans Nova" w:cs="Arial"/>
          <w:b/>
          <w:bCs/>
          <w:szCs w:val="22"/>
          <w14:ligatures w14:val="none"/>
        </w:rPr>
        <w:t>Visualize Findings</w:t>
      </w:r>
    </w:p>
    <w:p w14:paraId="6FEE3A33" w14:textId="77777777" w:rsidR="00C41BF9" w:rsidRPr="00C41BF9" w:rsidRDefault="00C41BF9" w:rsidP="00C41BF9">
      <w:pPr>
        <w:spacing w:line="259" w:lineRule="auto"/>
        <w:rPr>
          <w:rFonts w:ascii="Gill Sans Nova" w:eastAsia="Calibri" w:hAnsi="Gill Sans Nova" w:cs="Arial"/>
          <w:szCs w:val="22"/>
          <w14:ligatures w14:val="none"/>
        </w:rPr>
      </w:pPr>
      <w:r w:rsidRPr="00C41BF9">
        <w:rPr>
          <w:rFonts w:ascii="Gill Sans Nova" w:eastAsia="Calibri" w:hAnsi="Gill Sans Nova" w:cs="Arial"/>
          <w:szCs w:val="22"/>
          <w14:ligatures w14:val="none"/>
        </w:rPr>
        <w:t>Use tools that support the easy creation of visual reports and dashboards. This helps communicate results clearly to decision-makers.</w:t>
      </w:r>
    </w:p>
    <w:p w14:paraId="213BB023" w14:textId="77777777" w:rsidR="00C41BF9" w:rsidRPr="00C41BF9" w:rsidRDefault="00C41BF9" w:rsidP="00C41BF9">
      <w:pPr>
        <w:spacing w:line="259" w:lineRule="auto"/>
        <w:ind w:left="720"/>
        <w:rPr>
          <w:rFonts w:ascii="Gill Sans Nova" w:eastAsia="Calibri" w:hAnsi="Gill Sans Nova" w:cs="Arial"/>
          <w:szCs w:val="22"/>
          <w14:ligatures w14:val="none"/>
        </w:rPr>
      </w:pPr>
      <w:r w:rsidRPr="00C41BF9">
        <w:rPr>
          <w:rFonts w:ascii="Gill Sans Nova" w:eastAsia="Calibri" w:hAnsi="Gill Sans Nova" w:cs="Arial"/>
          <w:i/>
          <w:iCs/>
          <w:szCs w:val="22"/>
          <w14:ligatures w14:val="none"/>
        </w:rPr>
        <w:t>Example: Platforms like Tableau or Power BI can generate visual summaries, showing how each stakeholder group ranks different ESG priorities—ensuring insights are both actionable and easy to present</w:t>
      </w:r>
      <w:r w:rsidRPr="00C41BF9">
        <w:rPr>
          <w:rFonts w:ascii="Gill Sans Nova" w:eastAsia="Calibri" w:hAnsi="Gill Sans Nova" w:cs="Arial"/>
          <w:szCs w:val="22"/>
          <w14:ligatures w14:val="none"/>
        </w:rPr>
        <w:t>.</w:t>
      </w:r>
    </w:p>
    <w:p w14:paraId="09E10111" w14:textId="77777777" w:rsidR="00C41BF9" w:rsidRPr="00C41BF9" w:rsidRDefault="00C41BF9" w:rsidP="00C41BF9">
      <w:pPr>
        <w:keepNext/>
        <w:keepLines/>
        <w:spacing w:before="160" w:after="80" w:line="259" w:lineRule="auto"/>
        <w:jc w:val="both"/>
        <w:outlineLvl w:val="1"/>
        <w:rPr>
          <w:rFonts w:ascii="Gill Sans Nova" w:eastAsia="Times New Roman" w:hAnsi="Gill Sans Nova" w:cs="Quire Sans"/>
          <w:b/>
          <w:bCs/>
          <w:color w:val="000000"/>
          <w:sz w:val="28"/>
          <w:szCs w:val="32"/>
          <w14:ligatures w14:val="none"/>
        </w:rPr>
      </w:pPr>
      <w:r w:rsidRPr="00C41BF9">
        <w:rPr>
          <w:rFonts w:ascii="Gill Sans Nova" w:eastAsia="Times New Roman" w:hAnsi="Gill Sans Nova" w:cs="Quire Sans"/>
          <w:b/>
          <w:bCs/>
          <w:color w:val="000000"/>
          <w:sz w:val="28"/>
          <w:szCs w:val="32"/>
          <w14:ligatures w14:val="none"/>
        </w:rPr>
        <w:t>4.6 Case Study: Materiality Assessment in the Aviation Industry</w:t>
      </w:r>
    </w:p>
    <w:p w14:paraId="17F28E31" w14:textId="77777777" w:rsidR="00C41BF9" w:rsidRPr="00C41BF9" w:rsidRDefault="00C41BF9" w:rsidP="00C41BF9">
      <w:p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szCs w:val="22"/>
          <w14:ligatures w14:val="none"/>
        </w:rPr>
        <w:t>Let us examine a detailed case study of an aviation company conducting a materiality assessment. This example illustrates how the significance of various ESG topics can differ depending on the country or region in which the company operates, as well as regulatory pressures and stakeholder expectations.</w:t>
      </w:r>
    </w:p>
    <w:p w14:paraId="4F45BD4D" w14:textId="77777777" w:rsidR="00C41BF9" w:rsidRPr="00C41BF9" w:rsidRDefault="00C41BF9" w:rsidP="00C41BF9">
      <w:pPr>
        <w:spacing w:line="259" w:lineRule="auto"/>
        <w:jc w:val="both"/>
        <w:rPr>
          <w:rFonts w:ascii="Gill Sans Nova" w:eastAsia="Calibri" w:hAnsi="Gill Sans Nova" w:cs="Quire Sans"/>
          <w:b/>
          <w:bCs/>
          <w:szCs w:val="22"/>
          <w14:ligatures w14:val="none"/>
        </w:rPr>
      </w:pPr>
      <w:r w:rsidRPr="00C41BF9">
        <w:rPr>
          <w:rFonts w:ascii="Gill Sans Nova" w:eastAsia="Calibri" w:hAnsi="Gill Sans Nova" w:cs="Quire Sans"/>
          <w:b/>
          <w:bCs/>
          <w:szCs w:val="22"/>
          <w14:ligatures w14:val="none"/>
        </w:rPr>
        <w:t>Aviation Companies in Different Regions</w:t>
      </w:r>
    </w:p>
    <w:p w14:paraId="417C0219" w14:textId="77777777" w:rsidR="00C41BF9" w:rsidRPr="00C41BF9" w:rsidRDefault="00C41BF9" w:rsidP="00C41BF9">
      <w:pPr>
        <w:numPr>
          <w:ilvl w:val="0"/>
          <w:numId w:val="82"/>
        </w:num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Aviation Company A (North America)</w:t>
      </w:r>
    </w:p>
    <w:p w14:paraId="4D694BBA" w14:textId="77777777" w:rsidR="00C41BF9" w:rsidRPr="00C41BF9" w:rsidRDefault="00C41BF9" w:rsidP="00C41BF9">
      <w:pPr>
        <w:numPr>
          <w:ilvl w:val="1"/>
          <w:numId w:val="82"/>
        </w:num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szCs w:val="22"/>
          <w14:ligatures w14:val="none"/>
        </w:rPr>
        <w:t>A large, global airline based in the United States.</w:t>
      </w:r>
    </w:p>
    <w:p w14:paraId="5B8B05D2" w14:textId="77777777" w:rsidR="00C41BF9" w:rsidRPr="00C41BF9" w:rsidRDefault="00C41BF9" w:rsidP="00C41BF9">
      <w:pPr>
        <w:numPr>
          <w:ilvl w:val="1"/>
          <w:numId w:val="82"/>
        </w:num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szCs w:val="22"/>
          <w14:ligatures w14:val="none"/>
        </w:rPr>
        <w:t>Operates in a highly regulated environment, particularly regarding environmental emissions and labor practices.</w:t>
      </w:r>
    </w:p>
    <w:p w14:paraId="7F6B2EAA" w14:textId="77777777" w:rsidR="00C41BF9" w:rsidRPr="00C41BF9" w:rsidRDefault="00C41BF9" w:rsidP="00C41BF9">
      <w:pPr>
        <w:numPr>
          <w:ilvl w:val="1"/>
          <w:numId w:val="82"/>
        </w:num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szCs w:val="22"/>
          <w14:ligatures w14:val="none"/>
        </w:rPr>
        <w:t>High exposure to climate risk due to frequent long-haul international flights.</w:t>
      </w:r>
    </w:p>
    <w:p w14:paraId="4DEA26BE" w14:textId="77777777" w:rsidR="00C41BF9" w:rsidRPr="00C41BF9" w:rsidRDefault="00C41BF9" w:rsidP="00C41BF9">
      <w:pPr>
        <w:numPr>
          <w:ilvl w:val="0"/>
          <w:numId w:val="82"/>
        </w:num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Aviation Company B (Europe)</w:t>
      </w:r>
    </w:p>
    <w:p w14:paraId="2ADD31F3" w14:textId="77777777" w:rsidR="00C41BF9" w:rsidRPr="00C41BF9" w:rsidRDefault="00C41BF9" w:rsidP="00C41BF9">
      <w:pPr>
        <w:numPr>
          <w:ilvl w:val="1"/>
          <w:numId w:val="82"/>
        </w:num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szCs w:val="22"/>
          <w14:ligatures w14:val="none"/>
        </w:rPr>
        <w:t>A mid-sized airline based in France.</w:t>
      </w:r>
    </w:p>
    <w:p w14:paraId="02D1F27A" w14:textId="77777777" w:rsidR="00C41BF9" w:rsidRPr="00C41BF9" w:rsidRDefault="00C41BF9" w:rsidP="00C41BF9">
      <w:pPr>
        <w:numPr>
          <w:ilvl w:val="1"/>
          <w:numId w:val="82"/>
        </w:num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szCs w:val="22"/>
          <w14:ligatures w14:val="none"/>
        </w:rPr>
        <w:t>Operates under strict European Union climate regulations (e.g., EU ETS - Emissions Trading System).</w:t>
      </w:r>
    </w:p>
    <w:p w14:paraId="4B4FD277" w14:textId="77777777" w:rsidR="00C41BF9" w:rsidRPr="00C41BF9" w:rsidRDefault="00C41BF9" w:rsidP="00C41BF9">
      <w:pPr>
        <w:numPr>
          <w:ilvl w:val="1"/>
          <w:numId w:val="82"/>
        </w:num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szCs w:val="22"/>
          <w14:ligatures w14:val="none"/>
        </w:rPr>
        <w:lastRenderedPageBreak/>
        <w:t>Faces strong stakeholder pressure from consumers and governments to adopt sustainability practices.</w:t>
      </w:r>
    </w:p>
    <w:p w14:paraId="5049F626" w14:textId="77777777" w:rsidR="00C41BF9" w:rsidRPr="00C41BF9" w:rsidRDefault="00C41BF9" w:rsidP="00C41BF9">
      <w:pPr>
        <w:spacing w:line="259" w:lineRule="auto"/>
        <w:jc w:val="both"/>
        <w:rPr>
          <w:rFonts w:ascii="Gill Sans Nova" w:eastAsia="Calibri" w:hAnsi="Gill Sans Nova" w:cs="Quire Sans"/>
          <w:szCs w:val="22"/>
          <w14:ligatures w14:val="none"/>
        </w:rPr>
      </w:pPr>
    </w:p>
    <w:p w14:paraId="4074F542" w14:textId="77777777" w:rsidR="00C41BF9" w:rsidRPr="00C41BF9" w:rsidRDefault="00C41BF9" w:rsidP="00C41BF9">
      <w:pPr>
        <w:spacing w:line="259" w:lineRule="auto"/>
        <w:jc w:val="both"/>
        <w:rPr>
          <w:rFonts w:ascii="Gill Sans Nova" w:eastAsia="Calibri" w:hAnsi="Gill Sans Nova" w:cs="Quire Sans"/>
          <w:szCs w:val="22"/>
          <w14:ligatures w14:val="none"/>
        </w:rPr>
      </w:pPr>
      <w:r w:rsidRPr="00C41BF9">
        <w:rPr>
          <w:rFonts w:ascii="Gill Sans Nova" w:eastAsia="Calibri" w:hAnsi="Gill Sans Nova" w:cs="Arial"/>
          <w:noProof/>
          <w:szCs w:val="22"/>
          <w14:ligatures w14:val="none"/>
        </w:rPr>
        <w:drawing>
          <wp:inline distT="0" distB="0" distL="0" distR="0" wp14:anchorId="6E665CC2" wp14:editId="68017709">
            <wp:extent cx="2971320" cy="1965960"/>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975830" cy="1968944"/>
                    </a:xfrm>
                    <a:prstGeom prst="rect">
                      <a:avLst/>
                    </a:prstGeom>
                    <a:noFill/>
                    <a:ln>
                      <a:noFill/>
                    </a:ln>
                  </pic:spPr>
                </pic:pic>
              </a:graphicData>
            </a:graphic>
          </wp:inline>
        </w:drawing>
      </w:r>
    </w:p>
    <w:p w14:paraId="61F1BC91" w14:textId="77777777" w:rsidR="00C41BF9" w:rsidRPr="00C41BF9" w:rsidRDefault="00C41BF9" w:rsidP="00C41BF9">
      <w:pPr>
        <w:keepNext/>
        <w:keepLines/>
        <w:spacing w:before="40" w:after="0" w:line="259" w:lineRule="auto"/>
        <w:jc w:val="both"/>
        <w:outlineLvl w:val="3"/>
        <w:rPr>
          <w:rFonts w:ascii="Gill Sans Nova" w:eastAsia="Times New Roman" w:hAnsi="Gill Sans Nova" w:cs="Quire Sans"/>
          <w:i/>
          <w:iCs/>
          <w:color w:val="2F5496"/>
          <w:szCs w:val="22"/>
          <w14:ligatures w14:val="none"/>
        </w:rPr>
      </w:pPr>
      <w:r w:rsidRPr="00C41BF9">
        <w:rPr>
          <w:rFonts w:ascii="Gill Sans Nova" w:eastAsia="Times New Roman" w:hAnsi="Gill Sans Nova" w:cs="Quire Sans"/>
          <w:i/>
          <w:iCs/>
          <w:color w:val="2F5496"/>
          <w:szCs w:val="22"/>
          <w14:ligatures w14:val="none"/>
        </w:rPr>
        <w:t>Step 1: Identify 50 ESG Topics</w:t>
      </w:r>
    </w:p>
    <w:p w14:paraId="11DBED7B" w14:textId="77777777" w:rsidR="00C41BF9" w:rsidRPr="00C41BF9" w:rsidRDefault="00C41BF9" w:rsidP="00C41BF9">
      <w:p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szCs w:val="22"/>
          <w14:ligatures w14:val="none"/>
        </w:rPr>
        <w:t>We begin by listing 50 potential ESG topics relevant to the aviation industry, which will later be prioritised for each of the two companies. These topics span environmental, social, and governance issues.</w:t>
      </w:r>
    </w:p>
    <w:p w14:paraId="3D324341" w14:textId="77777777" w:rsidR="00C41BF9" w:rsidRPr="00C41BF9" w:rsidRDefault="00C41BF9" w:rsidP="00C41BF9">
      <w:p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noProof/>
          <w:szCs w:val="22"/>
          <w14:ligatures w14:val="none"/>
        </w:rPr>
        <w:lastRenderedPageBreak/>
        <w:drawing>
          <wp:anchor distT="0" distB="0" distL="114300" distR="114300" simplePos="0" relativeHeight="251701248" behindDoc="0" locked="0" layoutInCell="1" allowOverlap="1" wp14:anchorId="1B407827" wp14:editId="134E2884">
            <wp:simplePos x="0" y="0"/>
            <wp:positionH relativeFrom="column">
              <wp:posOffset>335280</wp:posOffset>
            </wp:positionH>
            <wp:positionV relativeFrom="paragraph">
              <wp:posOffset>114300</wp:posOffset>
            </wp:positionV>
            <wp:extent cx="3992880" cy="7517130"/>
            <wp:effectExtent l="0" t="0" r="7620" b="7620"/>
            <wp:wrapTopAndBottom/>
            <wp:docPr id="296417951" name="Picture 296417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992880" cy="7517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rFonts w:ascii="Gill Sans Nova" w:eastAsia="Calibri" w:hAnsi="Gill Sans Nova" w:cs="Quire Sans"/>
          <w:szCs w:val="22"/>
          <w14:ligatures w14:val="none"/>
        </w:rPr>
        <w:pict w14:anchorId="10C63F68">
          <v:rect id="_x0000_i1027" style="width:0;height:1.5pt" o:hralign="center" o:hrstd="t" o:hr="t" fillcolor="#a0a0a0" stroked="f"/>
        </w:pict>
      </w:r>
    </w:p>
    <w:p w14:paraId="4C4AD799" w14:textId="77777777" w:rsidR="00C41BF9" w:rsidRPr="00C41BF9" w:rsidRDefault="00C41BF9" w:rsidP="00C41BF9">
      <w:pPr>
        <w:spacing w:line="259" w:lineRule="auto"/>
        <w:jc w:val="both"/>
        <w:rPr>
          <w:rFonts w:ascii="Gill Sans Nova" w:eastAsia="Calibri" w:hAnsi="Gill Sans Nova" w:cs="Quire Sans"/>
          <w:b/>
          <w:bCs/>
          <w:szCs w:val="22"/>
          <w14:ligatures w14:val="none"/>
        </w:rPr>
      </w:pPr>
    </w:p>
    <w:p w14:paraId="6E3DF141" w14:textId="77777777" w:rsidR="00C41BF9" w:rsidRPr="00C41BF9" w:rsidRDefault="00C41BF9" w:rsidP="00C41BF9">
      <w:pPr>
        <w:spacing w:line="259" w:lineRule="auto"/>
        <w:jc w:val="both"/>
        <w:rPr>
          <w:rFonts w:ascii="Gill Sans Nova" w:eastAsia="Calibri" w:hAnsi="Gill Sans Nova" w:cs="Quire Sans"/>
          <w:b/>
          <w:bCs/>
          <w:szCs w:val="22"/>
          <w14:ligatures w14:val="none"/>
        </w:rPr>
      </w:pPr>
      <w:r w:rsidRPr="00C41BF9">
        <w:rPr>
          <w:rFonts w:ascii="Gill Sans Nova" w:eastAsia="Calibri" w:hAnsi="Gill Sans Nova" w:cs="Quire Sans"/>
          <w:b/>
          <w:bCs/>
          <w:szCs w:val="22"/>
          <w14:ligatures w14:val="none"/>
        </w:rPr>
        <w:lastRenderedPageBreak/>
        <w:t>Step 2: Analyze and Prioritize ESG Topics for Each Company</w:t>
      </w:r>
    </w:p>
    <w:p w14:paraId="595D414C" w14:textId="77777777" w:rsidR="00C41BF9" w:rsidRPr="00C41BF9" w:rsidRDefault="00C41BF9" w:rsidP="00C41BF9">
      <w:p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szCs w:val="22"/>
          <w14:ligatures w14:val="none"/>
        </w:rPr>
        <w:t xml:space="preserve">We will now analyse and prioritise these 50 ESG topics for each aviation company, based on regional regulations, stakeholder pressures, and company-specific challenges. This step involves ranking the issues within a </w:t>
      </w:r>
      <w:r w:rsidRPr="00C41BF9">
        <w:rPr>
          <w:rFonts w:ascii="Gill Sans Nova" w:eastAsia="Calibri" w:hAnsi="Gill Sans Nova" w:cs="Quire Sans"/>
          <w:b/>
          <w:bCs/>
          <w:szCs w:val="22"/>
          <w14:ligatures w14:val="none"/>
        </w:rPr>
        <w:t>Materiality Matrix</w:t>
      </w:r>
      <w:r w:rsidRPr="00C41BF9">
        <w:rPr>
          <w:rFonts w:ascii="Gill Sans Nova" w:eastAsia="Calibri" w:hAnsi="Gill Sans Nova" w:cs="Quire Sans"/>
          <w:szCs w:val="22"/>
          <w14:ligatures w14:val="none"/>
        </w:rPr>
        <w:t xml:space="preserve"> for each company.</w:t>
      </w:r>
    </w:p>
    <w:p w14:paraId="699EF605" w14:textId="77777777" w:rsidR="00C41BF9" w:rsidRPr="00C41BF9" w:rsidRDefault="00C41BF9" w:rsidP="00C41BF9">
      <w:pPr>
        <w:spacing w:before="100" w:beforeAutospacing="1" w:after="100" w:afterAutospacing="1" w:line="240" w:lineRule="auto"/>
        <w:rPr>
          <w:rFonts w:ascii="Gill Sans Nova" w:eastAsia="Times New Roman" w:hAnsi="Gill Sans Nova" w:cs="Times New Roman"/>
          <w:kern w:val="0"/>
          <w14:ligatures w14:val="none"/>
        </w:rPr>
      </w:pPr>
    </w:p>
    <w:p w14:paraId="12510FDC" w14:textId="77777777" w:rsidR="00C41BF9" w:rsidRPr="00C41BF9" w:rsidRDefault="00C41BF9" w:rsidP="00C41BF9">
      <w:pPr>
        <w:spacing w:line="259" w:lineRule="auto"/>
        <w:jc w:val="both"/>
        <w:rPr>
          <w:rFonts w:ascii="Gill Sans Nova" w:eastAsia="Calibri" w:hAnsi="Gill Sans Nova" w:cs="Quire Sans"/>
          <w:b/>
          <w:bCs/>
          <w:szCs w:val="22"/>
          <w14:ligatures w14:val="none"/>
        </w:rPr>
      </w:pPr>
      <w:r w:rsidRPr="00C41BF9">
        <w:rPr>
          <w:rFonts w:ascii="Gill Sans Nova" w:eastAsia="Calibri" w:hAnsi="Gill Sans Nova" w:cs="Quire Sans"/>
          <w:b/>
          <w:bCs/>
          <w:noProof/>
          <w:szCs w:val="22"/>
          <w14:ligatures w14:val="none"/>
        </w:rPr>
        <w:drawing>
          <wp:inline distT="0" distB="0" distL="0" distR="0" wp14:anchorId="38751A35" wp14:editId="7F7B3D50">
            <wp:extent cx="5932805" cy="3274695"/>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32805" cy="3274695"/>
                    </a:xfrm>
                    <a:prstGeom prst="rect">
                      <a:avLst/>
                    </a:prstGeom>
                    <a:noFill/>
                    <a:ln>
                      <a:noFill/>
                    </a:ln>
                  </pic:spPr>
                </pic:pic>
              </a:graphicData>
            </a:graphic>
          </wp:inline>
        </w:drawing>
      </w:r>
    </w:p>
    <w:p w14:paraId="4ADA2FEE" w14:textId="77777777" w:rsidR="00C41BF9" w:rsidRPr="00C41BF9" w:rsidRDefault="00C41BF9" w:rsidP="00C41BF9">
      <w:pPr>
        <w:spacing w:line="259" w:lineRule="auto"/>
        <w:jc w:val="both"/>
        <w:rPr>
          <w:rFonts w:ascii="Gill Sans Nova" w:eastAsia="Calibri" w:hAnsi="Gill Sans Nova" w:cs="Quire Sans"/>
          <w:b/>
          <w:bCs/>
          <w:szCs w:val="22"/>
          <w14:ligatures w14:val="none"/>
        </w:rPr>
      </w:pPr>
    </w:p>
    <w:p w14:paraId="2F6DA277" w14:textId="77777777" w:rsidR="00C41BF9" w:rsidRPr="00C41BF9" w:rsidRDefault="00C41BF9" w:rsidP="00C41BF9">
      <w:pPr>
        <w:spacing w:line="259" w:lineRule="auto"/>
        <w:jc w:val="both"/>
        <w:rPr>
          <w:rFonts w:ascii="Gill Sans Nova" w:eastAsia="Calibri" w:hAnsi="Gill Sans Nova" w:cs="Quire Sans"/>
          <w:b/>
          <w:bCs/>
          <w:szCs w:val="22"/>
          <w14:ligatures w14:val="none"/>
        </w:rPr>
      </w:pPr>
    </w:p>
    <w:p w14:paraId="1BFE8361" w14:textId="77777777" w:rsidR="00C41BF9" w:rsidRPr="00C41BF9" w:rsidRDefault="00C41BF9" w:rsidP="00C41BF9">
      <w:pPr>
        <w:spacing w:line="259" w:lineRule="auto"/>
        <w:jc w:val="both"/>
        <w:rPr>
          <w:rFonts w:ascii="Gill Sans Nova" w:eastAsia="Calibri" w:hAnsi="Gill Sans Nova" w:cs="Quire Sans"/>
          <w:b/>
          <w:bCs/>
          <w:szCs w:val="22"/>
          <w14:ligatures w14:val="none"/>
        </w:rPr>
      </w:pPr>
      <w:r w:rsidRPr="00C41BF9">
        <w:rPr>
          <w:rFonts w:ascii="Gill Sans Nova" w:eastAsia="Calibri" w:hAnsi="Gill Sans Nova" w:cs="Quire Sans"/>
          <w:b/>
          <w:bCs/>
          <w:szCs w:val="22"/>
          <w14:ligatures w14:val="none"/>
        </w:rPr>
        <w:t>Aviation Company A (North America)</w:t>
      </w:r>
    </w:p>
    <w:p w14:paraId="0E02D30B" w14:textId="77777777" w:rsidR="00C41BF9" w:rsidRPr="00C41BF9" w:rsidRDefault="00C41BF9" w:rsidP="00C41BF9">
      <w:p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Environmental Focus</w:t>
      </w:r>
      <w:r w:rsidRPr="00C41BF9">
        <w:rPr>
          <w:rFonts w:ascii="Gill Sans Nova" w:eastAsia="Times New Roman" w:hAnsi="Gill Sans Nova" w:cs="Quire Sans"/>
          <w:kern w:val="0"/>
          <w14:ligatures w14:val="none"/>
        </w:rPr>
        <w:t>:</w:t>
      </w:r>
    </w:p>
    <w:p w14:paraId="1D670652" w14:textId="77777777" w:rsidR="00C41BF9" w:rsidRPr="00C41BF9" w:rsidRDefault="00C41BF9" w:rsidP="00C41BF9">
      <w:pPr>
        <w:numPr>
          <w:ilvl w:val="0"/>
          <w:numId w:val="97"/>
        </w:num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Top Priorities</w:t>
      </w:r>
      <w:r w:rsidRPr="00C41BF9">
        <w:rPr>
          <w:rFonts w:ascii="Gill Sans Nova" w:eastAsia="Times New Roman" w:hAnsi="Gill Sans Nova" w:cs="Quire Sans"/>
          <w:kern w:val="0"/>
          <w14:ligatures w14:val="none"/>
        </w:rPr>
        <w:t>: Carbon emissions (1), use of sustainable aviation fuel (3), and climate adaptation (7).</w:t>
      </w:r>
    </w:p>
    <w:p w14:paraId="146A298B" w14:textId="77777777" w:rsidR="00C41BF9" w:rsidRPr="00C41BF9" w:rsidRDefault="00C41BF9" w:rsidP="00C41BF9">
      <w:pPr>
        <w:numPr>
          <w:ilvl w:val="1"/>
          <w:numId w:val="97"/>
        </w:num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kern w:val="0"/>
          <w14:ligatures w14:val="none"/>
        </w:rPr>
        <w:t xml:space="preserve">These are crucial due to increasing </w:t>
      </w:r>
      <w:r w:rsidRPr="00C41BF9">
        <w:rPr>
          <w:rFonts w:ascii="Gill Sans Nova" w:eastAsia="Times New Roman" w:hAnsi="Gill Sans Nova" w:cs="Quire Sans"/>
          <w:b/>
          <w:bCs/>
          <w:kern w:val="0"/>
          <w14:ligatures w14:val="none"/>
        </w:rPr>
        <w:t>EPA regulations</w:t>
      </w:r>
      <w:r w:rsidRPr="00C41BF9">
        <w:rPr>
          <w:rFonts w:ascii="Gill Sans Nova" w:eastAsia="Times New Roman" w:hAnsi="Gill Sans Nova" w:cs="Quire Sans"/>
          <w:kern w:val="0"/>
          <w14:ligatures w14:val="none"/>
        </w:rPr>
        <w:t xml:space="preserve"> and scrutiny from both regulators and the public.</w:t>
      </w:r>
    </w:p>
    <w:p w14:paraId="47C88459" w14:textId="77777777" w:rsidR="00C41BF9" w:rsidRPr="00C41BF9" w:rsidRDefault="00C41BF9" w:rsidP="00C41BF9">
      <w:pPr>
        <w:numPr>
          <w:ilvl w:val="0"/>
          <w:numId w:val="97"/>
        </w:num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Medium Priorities</w:t>
      </w:r>
      <w:r w:rsidRPr="00C41BF9">
        <w:rPr>
          <w:rFonts w:ascii="Gill Sans Nova" w:eastAsia="Times New Roman" w:hAnsi="Gill Sans Nova" w:cs="Quire Sans"/>
          <w:kern w:val="0"/>
          <w14:ligatures w14:val="none"/>
        </w:rPr>
        <w:t xml:space="preserve">: Noise pollution (4) and GHG reporting (13), as the company operates around airports with </w:t>
      </w:r>
      <w:r w:rsidRPr="00C41BF9">
        <w:rPr>
          <w:rFonts w:ascii="Gill Sans Nova" w:eastAsia="Times New Roman" w:hAnsi="Gill Sans Nova" w:cs="Quire Sans"/>
          <w:b/>
          <w:bCs/>
          <w:kern w:val="0"/>
          <w14:ligatures w14:val="none"/>
        </w:rPr>
        <w:t>strict noise regulations</w:t>
      </w:r>
      <w:r w:rsidRPr="00C41BF9">
        <w:rPr>
          <w:rFonts w:ascii="Gill Sans Nova" w:eastAsia="Times New Roman" w:hAnsi="Gill Sans Nova" w:cs="Quire Sans"/>
          <w:kern w:val="0"/>
          <w14:ligatures w14:val="none"/>
        </w:rPr>
        <w:t>.</w:t>
      </w:r>
    </w:p>
    <w:p w14:paraId="728A35C7" w14:textId="77777777" w:rsidR="00C41BF9" w:rsidRPr="00C41BF9" w:rsidRDefault="00C41BF9" w:rsidP="00C41BF9">
      <w:p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Social Focus</w:t>
      </w:r>
      <w:r w:rsidRPr="00C41BF9">
        <w:rPr>
          <w:rFonts w:ascii="Gill Sans Nova" w:eastAsia="Times New Roman" w:hAnsi="Gill Sans Nova" w:cs="Quire Sans"/>
          <w:kern w:val="0"/>
          <w14:ligatures w14:val="none"/>
        </w:rPr>
        <w:t>:</w:t>
      </w:r>
    </w:p>
    <w:p w14:paraId="3B3DFF44" w14:textId="77777777" w:rsidR="00C41BF9" w:rsidRPr="00C41BF9" w:rsidRDefault="00C41BF9" w:rsidP="00C41BF9">
      <w:pPr>
        <w:numPr>
          <w:ilvl w:val="0"/>
          <w:numId w:val="98"/>
        </w:num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lastRenderedPageBreak/>
        <w:t>Top Priorities</w:t>
      </w:r>
      <w:r w:rsidRPr="00C41BF9">
        <w:rPr>
          <w:rFonts w:ascii="Gill Sans Nova" w:eastAsia="Times New Roman" w:hAnsi="Gill Sans Nova" w:cs="Quire Sans"/>
          <w:kern w:val="0"/>
          <w14:ligatures w14:val="none"/>
        </w:rPr>
        <w:t>: Employee health and safety (16), diversity and inclusion (18), and labor rights (21), driven by both regulatory and stakeholder demands.</w:t>
      </w:r>
    </w:p>
    <w:p w14:paraId="5476A3CD" w14:textId="77777777" w:rsidR="00C41BF9" w:rsidRPr="00C41BF9" w:rsidRDefault="00C41BF9" w:rsidP="00C41BF9">
      <w:pPr>
        <w:numPr>
          <w:ilvl w:val="1"/>
          <w:numId w:val="98"/>
        </w:num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kern w:val="0"/>
          <w14:ligatures w14:val="none"/>
        </w:rPr>
        <w:t xml:space="preserve">The airline is under pressure to ensure </w:t>
      </w:r>
      <w:r w:rsidRPr="00C41BF9">
        <w:rPr>
          <w:rFonts w:ascii="Gill Sans Nova" w:eastAsia="Times New Roman" w:hAnsi="Gill Sans Nova" w:cs="Quire Sans"/>
          <w:b/>
          <w:bCs/>
          <w:kern w:val="0"/>
          <w14:ligatures w14:val="none"/>
        </w:rPr>
        <w:t>fair labor practices</w:t>
      </w:r>
      <w:r w:rsidRPr="00C41BF9">
        <w:rPr>
          <w:rFonts w:ascii="Gill Sans Nova" w:eastAsia="Times New Roman" w:hAnsi="Gill Sans Nova" w:cs="Quire Sans"/>
          <w:kern w:val="0"/>
          <w14:ligatures w14:val="none"/>
        </w:rPr>
        <w:t xml:space="preserve"> and </w:t>
      </w:r>
      <w:r w:rsidRPr="00C41BF9">
        <w:rPr>
          <w:rFonts w:ascii="Gill Sans Nova" w:eastAsia="Times New Roman" w:hAnsi="Gill Sans Nova" w:cs="Quire Sans"/>
          <w:b/>
          <w:bCs/>
          <w:kern w:val="0"/>
          <w14:ligatures w14:val="none"/>
        </w:rPr>
        <w:t>improve diversity</w:t>
      </w:r>
      <w:r w:rsidRPr="00C41BF9">
        <w:rPr>
          <w:rFonts w:ascii="Gill Sans Nova" w:eastAsia="Times New Roman" w:hAnsi="Gill Sans Nova" w:cs="Quire Sans"/>
          <w:kern w:val="0"/>
          <w14:ligatures w14:val="none"/>
        </w:rPr>
        <w:t xml:space="preserve"> in its workforce.</w:t>
      </w:r>
    </w:p>
    <w:p w14:paraId="6676CFFA" w14:textId="77777777" w:rsidR="00C41BF9" w:rsidRPr="00C41BF9" w:rsidRDefault="00C41BF9" w:rsidP="00C41BF9">
      <w:p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Governance Focus</w:t>
      </w:r>
      <w:r w:rsidRPr="00C41BF9">
        <w:rPr>
          <w:rFonts w:ascii="Gill Sans Nova" w:eastAsia="Times New Roman" w:hAnsi="Gill Sans Nova" w:cs="Quire Sans"/>
          <w:kern w:val="0"/>
          <w14:ligatures w14:val="none"/>
        </w:rPr>
        <w:t>:</w:t>
      </w:r>
    </w:p>
    <w:p w14:paraId="7715A839" w14:textId="77777777" w:rsidR="00C41BF9" w:rsidRPr="00C41BF9" w:rsidRDefault="00C41BF9" w:rsidP="00C41BF9">
      <w:pPr>
        <w:numPr>
          <w:ilvl w:val="0"/>
          <w:numId w:val="99"/>
        </w:num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Top Priorities</w:t>
      </w:r>
      <w:r w:rsidRPr="00C41BF9">
        <w:rPr>
          <w:rFonts w:ascii="Gill Sans Nova" w:eastAsia="Times New Roman" w:hAnsi="Gill Sans Nova" w:cs="Quire Sans"/>
          <w:kern w:val="0"/>
          <w14:ligatures w14:val="none"/>
        </w:rPr>
        <w:t>: Board diversity (31), executive compensation linked to ESG performance (32), and anti-corruption measures (33).</w:t>
      </w:r>
    </w:p>
    <w:p w14:paraId="14E37CF5" w14:textId="77777777" w:rsidR="00C41BF9" w:rsidRPr="00C41BF9" w:rsidRDefault="00C41BF9" w:rsidP="00C41BF9">
      <w:pPr>
        <w:numPr>
          <w:ilvl w:val="1"/>
          <w:numId w:val="99"/>
        </w:num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kern w:val="0"/>
          <w14:ligatures w14:val="none"/>
        </w:rPr>
        <w:t xml:space="preserve">These are critical to maintaining investor confidence and meeting </w:t>
      </w:r>
      <w:r w:rsidRPr="00C41BF9">
        <w:rPr>
          <w:rFonts w:ascii="Gill Sans Nova" w:eastAsia="Times New Roman" w:hAnsi="Gill Sans Nova" w:cs="Quire Sans"/>
          <w:b/>
          <w:bCs/>
          <w:kern w:val="0"/>
          <w14:ligatures w14:val="none"/>
        </w:rPr>
        <w:t>U.S. governance standards</w:t>
      </w:r>
      <w:r w:rsidRPr="00C41BF9">
        <w:rPr>
          <w:rFonts w:ascii="Gill Sans Nova" w:eastAsia="Times New Roman" w:hAnsi="Gill Sans Nova" w:cs="Quire Sans"/>
          <w:kern w:val="0"/>
          <w14:ligatures w14:val="none"/>
        </w:rPr>
        <w:t>.</w:t>
      </w:r>
    </w:p>
    <w:p w14:paraId="763D8C5B" w14:textId="77777777" w:rsidR="00C41BF9" w:rsidRPr="00C41BF9" w:rsidRDefault="00C41BF9" w:rsidP="00C41BF9">
      <w:p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Low-Priority Topics</w:t>
      </w:r>
      <w:r w:rsidRPr="00C41BF9">
        <w:rPr>
          <w:rFonts w:ascii="Gill Sans Nova" w:eastAsia="Times New Roman" w:hAnsi="Gill Sans Nova" w:cs="Quire Sans"/>
          <w:kern w:val="0"/>
          <w14:ligatures w14:val="none"/>
        </w:rPr>
        <w:t>:</w:t>
      </w:r>
    </w:p>
    <w:p w14:paraId="323E7898" w14:textId="77777777" w:rsidR="00C41BF9" w:rsidRPr="00C41BF9" w:rsidRDefault="00C41BF9" w:rsidP="00C41BF9">
      <w:pPr>
        <w:numPr>
          <w:ilvl w:val="0"/>
          <w:numId w:val="100"/>
        </w:num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kern w:val="0"/>
          <w14:ligatures w14:val="none"/>
        </w:rPr>
        <w:t>Water consumption (5) and biodiversity impacts (8) are less material for this company, as these issues are less significant within its operational context.</w:t>
      </w:r>
    </w:p>
    <w:p w14:paraId="21A52AAC" w14:textId="77777777" w:rsidR="00C41BF9" w:rsidRPr="00C41BF9" w:rsidRDefault="00C41BF9" w:rsidP="00C41BF9">
      <w:pPr>
        <w:spacing w:before="100" w:beforeAutospacing="1" w:after="100" w:afterAutospacing="1" w:line="240" w:lineRule="auto"/>
        <w:ind w:left="720"/>
        <w:jc w:val="both"/>
        <w:rPr>
          <w:rFonts w:ascii="Gill Sans Nova" w:eastAsia="Times New Roman" w:hAnsi="Gill Sans Nova" w:cs="Quire Sans"/>
          <w:kern w:val="0"/>
          <w14:ligatures w14:val="none"/>
        </w:rPr>
      </w:pPr>
      <w:r w:rsidRPr="00C41BF9">
        <w:rPr>
          <w:rFonts w:ascii="Gill Sans Nova" w:eastAsia="Times New Roman" w:hAnsi="Gill Sans Nova" w:cs="Quire Sans"/>
          <w:noProof/>
          <w:kern w:val="0"/>
          <w14:ligatures w14:val="none"/>
        </w:rPr>
        <w:drawing>
          <wp:anchor distT="0" distB="0" distL="114300" distR="114300" simplePos="0" relativeHeight="251700224" behindDoc="1" locked="0" layoutInCell="1" allowOverlap="1" wp14:anchorId="35EC3301" wp14:editId="1EB6BDE8">
            <wp:simplePos x="0" y="0"/>
            <wp:positionH relativeFrom="column">
              <wp:posOffset>-114300</wp:posOffset>
            </wp:positionH>
            <wp:positionV relativeFrom="paragraph">
              <wp:posOffset>190500</wp:posOffset>
            </wp:positionV>
            <wp:extent cx="4572000" cy="3724275"/>
            <wp:effectExtent l="0" t="0" r="0" b="9525"/>
            <wp:wrapTopAndBottom/>
            <wp:docPr id="1634820598" name="Picture 1634820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572000" cy="3724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62DEF3" w14:textId="77777777" w:rsidR="00C41BF9" w:rsidRPr="00C41BF9" w:rsidRDefault="00C41BF9" w:rsidP="00C41BF9">
      <w:pPr>
        <w:spacing w:before="100" w:beforeAutospacing="1" w:after="100" w:afterAutospacing="1" w:line="240" w:lineRule="auto"/>
        <w:jc w:val="both"/>
        <w:rPr>
          <w:rFonts w:ascii="Gill Sans Nova" w:eastAsia="Times New Roman" w:hAnsi="Gill Sans Nova" w:cs="Quire Sans"/>
          <w:kern w:val="0"/>
          <w14:ligatures w14:val="none"/>
        </w:rPr>
      </w:pPr>
    </w:p>
    <w:p w14:paraId="641001A4" w14:textId="77777777" w:rsidR="00C41BF9" w:rsidRPr="00C41BF9" w:rsidRDefault="00C41BF9" w:rsidP="00C41BF9">
      <w:pPr>
        <w:keepNext/>
        <w:keepLines/>
        <w:spacing w:before="40" w:after="0" w:line="259" w:lineRule="auto"/>
        <w:jc w:val="both"/>
        <w:outlineLvl w:val="3"/>
        <w:rPr>
          <w:rFonts w:ascii="Gill Sans Nova" w:eastAsia="Times New Roman" w:hAnsi="Gill Sans Nova" w:cs="Quire Sans"/>
          <w:i/>
          <w:iCs/>
          <w:color w:val="2F5496"/>
          <w:kern w:val="0"/>
          <w:szCs w:val="22"/>
          <w14:ligatures w14:val="none"/>
        </w:rPr>
      </w:pPr>
      <w:r w:rsidRPr="00C41BF9">
        <w:rPr>
          <w:rFonts w:ascii="Gill Sans Nova" w:eastAsia="Times New Roman" w:hAnsi="Gill Sans Nova" w:cs="Quire Sans"/>
          <w:i/>
          <w:iCs/>
          <w:color w:val="2F5496"/>
          <w:szCs w:val="22"/>
          <w14:ligatures w14:val="none"/>
        </w:rPr>
        <w:lastRenderedPageBreak/>
        <w:t>Aviation Company B (Europe)</w:t>
      </w:r>
    </w:p>
    <w:p w14:paraId="551BE9F6" w14:textId="77777777" w:rsidR="00C41BF9" w:rsidRPr="00C41BF9" w:rsidRDefault="00C41BF9" w:rsidP="00C41BF9">
      <w:p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Environmental Focus</w:t>
      </w:r>
      <w:r w:rsidRPr="00C41BF9">
        <w:rPr>
          <w:rFonts w:ascii="Gill Sans Nova" w:eastAsia="Times New Roman" w:hAnsi="Gill Sans Nova" w:cs="Quire Sans"/>
          <w:kern w:val="0"/>
          <w14:ligatures w14:val="none"/>
        </w:rPr>
        <w:t>:</w:t>
      </w:r>
    </w:p>
    <w:p w14:paraId="2AEB6619" w14:textId="77777777" w:rsidR="00C41BF9" w:rsidRPr="00C41BF9" w:rsidRDefault="00C41BF9" w:rsidP="00C41BF9">
      <w:pPr>
        <w:numPr>
          <w:ilvl w:val="0"/>
          <w:numId w:val="101"/>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Top Priorities</w:t>
      </w:r>
      <w:r w:rsidRPr="00C41BF9">
        <w:rPr>
          <w:rFonts w:ascii="Gill Sans Nova" w:eastAsia="Calibri" w:hAnsi="Gill Sans Nova" w:cs="Quire Sans"/>
          <w:szCs w:val="22"/>
          <w14:ligatures w14:val="none"/>
        </w:rPr>
        <w:t>: Carbon emissions (1), sustainable aviation fuels (3), and GHG transparency (13).</w:t>
      </w:r>
    </w:p>
    <w:p w14:paraId="23B89DDB" w14:textId="77777777" w:rsidR="00C41BF9" w:rsidRPr="00C41BF9" w:rsidRDefault="00C41BF9" w:rsidP="00C41BF9">
      <w:pPr>
        <w:numPr>
          <w:ilvl w:val="1"/>
          <w:numId w:val="101"/>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szCs w:val="22"/>
          <w14:ligatures w14:val="none"/>
        </w:rPr>
        <w:t xml:space="preserve">The </w:t>
      </w:r>
      <w:r w:rsidRPr="00C41BF9">
        <w:rPr>
          <w:rFonts w:ascii="Gill Sans Nova" w:eastAsia="Calibri" w:hAnsi="Gill Sans Nova" w:cs="Quire Sans"/>
          <w:b/>
          <w:bCs/>
          <w:szCs w:val="22"/>
          <w14:ligatures w14:val="none"/>
        </w:rPr>
        <w:t>EU ETS</w:t>
      </w:r>
      <w:r w:rsidRPr="00C41BF9">
        <w:rPr>
          <w:rFonts w:ascii="Gill Sans Nova" w:eastAsia="Calibri" w:hAnsi="Gill Sans Nova" w:cs="Quire Sans"/>
          <w:szCs w:val="22"/>
          <w14:ligatures w14:val="none"/>
        </w:rPr>
        <w:t xml:space="preserve"> requires rigorous tracking of carbon emissions and fuel efficiency, making these issues central to the company’s strategy.</w:t>
      </w:r>
    </w:p>
    <w:p w14:paraId="7C8CAD0D" w14:textId="77777777" w:rsidR="00C41BF9" w:rsidRPr="00C41BF9" w:rsidRDefault="00C41BF9" w:rsidP="00C41BF9">
      <w:pPr>
        <w:numPr>
          <w:ilvl w:val="0"/>
          <w:numId w:val="101"/>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Medium Priorities</w:t>
      </w:r>
      <w:r w:rsidRPr="00C41BF9">
        <w:rPr>
          <w:rFonts w:ascii="Gill Sans Nova" w:eastAsia="Calibri" w:hAnsi="Gill Sans Nova" w:cs="Quire Sans"/>
          <w:szCs w:val="22"/>
          <w14:ligatures w14:val="none"/>
        </w:rPr>
        <w:t>: Noise pollution (4) and air quality (9), driven by community concerns around major airports.</w:t>
      </w:r>
    </w:p>
    <w:p w14:paraId="3BD7CB67" w14:textId="77777777" w:rsidR="00C41BF9" w:rsidRPr="00C41BF9" w:rsidRDefault="00C41BF9" w:rsidP="00C41BF9">
      <w:p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Social Focus</w:t>
      </w:r>
      <w:r w:rsidRPr="00C41BF9">
        <w:rPr>
          <w:rFonts w:ascii="Gill Sans Nova" w:eastAsia="Times New Roman" w:hAnsi="Gill Sans Nova" w:cs="Quire Sans"/>
          <w:kern w:val="0"/>
          <w14:ligatures w14:val="none"/>
        </w:rPr>
        <w:t>:</w:t>
      </w:r>
    </w:p>
    <w:p w14:paraId="60A2F5AC" w14:textId="77777777" w:rsidR="00C41BF9" w:rsidRPr="00C41BF9" w:rsidRDefault="00C41BF9" w:rsidP="00C41BF9">
      <w:pPr>
        <w:numPr>
          <w:ilvl w:val="0"/>
          <w:numId w:val="102"/>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Top Priorities</w:t>
      </w:r>
      <w:r w:rsidRPr="00C41BF9">
        <w:rPr>
          <w:rFonts w:ascii="Gill Sans Nova" w:eastAsia="Calibri" w:hAnsi="Gill Sans Nova" w:cs="Quire Sans"/>
          <w:szCs w:val="22"/>
          <w14:ligatures w14:val="none"/>
        </w:rPr>
        <w:t>: Labor rights (17) and diversity (18), aligning with strict EU labor regulations.</w:t>
      </w:r>
    </w:p>
    <w:p w14:paraId="66B7BDB8" w14:textId="77777777" w:rsidR="00C41BF9" w:rsidRPr="00C41BF9" w:rsidRDefault="00C41BF9" w:rsidP="00C41BF9">
      <w:pPr>
        <w:numPr>
          <w:ilvl w:val="1"/>
          <w:numId w:val="102"/>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Community engagement</w:t>
      </w:r>
      <w:r w:rsidRPr="00C41BF9">
        <w:rPr>
          <w:rFonts w:ascii="Gill Sans Nova" w:eastAsia="Calibri" w:hAnsi="Gill Sans Nova" w:cs="Quire Sans"/>
          <w:szCs w:val="22"/>
          <w14:ligatures w14:val="none"/>
        </w:rPr>
        <w:t xml:space="preserve"> (23) is also crucial, particularly for European expansion projects where </w:t>
      </w:r>
      <w:r w:rsidRPr="00C41BF9">
        <w:rPr>
          <w:rFonts w:ascii="Gill Sans Nova" w:eastAsia="Calibri" w:hAnsi="Gill Sans Nova" w:cs="Quire Sans"/>
          <w:b/>
          <w:bCs/>
          <w:szCs w:val="22"/>
          <w14:ligatures w14:val="none"/>
        </w:rPr>
        <w:t>local stakeholders</w:t>
      </w:r>
      <w:r w:rsidRPr="00C41BF9">
        <w:rPr>
          <w:rFonts w:ascii="Gill Sans Nova" w:eastAsia="Calibri" w:hAnsi="Gill Sans Nova" w:cs="Quire Sans"/>
          <w:szCs w:val="22"/>
          <w14:ligatures w14:val="none"/>
        </w:rPr>
        <w:t xml:space="preserve"> demand accountability.</w:t>
      </w:r>
    </w:p>
    <w:p w14:paraId="31F62DD0" w14:textId="77777777" w:rsidR="00C41BF9" w:rsidRPr="00C41BF9" w:rsidRDefault="00C41BF9" w:rsidP="00C41BF9">
      <w:p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Governance Focus</w:t>
      </w:r>
      <w:r w:rsidRPr="00C41BF9">
        <w:rPr>
          <w:rFonts w:ascii="Gill Sans Nova" w:eastAsia="Times New Roman" w:hAnsi="Gill Sans Nova" w:cs="Quire Sans"/>
          <w:kern w:val="0"/>
          <w14:ligatures w14:val="none"/>
        </w:rPr>
        <w:t>:</w:t>
      </w:r>
    </w:p>
    <w:p w14:paraId="4C48429A" w14:textId="77777777" w:rsidR="00C41BF9" w:rsidRPr="00C41BF9" w:rsidRDefault="00C41BF9" w:rsidP="00C41BF9">
      <w:pPr>
        <w:numPr>
          <w:ilvl w:val="0"/>
          <w:numId w:val="103"/>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Top Priorities</w:t>
      </w:r>
      <w:r w:rsidRPr="00C41BF9">
        <w:rPr>
          <w:rFonts w:ascii="Gill Sans Nova" w:eastAsia="Calibri" w:hAnsi="Gill Sans Nova" w:cs="Quire Sans"/>
          <w:szCs w:val="22"/>
          <w14:ligatures w14:val="none"/>
        </w:rPr>
        <w:t>: Transparent ESG reporting (38) and board independence (31).</w:t>
      </w:r>
    </w:p>
    <w:p w14:paraId="0B2FF713" w14:textId="77777777" w:rsidR="00C41BF9" w:rsidRPr="00C41BF9" w:rsidRDefault="00C41BF9" w:rsidP="00C41BF9">
      <w:pPr>
        <w:numPr>
          <w:ilvl w:val="1"/>
          <w:numId w:val="103"/>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szCs w:val="22"/>
          <w14:ligatures w14:val="none"/>
        </w:rPr>
        <w:t>European investors require full disclosure of the company’s ESG performance, as mandated by EU regulations.</w:t>
      </w:r>
    </w:p>
    <w:p w14:paraId="4A26414F" w14:textId="77777777" w:rsidR="00C41BF9" w:rsidRPr="00C41BF9" w:rsidRDefault="00C41BF9" w:rsidP="00C41BF9">
      <w:p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Low-Priority Topics</w:t>
      </w:r>
      <w:r w:rsidRPr="00C41BF9">
        <w:rPr>
          <w:rFonts w:ascii="Gill Sans Nova" w:eastAsia="Times New Roman" w:hAnsi="Gill Sans Nova" w:cs="Quire Sans"/>
          <w:kern w:val="0"/>
          <w14:ligatures w14:val="none"/>
        </w:rPr>
        <w:t>:</w:t>
      </w:r>
    </w:p>
    <w:p w14:paraId="38A45063" w14:textId="77777777" w:rsidR="00C41BF9" w:rsidRPr="00C41BF9" w:rsidRDefault="00C41BF9" w:rsidP="00C41BF9">
      <w:pPr>
        <w:numPr>
          <w:ilvl w:val="0"/>
          <w:numId w:val="104"/>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szCs w:val="22"/>
          <w14:ligatures w14:val="none"/>
        </w:rPr>
        <w:t xml:space="preserve">Customer data privacy (29) may be less of a concern here, given the robust protections already provided under </w:t>
      </w:r>
      <w:r w:rsidRPr="00C41BF9">
        <w:rPr>
          <w:rFonts w:ascii="Gill Sans Nova" w:eastAsia="Calibri" w:hAnsi="Gill Sans Nova" w:cs="Quire Sans"/>
          <w:b/>
          <w:bCs/>
          <w:szCs w:val="22"/>
          <w14:ligatures w14:val="none"/>
        </w:rPr>
        <w:t>GDPR</w:t>
      </w:r>
      <w:r w:rsidRPr="00C41BF9">
        <w:rPr>
          <w:rFonts w:ascii="Gill Sans Nova" w:eastAsia="Calibri" w:hAnsi="Gill Sans Nova" w:cs="Quire Sans"/>
          <w:szCs w:val="22"/>
          <w14:ligatures w14:val="none"/>
        </w:rPr>
        <w:t xml:space="preserve"> regulations.</w:t>
      </w:r>
    </w:p>
    <w:p w14:paraId="12ACB3E5" w14:textId="77777777" w:rsidR="00C41BF9" w:rsidRPr="00C41BF9" w:rsidRDefault="00C41BF9" w:rsidP="00C41BF9">
      <w:pPr>
        <w:numPr>
          <w:ilvl w:val="0"/>
          <w:numId w:val="104"/>
        </w:num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noProof/>
          <w:kern w:val="0"/>
          <w14:ligatures w14:val="none"/>
        </w:rPr>
        <w:lastRenderedPageBreak/>
        <w:drawing>
          <wp:inline distT="0" distB="0" distL="0" distR="0" wp14:anchorId="1FFFFD8D" wp14:editId="3AAEC74A">
            <wp:extent cx="3924300" cy="3196879"/>
            <wp:effectExtent l="0" t="0" r="0" b="3810"/>
            <wp:docPr id="1416996061" name="Picture 1416996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929696" cy="3201274"/>
                    </a:xfrm>
                    <a:prstGeom prst="rect">
                      <a:avLst/>
                    </a:prstGeom>
                    <a:noFill/>
                    <a:ln>
                      <a:noFill/>
                    </a:ln>
                  </pic:spPr>
                </pic:pic>
              </a:graphicData>
            </a:graphic>
          </wp:inline>
        </w:drawing>
      </w:r>
    </w:p>
    <w:p w14:paraId="067E0813" w14:textId="77777777" w:rsidR="00C41BF9" w:rsidRPr="00C41BF9" w:rsidRDefault="00C41BF9" w:rsidP="00C41BF9">
      <w:pPr>
        <w:spacing w:before="100" w:beforeAutospacing="1" w:after="100" w:afterAutospacing="1" w:line="240" w:lineRule="auto"/>
        <w:ind w:left="720"/>
        <w:jc w:val="both"/>
        <w:rPr>
          <w:rFonts w:ascii="Gill Sans Nova" w:eastAsia="Calibri" w:hAnsi="Gill Sans Nova" w:cs="Quire Sans"/>
          <w:szCs w:val="22"/>
          <w14:ligatures w14:val="none"/>
        </w:rPr>
      </w:pPr>
    </w:p>
    <w:p w14:paraId="2C087701" w14:textId="77777777" w:rsidR="00C41BF9" w:rsidRPr="00C41BF9" w:rsidRDefault="00C41BF9" w:rsidP="00C41BF9">
      <w:pPr>
        <w:spacing w:before="100" w:beforeAutospacing="1" w:after="100" w:afterAutospacing="1" w:line="240" w:lineRule="auto"/>
        <w:ind w:left="720"/>
        <w:jc w:val="both"/>
        <w:rPr>
          <w:rFonts w:ascii="Gill Sans Nova" w:eastAsia="Times New Roman" w:hAnsi="Gill Sans Nova" w:cs="Quire Sans"/>
          <w:kern w:val="0"/>
          <w14:ligatures w14:val="none"/>
        </w:rPr>
      </w:pPr>
    </w:p>
    <w:p w14:paraId="5BCA1A62" w14:textId="77777777" w:rsidR="00C41BF9" w:rsidRPr="00C41BF9" w:rsidRDefault="00C41BF9" w:rsidP="00C41BF9">
      <w:pPr>
        <w:keepNext/>
        <w:keepLines/>
        <w:spacing w:before="160" w:after="80" w:line="259" w:lineRule="auto"/>
        <w:jc w:val="both"/>
        <w:outlineLvl w:val="2"/>
        <w:rPr>
          <w:rFonts w:ascii="Gill Sans Nova" w:eastAsia="Times New Roman" w:hAnsi="Gill Sans Nova" w:cs="Quire Sans"/>
          <w:color w:val="2F5496"/>
          <w:kern w:val="0"/>
          <w:sz w:val="28"/>
          <w:szCs w:val="28"/>
          <w14:ligatures w14:val="none"/>
        </w:rPr>
      </w:pPr>
      <w:r w:rsidRPr="00C41BF9">
        <w:rPr>
          <w:rFonts w:ascii="Gill Sans Nova" w:eastAsia="Times New Roman" w:hAnsi="Gill Sans Nova" w:cs="Quire Sans"/>
          <w:color w:val="2F5496"/>
          <w:sz w:val="28"/>
          <w:szCs w:val="28"/>
          <w14:ligatures w14:val="none"/>
        </w:rPr>
        <w:t>Step 4: Engaging Stakeholders for ESG Alignment</w:t>
      </w:r>
    </w:p>
    <w:p w14:paraId="73630434" w14:textId="77777777" w:rsidR="00C41BF9" w:rsidRPr="00C41BF9" w:rsidRDefault="00C41BF9" w:rsidP="00C41BF9">
      <w:p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kern w:val="0"/>
          <w14:ligatures w14:val="none"/>
        </w:rPr>
        <w:t>For each company, stakeholder engagement is a crucial part of aligning ESG priorities with both regulatory compliance and corporate objectives. Here is how each aviation company engages with its stakeholders:</w:t>
      </w:r>
    </w:p>
    <w:p w14:paraId="38A54098" w14:textId="77777777" w:rsidR="00C41BF9" w:rsidRPr="00C41BF9" w:rsidRDefault="00C41BF9" w:rsidP="00C41BF9">
      <w:pPr>
        <w:numPr>
          <w:ilvl w:val="0"/>
          <w:numId w:val="105"/>
        </w:num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Aviation Company A (North America)</w:t>
      </w:r>
      <w:r w:rsidRPr="00C41BF9">
        <w:rPr>
          <w:rFonts w:ascii="Gill Sans Nova" w:eastAsia="Times New Roman" w:hAnsi="Gill Sans Nova" w:cs="Quire Sans"/>
          <w:kern w:val="0"/>
          <w14:ligatures w14:val="none"/>
        </w:rPr>
        <w:t>:</w:t>
      </w:r>
    </w:p>
    <w:p w14:paraId="36ABCAE1" w14:textId="77777777" w:rsidR="00C41BF9" w:rsidRPr="00C41BF9" w:rsidRDefault="00C41BF9" w:rsidP="00C41BF9">
      <w:pPr>
        <w:numPr>
          <w:ilvl w:val="1"/>
          <w:numId w:val="105"/>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Investor Engagement</w:t>
      </w:r>
      <w:r w:rsidRPr="00C41BF9">
        <w:rPr>
          <w:rFonts w:ascii="Gill Sans Nova" w:eastAsia="Calibri" w:hAnsi="Gill Sans Nova" w:cs="Quire Sans"/>
          <w:szCs w:val="22"/>
          <w14:ligatures w14:val="none"/>
        </w:rPr>
        <w:t>: Investors are increasingly calling for greater transparency regarding carbon emissions and diversity practices. The company conducts surveys and one-to-one interviews with institutional investors to gather feedback.</w:t>
      </w:r>
    </w:p>
    <w:p w14:paraId="7792F466" w14:textId="77777777" w:rsidR="00C41BF9" w:rsidRPr="00C41BF9" w:rsidRDefault="00C41BF9" w:rsidP="00C41BF9">
      <w:pPr>
        <w:numPr>
          <w:ilvl w:val="1"/>
          <w:numId w:val="105"/>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Customer Surveys</w:t>
      </w:r>
      <w:r w:rsidRPr="00C41BF9">
        <w:rPr>
          <w:rFonts w:ascii="Gill Sans Nova" w:eastAsia="Calibri" w:hAnsi="Gill Sans Nova" w:cs="Quire Sans"/>
          <w:szCs w:val="22"/>
          <w14:ligatures w14:val="none"/>
        </w:rPr>
        <w:t>: To assess the impact of carbon emissions on customer loyalty, the company surveys frequent flyers to understand their preferences regarding sustainable aviation.</w:t>
      </w:r>
    </w:p>
    <w:p w14:paraId="5BB6E503" w14:textId="77777777" w:rsidR="00C41BF9" w:rsidRPr="00C41BF9" w:rsidRDefault="00C41BF9" w:rsidP="00C41BF9">
      <w:pPr>
        <w:numPr>
          <w:ilvl w:val="0"/>
          <w:numId w:val="105"/>
        </w:num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Aviation Company B (Europe)</w:t>
      </w:r>
      <w:r w:rsidRPr="00C41BF9">
        <w:rPr>
          <w:rFonts w:ascii="Gill Sans Nova" w:eastAsia="Times New Roman" w:hAnsi="Gill Sans Nova" w:cs="Quire Sans"/>
          <w:kern w:val="0"/>
          <w14:ligatures w14:val="none"/>
        </w:rPr>
        <w:t>:</w:t>
      </w:r>
    </w:p>
    <w:p w14:paraId="127C9CF4" w14:textId="77777777" w:rsidR="00C41BF9" w:rsidRPr="00C41BF9" w:rsidRDefault="00C41BF9" w:rsidP="00C41BF9">
      <w:pPr>
        <w:numPr>
          <w:ilvl w:val="1"/>
          <w:numId w:val="105"/>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Community Forums</w:t>
      </w:r>
      <w:r w:rsidRPr="00C41BF9">
        <w:rPr>
          <w:rFonts w:ascii="Gill Sans Nova" w:eastAsia="Calibri" w:hAnsi="Gill Sans Nova" w:cs="Quire Sans"/>
          <w:szCs w:val="22"/>
          <w14:ligatures w14:val="none"/>
        </w:rPr>
        <w:t>: Engages with local communities surrounding major European airports through public forums and town hall meetings, focusing on noise pollution, job creation, and community well-being.</w:t>
      </w:r>
    </w:p>
    <w:p w14:paraId="519DEF97" w14:textId="77777777" w:rsidR="00C41BF9" w:rsidRPr="00C41BF9" w:rsidRDefault="00C41BF9" w:rsidP="00C41BF9">
      <w:pPr>
        <w:numPr>
          <w:ilvl w:val="1"/>
          <w:numId w:val="105"/>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Labor Union Discussions</w:t>
      </w:r>
      <w:r w:rsidRPr="00C41BF9">
        <w:rPr>
          <w:rFonts w:ascii="Gill Sans Nova" w:eastAsia="Calibri" w:hAnsi="Gill Sans Nova" w:cs="Quire Sans"/>
          <w:szCs w:val="22"/>
          <w14:ligatures w14:val="none"/>
        </w:rPr>
        <w:t>: Regular dialogues with labor unions to ensure fair labor practices and improve workplace diversity and inclusion.</w:t>
      </w:r>
    </w:p>
    <w:p w14:paraId="32FD617A" w14:textId="77777777" w:rsidR="00C41BF9" w:rsidRPr="00C41BF9" w:rsidRDefault="00C41BF9" w:rsidP="00C41BF9">
      <w:pPr>
        <w:spacing w:line="259" w:lineRule="auto"/>
        <w:jc w:val="both"/>
        <w:rPr>
          <w:rFonts w:ascii="Gill Sans Nova" w:eastAsia="Calibri" w:hAnsi="Gill Sans Nova" w:cs="Quire Sans"/>
          <w:b/>
          <w:bCs/>
          <w:szCs w:val="22"/>
          <w14:ligatures w14:val="none"/>
        </w:rPr>
      </w:pPr>
      <w:r w:rsidRPr="00C41BF9">
        <w:rPr>
          <w:rFonts w:ascii="Gill Sans Nova" w:eastAsia="Calibri" w:hAnsi="Gill Sans Nova" w:cs="Quire Sans"/>
          <w:b/>
          <w:bCs/>
          <w:szCs w:val="22"/>
          <w14:ligatures w14:val="none"/>
        </w:rPr>
        <w:lastRenderedPageBreak/>
        <w:t>Conclusion: Aligning ESG Strategy with Risks and Corporate Goals</w:t>
      </w:r>
    </w:p>
    <w:p w14:paraId="3D915532" w14:textId="77777777" w:rsidR="00C41BF9" w:rsidRPr="00C41BF9" w:rsidRDefault="00C41BF9" w:rsidP="00C41BF9">
      <w:pPr>
        <w:spacing w:line="259" w:lineRule="auto"/>
        <w:jc w:val="both"/>
        <w:rPr>
          <w:rFonts w:ascii="Gill Sans Nova" w:eastAsia="Calibri" w:hAnsi="Gill Sans Nova" w:cs="Quire Sans"/>
          <w:szCs w:val="22"/>
          <w14:ligatures w14:val="none"/>
        </w:rPr>
      </w:pPr>
      <w:r w:rsidRPr="00C41BF9">
        <w:rPr>
          <w:rFonts w:ascii="Gill Sans Nova" w:eastAsia="Calibri" w:hAnsi="Gill Sans Nova" w:cs="Quire Sans"/>
          <w:szCs w:val="22"/>
          <w14:ligatures w14:val="none"/>
        </w:rPr>
        <w:t>By conducting a detailed materiality assessment and carefully prioritising ESG topics, each aviation company ensures that its sustainability strategy is fully aligned with regulatory requirements, stakeholder expectations, and corporate objectives. This alignment not only mitigates risks but also enhances the company’s competitive advantage, operational resilience, and long-term value creation. The ability to tailor ESG priorities to regional, regulatory, and industry-specific challenges is what drives success in today’s complex and rapidly evolving business environment.</w:t>
      </w:r>
    </w:p>
    <w:p w14:paraId="0B7E2AC5" w14:textId="77777777" w:rsidR="00C41BF9" w:rsidRPr="00C41BF9" w:rsidRDefault="00C41BF9" w:rsidP="00C41BF9">
      <w:pPr>
        <w:keepNext/>
        <w:keepLines/>
        <w:spacing w:before="160" w:after="80" w:line="259" w:lineRule="auto"/>
        <w:jc w:val="both"/>
        <w:outlineLvl w:val="2"/>
        <w:rPr>
          <w:rFonts w:ascii="Gill Sans Nova" w:eastAsia="Times New Roman" w:hAnsi="Gill Sans Nova" w:cs="Quire Sans"/>
          <w:color w:val="2F5496"/>
          <w:kern w:val="0"/>
          <w:sz w:val="28"/>
          <w:szCs w:val="28"/>
          <w14:ligatures w14:val="none"/>
        </w:rPr>
      </w:pPr>
      <w:r w:rsidRPr="00C41BF9">
        <w:rPr>
          <w:rFonts w:ascii="Gill Sans Nova" w:eastAsia="Times New Roman" w:hAnsi="Gill Sans Nova" w:cs="Quire Sans"/>
          <w:color w:val="2F5496"/>
          <w:sz w:val="28"/>
          <w:szCs w:val="28"/>
          <w14:ligatures w14:val="none"/>
        </w:rPr>
        <w:t>Step 5: Implementing and Monitoring ESG Strategies</w:t>
      </w:r>
    </w:p>
    <w:p w14:paraId="023B859C" w14:textId="77777777" w:rsidR="00C41BF9" w:rsidRPr="00C41BF9" w:rsidRDefault="00C41BF9" w:rsidP="00C41BF9">
      <w:p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kern w:val="0"/>
          <w14:ligatures w14:val="none"/>
        </w:rPr>
        <w:t>Each company needs to ensure that the material ESG issues are not just identified but acted upon, with clear monitoring mechanisms in place. Here’s how each company approaches implementation:</w:t>
      </w:r>
    </w:p>
    <w:p w14:paraId="4081746F" w14:textId="77777777" w:rsidR="00C41BF9" w:rsidRPr="00C41BF9" w:rsidRDefault="00C41BF9" w:rsidP="00C41BF9">
      <w:pPr>
        <w:numPr>
          <w:ilvl w:val="0"/>
          <w:numId w:val="106"/>
        </w:num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Aviation Company A (North America)</w:t>
      </w:r>
      <w:r w:rsidRPr="00C41BF9">
        <w:rPr>
          <w:rFonts w:ascii="Gill Sans Nova" w:eastAsia="Times New Roman" w:hAnsi="Gill Sans Nova" w:cs="Quire Sans"/>
          <w:kern w:val="0"/>
          <w14:ligatures w14:val="none"/>
        </w:rPr>
        <w:t>:</w:t>
      </w:r>
    </w:p>
    <w:p w14:paraId="415C9A19" w14:textId="77777777" w:rsidR="00C41BF9" w:rsidRPr="00C41BF9" w:rsidRDefault="00C41BF9" w:rsidP="00C41BF9">
      <w:pPr>
        <w:numPr>
          <w:ilvl w:val="1"/>
          <w:numId w:val="106"/>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Action Plan</w:t>
      </w:r>
      <w:r w:rsidRPr="00C41BF9">
        <w:rPr>
          <w:rFonts w:ascii="Gill Sans Nova" w:eastAsia="Calibri" w:hAnsi="Gill Sans Nova" w:cs="Quire Sans"/>
          <w:szCs w:val="22"/>
          <w14:ligatures w14:val="none"/>
        </w:rPr>
        <w:t xml:space="preserve">: Develops an emissions reduction plan that includes the use of </w:t>
      </w:r>
      <w:r w:rsidRPr="00C41BF9">
        <w:rPr>
          <w:rFonts w:ascii="Gill Sans Nova" w:eastAsia="Calibri" w:hAnsi="Gill Sans Nova" w:cs="Quire Sans"/>
          <w:b/>
          <w:bCs/>
          <w:szCs w:val="22"/>
          <w14:ligatures w14:val="none"/>
        </w:rPr>
        <w:t>sustainable aviation fuel</w:t>
      </w:r>
      <w:r w:rsidRPr="00C41BF9">
        <w:rPr>
          <w:rFonts w:ascii="Gill Sans Nova" w:eastAsia="Calibri" w:hAnsi="Gill Sans Nova" w:cs="Quire Sans"/>
          <w:szCs w:val="22"/>
          <w14:ligatures w14:val="none"/>
        </w:rPr>
        <w:t xml:space="preserve"> (SAF) and energy-efficient aircraft. The company introduces </w:t>
      </w:r>
      <w:r w:rsidRPr="00C41BF9">
        <w:rPr>
          <w:rFonts w:ascii="Gill Sans Nova" w:eastAsia="Calibri" w:hAnsi="Gill Sans Nova" w:cs="Quire Sans"/>
          <w:b/>
          <w:bCs/>
          <w:szCs w:val="22"/>
          <w14:ligatures w14:val="none"/>
        </w:rPr>
        <w:t>diversity training programs</w:t>
      </w:r>
      <w:r w:rsidRPr="00C41BF9">
        <w:rPr>
          <w:rFonts w:ascii="Gill Sans Nova" w:eastAsia="Calibri" w:hAnsi="Gill Sans Nova" w:cs="Quire Sans"/>
          <w:szCs w:val="22"/>
          <w14:ligatures w14:val="none"/>
        </w:rPr>
        <w:t xml:space="preserve"> and sets quotas for improving gender and ethnic representation in leadership roles.</w:t>
      </w:r>
    </w:p>
    <w:p w14:paraId="18907E69" w14:textId="77777777" w:rsidR="00C41BF9" w:rsidRPr="00C41BF9" w:rsidRDefault="00C41BF9" w:rsidP="00C41BF9">
      <w:pPr>
        <w:numPr>
          <w:ilvl w:val="1"/>
          <w:numId w:val="106"/>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Monitoring and Reporting</w:t>
      </w:r>
      <w:r w:rsidRPr="00C41BF9">
        <w:rPr>
          <w:rFonts w:ascii="Gill Sans Nova" w:eastAsia="Calibri" w:hAnsi="Gill Sans Nova" w:cs="Quire Sans"/>
          <w:szCs w:val="22"/>
          <w14:ligatures w14:val="none"/>
        </w:rPr>
        <w:t>: Reports on ESG progress in its annual report and implements quarterly reviews to track emissions and diversity KPIs.</w:t>
      </w:r>
    </w:p>
    <w:p w14:paraId="7A4E4700" w14:textId="77777777" w:rsidR="00C41BF9" w:rsidRPr="00C41BF9" w:rsidRDefault="00C41BF9" w:rsidP="00C41BF9">
      <w:pPr>
        <w:numPr>
          <w:ilvl w:val="0"/>
          <w:numId w:val="106"/>
        </w:num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Aviation Company B (Europe)</w:t>
      </w:r>
      <w:r w:rsidRPr="00C41BF9">
        <w:rPr>
          <w:rFonts w:ascii="Gill Sans Nova" w:eastAsia="Times New Roman" w:hAnsi="Gill Sans Nova" w:cs="Quire Sans"/>
          <w:kern w:val="0"/>
          <w14:ligatures w14:val="none"/>
        </w:rPr>
        <w:t>:</w:t>
      </w:r>
    </w:p>
    <w:p w14:paraId="2806C86F" w14:textId="77777777" w:rsidR="00C41BF9" w:rsidRPr="00C41BF9" w:rsidRDefault="00C41BF9" w:rsidP="00C41BF9">
      <w:pPr>
        <w:numPr>
          <w:ilvl w:val="1"/>
          <w:numId w:val="106"/>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Action Plan</w:t>
      </w:r>
      <w:r w:rsidRPr="00C41BF9">
        <w:rPr>
          <w:rFonts w:ascii="Gill Sans Nova" w:eastAsia="Calibri" w:hAnsi="Gill Sans Nova" w:cs="Quire Sans"/>
          <w:szCs w:val="22"/>
          <w14:ligatures w14:val="none"/>
        </w:rPr>
        <w:t xml:space="preserve">: Invests in renewable energy projects, including solar power at major airports, and enhances </w:t>
      </w:r>
      <w:r w:rsidRPr="00C41BF9">
        <w:rPr>
          <w:rFonts w:ascii="Gill Sans Nova" w:eastAsia="Calibri" w:hAnsi="Gill Sans Nova" w:cs="Quire Sans"/>
          <w:b/>
          <w:bCs/>
          <w:szCs w:val="22"/>
          <w14:ligatures w14:val="none"/>
        </w:rPr>
        <w:t>community engagement programs</w:t>
      </w:r>
      <w:r w:rsidRPr="00C41BF9">
        <w:rPr>
          <w:rFonts w:ascii="Gill Sans Nova" w:eastAsia="Calibri" w:hAnsi="Gill Sans Nova" w:cs="Quire Sans"/>
          <w:szCs w:val="22"/>
          <w14:ligatures w14:val="none"/>
        </w:rPr>
        <w:t>.</w:t>
      </w:r>
    </w:p>
    <w:p w14:paraId="27440080" w14:textId="77777777" w:rsidR="00C41BF9" w:rsidRPr="00C41BF9" w:rsidRDefault="00C41BF9" w:rsidP="00C41BF9">
      <w:pPr>
        <w:numPr>
          <w:ilvl w:val="1"/>
          <w:numId w:val="106"/>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Monitoring and Reporting</w:t>
      </w:r>
      <w:r w:rsidRPr="00C41BF9">
        <w:rPr>
          <w:rFonts w:ascii="Gill Sans Nova" w:eastAsia="Calibri" w:hAnsi="Gill Sans Nova" w:cs="Quire Sans"/>
          <w:szCs w:val="22"/>
          <w14:ligatures w14:val="none"/>
        </w:rPr>
        <w:t xml:space="preserve">: Implements a </w:t>
      </w:r>
      <w:r w:rsidRPr="00C41BF9">
        <w:rPr>
          <w:rFonts w:ascii="Gill Sans Nova" w:eastAsia="Calibri" w:hAnsi="Gill Sans Nova" w:cs="Quire Sans"/>
          <w:b/>
          <w:bCs/>
          <w:szCs w:val="22"/>
          <w14:ligatures w14:val="none"/>
        </w:rPr>
        <w:t>real-time carbon tracking system</w:t>
      </w:r>
      <w:r w:rsidRPr="00C41BF9">
        <w:rPr>
          <w:rFonts w:ascii="Gill Sans Nova" w:eastAsia="Calibri" w:hAnsi="Gill Sans Nova" w:cs="Quire Sans"/>
          <w:szCs w:val="22"/>
          <w14:ligatures w14:val="none"/>
        </w:rPr>
        <w:t xml:space="preserve"> to meet EU ETS reporting requirements and conducts annual community satisfaction surveys.</w:t>
      </w:r>
    </w:p>
    <w:p w14:paraId="76D3EE7C" w14:textId="77777777" w:rsidR="00C41BF9" w:rsidRPr="00C41BF9" w:rsidRDefault="00C41BF9" w:rsidP="00C41BF9">
      <w:pPr>
        <w:numPr>
          <w:ilvl w:val="0"/>
          <w:numId w:val="106"/>
        </w:num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Aviation Company C (Middle East)</w:t>
      </w:r>
      <w:r w:rsidRPr="00C41BF9">
        <w:rPr>
          <w:rFonts w:ascii="Gill Sans Nova" w:eastAsia="Times New Roman" w:hAnsi="Gill Sans Nova" w:cs="Quire Sans"/>
          <w:kern w:val="0"/>
          <w14:ligatures w14:val="none"/>
        </w:rPr>
        <w:t>:</w:t>
      </w:r>
    </w:p>
    <w:p w14:paraId="3B710FE5" w14:textId="77777777" w:rsidR="00C41BF9" w:rsidRPr="00C41BF9" w:rsidRDefault="00C41BF9" w:rsidP="00C41BF9">
      <w:pPr>
        <w:numPr>
          <w:ilvl w:val="1"/>
          <w:numId w:val="106"/>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Action Plan</w:t>
      </w:r>
      <w:r w:rsidRPr="00C41BF9">
        <w:rPr>
          <w:rFonts w:ascii="Gill Sans Nova" w:eastAsia="Calibri" w:hAnsi="Gill Sans Nova" w:cs="Quire Sans"/>
          <w:szCs w:val="22"/>
          <w14:ligatures w14:val="none"/>
        </w:rPr>
        <w:t xml:space="preserve">: Focuses on reducing water consumption through </w:t>
      </w:r>
      <w:r w:rsidRPr="00C41BF9">
        <w:rPr>
          <w:rFonts w:ascii="Gill Sans Nova" w:eastAsia="Calibri" w:hAnsi="Gill Sans Nova" w:cs="Quire Sans"/>
          <w:b/>
          <w:bCs/>
          <w:szCs w:val="22"/>
          <w14:ligatures w14:val="none"/>
        </w:rPr>
        <w:t>recycling initiatives</w:t>
      </w:r>
      <w:r w:rsidRPr="00C41BF9">
        <w:rPr>
          <w:rFonts w:ascii="Gill Sans Nova" w:eastAsia="Calibri" w:hAnsi="Gill Sans Nova" w:cs="Quire Sans"/>
          <w:szCs w:val="22"/>
          <w14:ligatures w14:val="none"/>
        </w:rPr>
        <w:t xml:space="preserve"> and improving labor conditions by working with third-party auditors to ensure compliance with international standards.</w:t>
      </w:r>
    </w:p>
    <w:p w14:paraId="7B7B9FFA" w14:textId="77777777" w:rsidR="00C41BF9" w:rsidRPr="00C41BF9" w:rsidRDefault="00C41BF9" w:rsidP="00C41BF9">
      <w:pPr>
        <w:numPr>
          <w:ilvl w:val="1"/>
          <w:numId w:val="106"/>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Monitoring and Reporting</w:t>
      </w:r>
      <w:r w:rsidRPr="00C41BF9">
        <w:rPr>
          <w:rFonts w:ascii="Gill Sans Nova" w:eastAsia="Calibri" w:hAnsi="Gill Sans Nova" w:cs="Quire Sans"/>
          <w:szCs w:val="22"/>
          <w14:ligatures w14:val="none"/>
        </w:rPr>
        <w:t xml:space="preserve">: Monitors water usage through </w:t>
      </w:r>
      <w:r w:rsidRPr="00C41BF9">
        <w:rPr>
          <w:rFonts w:ascii="Gill Sans Nova" w:eastAsia="Calibri" w:hAnsi="Gill Sans Nova" w:cs="Quire Sans"/>
          <w:b/>
          <w:bCs/>
          <w:szCs w:val="22"/>
          <w14:ligatures w14:val="none"/>
        </w:rPr>
        <w:t>smart metering technologies</w:t>
      </w:r>
      <w:r w:rsidRPr="00C41BF9">
        <w:rPr>
          <w:rFonts w:ascii="Gill Sans Nova" w:eastAsia="Calibri" w:hAnsi="Gill Sans Nova" w:cs="Quire Sans"/>
          <w:szCs w:val="22"/>
          <w14:ligatures w14:val="none"/>
        </w:rPr>
        <w:t xml:space="preserve"> and reports labor rights improvements through </w:t>
      </w:r>
      <w:r w:rsidRPr="00C41BF9">
        <w:rPr>
          <w:rFonts w:ascii="Gill Sans Nova" w:eastAsia="Calibri" w:hAnsi="Gill Sans Nova" w:cs="Quire Sans"/>
          <w:b/>
          <w:bCs/>
          <w:szCs w:val="22"/>
          <w14:ligatures w14:val="none"/>
        </w:rPr>
        <w:t>sustainability reports</w:t>
      </w:r>
      <w:r w:rsidRPr="00C41BF9">
        <w:rPr>
          <w:rFonts w:ascii="Gill Sans Nova" w:eastAsia="Calibri" w:hAnsi="Gill Sans Nova" w:cs="Quire Sans"/>
          <w:szCs w:val="22"/>
          <w14:ligatures w14:val="none"/>
        </w:rPr>
        <w:t xml:space="preserve"> shared with international stakeholders</w:t>
      </w:r>
    </w:p>
    <w:p w14:paraId="50B52737" w14:textId="77777777" w:rsidR="00C41BF9" w:rsidRPr="00C41BF9" w:rsidRDefault="00C41BF9" w:rsidP="00C41BF9">
      <w:pPr>
        <w:keepNext/>
        <w:keepLines/>
        <w:spacing w:before="160" w:after="80" w:line="259" w:lineRule="auto"/>
        <w:jc w:val="both"/>
        <w:outlineLvl w:val="2"/>
        <w:rPr>
          <w:rFonts w:ascii="Gill Sans Nova" w:eastAsia="Times New Roman" w:hAnsi="Gill Sans Nova" w:cs="Quire Sans"/>
          <w:color w:val="2F5496"/>
          <w:kern w:val="0"/>
          <w:sz w:val="28"/>
          <w:szCs w:val="28"/>
          <w14:ligatures w14:val="none"/>
        </w:rPr>
      </w:pPr>
      <w:r w:rsidRPr="00C41BF9">
        <w:rPr>
          <w:rFonts w:ascii="Gill Sans Nova" w:eastAsia="Times New Roman" w:hAnsi="Gill Sans Nova" w:cs="Quire Sans"/>
          <w:color w:val="2F5496"/>
          <w:sz w:val="28"/>
          <w:szCs w:val="28"/>
          <w14:ligatures w14:val="none"/>
        </w:rPr>
        <w:t>Future Outlook for ESG Strategy</w:t>
      </w:r>
    </w:p>
    <w:p w14:paraId="50AE4A50" w14:textId="77777777" w:rsidR="00C41BF9" w:rsidRPr="00C41BF9" w:rsidRDefault="00C41BF9" w:rsidP="00C41BF9">
      <w:p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kern w:val="0"/>
          <w14:ligatures w14:val="none"/>
        </w:rPr>
        <w:t>Each aviation company must also consider how its ESG strategy will evolve in the future, taking into account emerging regulations and shifting stakeholder expectations.</w:t>
      </w:r>
    </w:p>
    <w:p w14:paraId="4965B707" w14:textId="77777777" w:rsidR="00C41BF9" w:rsidRPr="00C41BF9" w:rsidRDefault="00C41BF9" w:rsidP="00C41BF9">
      <w:pPr>
        <w:numPr>
          <w:ilvl w:val="0"/>
          <w:numId w:val="107"/>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lastRenderedPageBreak/>
        <w:t>Aviation Company A (North America)</w:t>
      </w:r>
      <w:r w:rsidRPr="00C41BF9">
        <w:rPr>
          <w:rFonts w:ascii="Gill Sans Nova" w:eastAsia="Calibri" w:hAnsi="Gill Sans Nova" w:cs="Quire Sans"/>
          <w:szCs w:val="22"/>
          <w14:ligatures w14:val="none"/>
        </w:rPr>
        <w:t>:</w:t>
      </w:r>
    </w:p>
    <w:p w14:paraId="5E2B6AD2" w14:textId="77777777" w:rsidR="00C41BF9" w:rsidRPr="00C41BF9" w:rsidRDefault="00C41BF9" w:rsidP="00C41BF9">
      <w:pPr>
        <w:numPr>
          <w:ilvl w:val="1"/>
          <w:numId w:val="107"/>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Future Trends</w:t>
      </w:r>
      <w:r w:rsidRPr="00C41BF9">
        <w:rPr>
          <w:rFonts w:ascii="Gill Sans Nova" w:eastAsia="Calibri" w:hAnsi="Gill Sans Nova" w:cs="Quire Sans"/>
          <w:szCs w:val="22"/>
          <w14:ligatures w14:val="none"/>
        </w:rPr>
        <w:t xml:space="preserve">: Anticipates stricter U.S. regulations around carbon emissions and workplace diversity. The company plans to adopt </w:t>
      </w:r>
      <w:r w:rsidRPr="00C41BF9">
        <w:rPr>
          <w:rFonts w:ascii="Gill Sans Nova" w:eastAsia="Calibri" w:hAnsi="Gill Sans Nova" w:cs="Quire Sans"/>
          <w:b/>
          <w:bCs/>
          <w:szCs w:val="22"/>
          <w14:ligatures w14:val="none"/>
        </w:rPr>
        <w:t>electric aircraft technologies</w:t>
      </w:r>
      <w:r w:rsidRPr="00C41BF9">
        <w:rPr>
          <w:rFonts w:ascii="Gill Sans Nova" w:eastAsia="Calibri" w:hAnsi="Gill Sans Nova" w:cs="Quire Sans"/>
          <w:szCs w:val="22"/>
          <w14:ligatures w14:val="none"/>
        </w:rPr>
        <w:t xml:space="preserve"> within the next decade to further reduce emissions.</w:t>
      </w:r>
    </w:p>
    <w:p w14:paraId="42ADEDFA" w14:textId="77777777" w:rsidR="00C41BF9" w:rsidRPr="00C41BF9" w:rsidRDefault="00C41BF9" w:rsidP="00C41BF9">
      <w:pPr>
        <w:numPr>
          <w:ilvl w:val="0"/>
          <w:numId w:val="107"/>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Aviation Company B (Europe)</w:t>
      </w:r>
      <w:r w:rsidRPr="00C41BF9">
        <w:rPr>
          <w:rFonts w:ascii="Gill Sans Nova" w:eastAsia="Calibri" w:hAnsi="Gill Sans Nova" w:cs="Quire Sans"/>
          <w:szCs w:val="22"/>
          <w14:ligatures w14:val="none"/>
        </w:rPr>
        <w:t>:</w:t>
      </w:r>
    </w:p>
    <w:p w14:paraId="258F7B0B" w14:textId="77777777" w:rsidR="00C41BF9" w:rsidRPr="00C41BF9" w:rsidRDefault="00C41BF9" w:rsidP="00C41BF9">
      <w:pPr>
        <w:numPr>
          <w:ilvl w:val="1"/>
          <w:numId w:val="107"/>
        </w:numPr>
        <w:spacing w:before="100" w:beforeAutospacing="1" w:after="100" w:afterAutospacing="1" w:line="240" w:lineRule="auto"/>
        <w:jc w:val="both"/>
        <w:rPr>
          <w:rFonts w:ascii="Gill Sans Nova" w:eastAsia="Calibri" w:hAnsi="Gill Sans Nova" w:cs="Quire Sans"/>
          <w:szCs w:val="22"/>
          <w14:ligatures w14:val="none"/>
        </w:rPr>
      </w:pPr>
      <w:r w:rsidRPr="00C41BF9">
        <w:rPr>
          <w:rFonts w:ascii="Gill Sans Nova" w:eastAsia="Calibri" w:hAnsi="Gill Sans Nova" w:cs="Quire Sans"/>
          <w:b/>
          <w:bCs/>
          <w:szCs w:val="22"/>
          <w14:ligatures w14:val="none"/>
        </w:rPr>
        <w:t>Future Trends</w:t>
      </w:r>
      <w:r w:rsidRPr="00C41BF9">
        <w:rPr>
          <w:rFonts w:ascii="Gill Sans Nova" w:eastAsia="Calibri" w:hAnsi="Gill Sans Nova" w:cs="Quire Sans"/>
          <w:szCs w:val="22"/>
          <w14:ligatures w14:val="none"/>
        </w:rPr>
        <w:t xml:space="preserve">: As European stakeholders increasingly prioritize </w:t>
      </w:r>
      <w:r w:rsidRPr="00C41BF9">
        <w:rPr>
          <w:rFonts w:ascii="Gill Sans Nova" w:eastAsia="Calibri" w:hAnsi="Gill Sans Nova" w:cs="Quire Sans"/>
          <w:b/>
          <w:bCs/>
          <w:szCs w:val="22"/>
          <w14:ligatures w14:val="none"/>
        </w:rPr>
        <w:t>biodiversity</w:t>
      </w:r>
      <w:r w:rsidRPr="00C41BF9">
        <w:rPr>
          <w:rFonts w:ascii="Gill Sans Nova" w:eastAsia="Calibri" w:hAnsi="Gill Sans Nova" w:cs="Quire Sans"/>
          <w:szCs w:val="22"/>
          <w14:ligatures w14:val="none"/>
        </w:rPr>
        <w:t xml:space="preserve"> and </w:t>
      </w:r>
      <w:r w:rsidRPr="00C41BF9">
        <w:rPr>
          <w:rFonts w:ascii="Gill Sans Nova" w:eastAsia="Calibri" w:hAnsi="Gill Sans Nova" w:cs="Quire Sans"/>
          <w:b/>
          <w:bCs/>
          <w:szCs w:val="22"/>
          <w14:ligatures w14:val="none"/>
        </w:rPr>
        <w:t>supply chain transparency</w:t>
      </w:r>
      <w:r w:rsidRPr="00C41BF9">
        <w:rPr>
          <w:rFonts w:ascii="Gill Sans Nova" w:eastAsia="Calibri" w:hAnsi="Gill Sans Nova" w:cs="Quire Sans"/>
          <w:szCs w:val="22"/>
          <w14:ligatures w14:val="none"/>
        </w:rPr>
        <w:t xml:space="preserve">, the company is exploring ways to integrate more </w:t>
      </w:r>
      <w:r w:rsidRPr="00C41BF9">
        <w:rPr>
          <w:rFonts w:ascii="Gill Sans Nova" w:eastAsia="Calibri" w:hAnsi="Gill Sans Nova" w:cs="Quire Sans"/>
          <w:b/>
          <w:bCs/>
          <w:szCs w:val="22"/>
          <w14:ligatures w14:val="none"/>
        </w:rPr>
        <w:t>biodiversity-friendly airport expansions</w:t>
      </w:r>
      <w:r w:rsidRPr="00C41BF9">
        <w:rPr>
          <w:rFonts w:ascii="Gill Sans Nova" w:eastAsia="Calibri" w:hAnsi="Gill Sans Nova" w:cs="Quire Sans"/>
          <w:szCs w:val="22"/>
          <w14:ligatures w14:val="none"/>
        </w:rPr>
        <w:t xml:space="preserve"> and </w:t>
      </w:r>
      <w:r w:rsidRPr="00C41BF9">
        <w:rPr>
          <w:rFonts w:ascii="Gill Sans Nova" w:eastAsia="Calibri" w:hAnsi="Gill Sans Nova" w:cs="Quire Sans"/>
          <w:b/>
          <w:bCs/>
          <w:szCs w:val="22"/>
          <w14:ligatures w14:val="none"/>
        </w:rPr>
        <w:t>fair trade sourcing</w:t>
      </w:r>
      <w:r w:rsidRPr="00C41BF9">
        <w:rPr>
          <w:rFonts w:ascii="Gill Sans Nova" w:eastAsia="Calibri" w:hAnsi="Gill Sans Nova" w:cs="Quire Sans"/>
          <w:szCs w:val="22"/>
          <w14:ligatures w14:val="none"/>
        </w:rPr>
        <w:t xml:space="preserve"> into its strategy.</w:t>
      </w:r>
    </w:p>
    <w:p w14:paraId="0C702C11" w14:textId="77777777" w:rsidR="00C41BF9" w:rsidRPr="00C41BF9" w:rsidRDefault="00C41BF9" w:rsidP="00C41BF9">
      <w:pPr>
        <w:keepNext/>
        <w:keepLines/>
        <w:spacing w:before="160" w:after="80" w:line="259" w:lineRule="auto"/>
        <w:jc w:val="both"/>
        <w:outlineLvl w:val="2"/>
        <w:rPr>
          <w:rFonts w:ascii="Gill Sans Nova" w:eastAsia="Times New Roman" w:hAnsi="Gill Sans Nova" w:cs="Quire Sans"/>
          <w:color w:val="2F5496"/>
          <w:sz w:val="28"/>
          <w:szCs w:val="28"/>
          <w14:ligatures w14:val="none"/>
        </w:rPr>
      </w:pPr>
      <w:r w:rsidRPr="00C41BF9">
        <w:rPr>
          <w:rFonts w:ascii="Gill Sans Nova" w:eastAsia="Times New Roman" w:hAnsi="Gill Sans Nova" w:cs="Quire Sans"/>
          <w:color w:val="2F5496"/>
          <w:sz w:val="28"/>
          <w:szCs w:val="28"/>
          <w14:ligatures w14:val="none"/>
        </w:rPr>
        <w:t>4.5 Conclusion: Aligning ESG Strategy with Risks and Corporate Goals</w:t>
      </w:r>
    </w:p>
    <w:p w14:paraId="46573E33" w14:textId="77777777" w:rsidR="00C41BF9" w:rsidRPr="00C41BF9" w:rsidRDefault="00C41BF9" w:rsidP="00C41BF9">
      <w:p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kern w:val="0"/>
          <w14:ligatures w14:val="none"/>
        </w:rPr>
        <w:t>By conducting detailed materiality assessments and carefully prioritising ESG topics, each aviation company can ensure that its sustainability strategy is fully aligned with regulatory requirements, stakeholder expectations, and corporate goals. This alignment not only mitigates risks but also enhances the company’s competitive advantage, operational resilience, and long-term value creation.</w:t>
      </w:r>
    </w:p>
    <w:p w14:paraId="1BFA02F2" w14:textId="77777777" w:rsidR="00C41BF9" w:rsidRPr="00C41BF9" w:rsidRDefault="00C41BF9" w:rsidP="00C41BF9">
      <w:p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Key Takeaways</w:t>
      </w:r>
      <w:r w:rsidRPr="00C41BF9">
        <w:rPr>
          <w:rFonts w:ascii="Gill Sans Nova" w:eastAsia="Times New Roman" w:hAnsi="Gill Sans Nova" w:cs="Quire Sans"/>
          <w:kern w:val="0"/>
          <w14:ligatures w14:val="none"/>
        </w:rPr>
        <w:t>:</w:t>
      </w:r>
    </w:p>
    <w:p w14:paraId="614FBE47" w14:textId="77777777" w:rsidR="00C41BF9" w:rsidRPr="00C41BF9" w:rsidRDefault="00C41BF9" w:rsidP="00C41BF9">
      <w:pPr>
        <w:numPr>
          <w:ilvl w:val="0"/>
          <w:numId w:val="108"/>
        </w:num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Materiality assessments</w:t>
      </w:r>
      <w:r w:rsidRPr="00C41BF9">
        <w:rPr>
          <w:rFonts w:ascii="Gill Sans Nova" w:eastAsia="Times New Roman" w:hAnsi="Gill Sans Nova" w:cs="Quire Sans"/>
          <w:kern w:val="0"/>
          <w14:ligatures w14:val="none"/>
        </w:rPr>
        <w:t xml:space="preserve"> help companies identify the most critical ESG issues for their business and stakeholders.</w:t>
      </w:r>
    </w:p>
    <w:p w14:paraId="4B4384C1" w14:textId="77777777" w:rsidR="00C41BF9" w:rsidRPr="00C41BF9" w:rsidRDefault="00C41BF9" w:rsidP="00C41BF9">
      <w:pPr>
        <w:numPr>
          <w:ilvl w:val="0"/>
          <w:numId w:val="108"/>
        </w:num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Leadership validation</w:t>
      </w:r>
      <w:r w:rsidRPr="00C41BF9">
        <w:rPr>
          <w:rFonts w:ascii="Gill Sans Nova" w:eastAsia="Times New Roman" w:hAnsi="Gill Sans Nova" w:cs="Quire Sans"/>
          <w:kern w:val="0"/>
          <w14:ligatures w14:val="none"/>
        </w:rPr>
        <w:t xml:space="preserve"> and </w:t>
      </w:r>
      <w:r w:rsidRPr="00C41BF9">
        <w:rPr>
          <w:rFonts w:ascii="Gill Sans Nova" w:eastAsia="Times New Roman" w:hAnsi="Gill Sans Nova" w:cs="Quire Sans"/>
          <w:b/>
          <w:bCs/>
          <w:kern w:val="0"/>
          <w14:ligatures w14:val="none"/>
        </w:rPr>
        <w:t>resource allocation</w:t>
      </w:r>
      <w:r w:rsidRPr="00C41BF9">
        <w:rPr>
          <w:rFonts w:ascii="Gill Sans Nova" w:eastAsia="Times New Roman" w:hAnsi="Gill Sans Nova" w:cs="Quire Sans"/>
          <w:kern w:val="0"/>
          <w14:ligatures w14:val="none"/>
        </w:rPr>
        <w:t xml:space="preserve"> ensure that identified ESG priorities are integrated into long-term corporate strategy.</w:t>
      </w:r>
    </w:p>
    <w:p w14:paraId="7848CD95" w14:textId="77777777" w:rsidR="00C41BF9" w:rsidRPr="00C41BF9" w:rsidRDefault="00C41BF9" w:rsidP="00C41BF9">
      <w:pPr>
        <w:numPr>
          <w:ilvl w:val="0"/>
          <w:numId w:val="108"/>
        </w:num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b/>
          <w:bCs/>
          <w:kern w:val="0"/>
          <w14:ligatures w14:val="none"/>
        </w:rPr>
        <w:t>Stakeholder engagement</w:t>
      </w:r>
      <w:r w:rsidRPr="00C41BF9">
        <w:rPr>
          <w:rFonts w:ascii="Gill Sans Nova" w:eastAsia="Times New Roman" w:hAnsi="Gill Sans Nova" w:cs="Quire Sans"/>
          <w:kern w:val="0"/>
          <w14:ligatures w14:val="none"/>
        </w:rPr>
        <w:t xml:space="preserve"> and </w:t>
      </w:r>
      <w:r w:rsidRPr="00C41BF9">
        <w:rPr>
          <w:rFonts w:ascii="Gill Sans Nova" w:eastAsia="Times New Roman" w:hAnsi="Gill Sans Nova" w:cs="Quire Sans"/>
          <w:b/>
          <w:bCs/>
          <w:kern w:val="0"/>
          <w14:ligatures w14:val="none"/>
        </w:rPr>
        <w:t>continuous monitoring</w:t>
      </w:r>
      <w:r w:rsidRPr="00C41BF9">
        <w:rPr>
          <w:rFonts w:ascii="Gill Sans Nova" w:eastAsia="Times New Roman" w:hAnsi="Gill Sans Nova" w:cs="Quire Sans"/>
          <w:kern w:val="0"/>
          <w14:ligatures w14:val="none"/>
        </w:rPr>
        <w:t xml:space="preserve"> are crucial for maintaining transparency and accountability in ESG practices.</w:t>
      </w:r>
    </w:p>
    <w:p w14:paraId="1C03B56E" w14:textId="77777777" w:rsidR="00C41BF9" w:rsidRPr="00C41BF9" w:rsidRDefault="00C41BF9" w:rsidP="00C41BF9">
      <w:p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kern w:val="0"/>
          <w14:ligatures w14:val="none"/>
        </w:rPr>
        <w:t xml:space="preserve">Aligning </w:t>
      </w:r>
      <w:r w:rsidRPr="00C41BF9">
        <w:rPr>
          <w:rFonts w:ascii="Gill Sans Nova" w:eastAsia="Times New Roman" w:hAnsi="Gill Sans Nova" w:cs="Quire Sans"/>
          <w:b/>
          <w:bCs/>
          <w:kern w:val="0"/>
          <w14:ligatures w14:val="none"/>
        </w:rPr>
        <w:t>materiality outcomes</w:t>
      </w:r>
      <w:r w:rsidRPr="00C41BF9">
        <w:rPr>
          <w:rFonts w:ascii="Gill Sans Nova" w:eastAsia="Times New Roman" w:hAnsi="Gill Sans Nova" w:cs="Quire Sans"/>
          <w:kern w:val="0"/>
          <w14:ligatures w14:val="none"/>
        </w:rPr>
        <w:t xml:space="preserve"> with a </w:t>
      </w:r>
      <w:r w:rsidRPr="00C41BF9">
        <w:rPr>
          <w:rFonts w:ascii="Gill Sans Nova" w:eastAsia="Times New Roman" w:hAnsi="Gill Sans Nova" w:cs="Quire Sans"/>
          <w:b/>
          <w:bCs/>
          <w:kern w:val="0"/>
          <w14:ligatures w14:val="none"/>
        </w:rPr>
        <w:t>company’s ESG strategy</w:t>
      </w:r>
      <w:r w:rsidRPr="00C41BF9">
        <w:rPr>
          <w:rFonts w:ascii="Gill Sans Nova" w:eastAsia="Times New Roman" w:hAnsi="Gill Sans Nova" w:cs="Quire Sans"/>
          <w:kern w:val="0"/>
          <w14:ligatures w14:val="none"/>
        </w:rPr>
        <w:t xml:space="preserve"> helps ensure that identified risks and opportunities are seamlessly integrated into business operations, resulting in more effective resource allocation and stakeholder engagement. </w:t>
      </w:r>
    </w:p>
    <w:p w14:paraId="555410CE" w14:textId="77777777" w:rsidR="00C41BF9" w:rsidRPr="00C41BF9" w:rsidRDefault="00C41BF9" w:rsidP="00C41BF9">
      <w:pPr>
        <w:spacing w:before="100" w:beforeAutospacing="1" w:after="100" w:afterAutospacing="1" w:line="240" w:lineRule="auto"/>
        <w:jc w:val="both"/>
        <w:rPr>
          <w:rFonts w:ascii="Gill Sans Nova" w:eastAsia="Times New Roman" w:hAnsi="Gill Sans Nova" w:cs="Quire Sans"/>
          <w:kern w:val="0"/>
          <w14:ligatures w14:val="none"/>
        </w:rPr>
      </w:pPr>
      <w:r w:rsidRPr="00C41BF9">
        <w:rPr>
          <w:rFonts w:ascii="Gill Sans Nova" w:eastAsia="Times New Roman" w:hAnsi="Gill Sans Nova" w:cs="Quire Sans"/>
          <w:kern w:val="0"/>
          <w14:ligatures w14:val="none"/>
        </w:rPr>
        <w:t xml:space="preserve">This case study demonstrates how companies can tailor their ESG strategies to </w:t>
      </w:r>
      <w:r w:rsidRPr="00C41BF9">
        <w:rPr>
          <w:rFonts w:ascii="Gill Sans Nova" w:eastAsia="Times New Roman" w:hAnsi="Gill Sans Nova" w:cs="Quire Sans"/>
          <w:b/>
          <w:bCs/>
          <w:kern w:val="0"/>
          <w14:ligatures w14:val="none"/>
        </w:rPr>
        <w:t>regional challenges, industry regulations,</w:t>
      </w:r>
      <w:r w:rsidRPr="00C41BF9">
        <w:rPr>
          <w:rFonts w:ascii="Gill Sans Nova" w:eastAsia="Times New Roman" w:hAnsi="Gill Sans Nova" w:cs="Quire Sans"/>
          <w:kern w:val="0"/>
          <w14:ligatures w14:val="none"/>
        </w:rPr>
        <w:t xml:space="preserve"> and</w:t>
      </w:r>
      <w:r w:rsidRPr="00C41BF9">
        <w:rPr>
          <w:rFonts w:ascii="Gill Sans Nova" w:eastAsia="Times New Roman" w:hAnsi="Gill Sans Nova" w:cs="Quire Sans"/>
          <w:b/>
          <w:bCs/>
          <w:kern w:val="0"/>
          <w14:ligatures w14:val="none"/>
        </w:rPr>
        <w:t xml:space="preserve"> stakeholder expectations, </w:t>
      </w:r>
      <w:r w:rsidRPr="00C41BF9">
        <w:rPr>
          <w:rFonts w:ascii="Gill Sans Nova" w:eastAsia="Times New Roman" w:hAnsi="Gill Sans Nova" w:cs="Quire Sans"/>
          <w:kern w:val="0"/>
          <w14:ligatures w14:val="none"/>
        </w:rPr>
        <w:t>thereby ensuring a sustainable and competitive future in a rapidly evolving business environment.</w:t>
      </w:r>
    </w:p>
    <w:p w14:paraId="1515927E" w14:textId="77777777" w:rsidR="00C41BF9" w:rsidRPr="00C41BF9" w:rsidRDefault="00C41BF9" w:rsidP="00C41BF9">
      <w:pPr>
        <w:spacing w:line="259" w:lineRule="auto"/>
        <w:jc w:val="both"/>
        <w:rPr>
          <w:rFonts w:ascii="Gill Sans Nova" w:eastAsia="Calibri" w:hAnsi="Gill Sans Nova" w:cs="Quire Sans"/>
          <w:szCs w:val="22"/>
          <w14:ligatures w14:val="none"/>
        </w:rPr>
      </w:pPr>
    </w:p>
    <w:p w14:paraId="6594784B" w14:textId="77777777" w:rsidR="00C41BF9" w:rsidRDefault="00C41BF9" w:rsidP="00C41BF9">
      <w:pPr>
        <w:spacing w:line="259" w:lineRule="auto"/>
        <w:rPr>
          <w:rFonts w:ascii="Gill Sans Nova" w:eastAsia="Calibri" w:hAnsi="Gill Sans Nova" w:cs="Arial"/>
        </w:rPr>
      </w:pPr>
    </w:p>
    <w:p w14:paraId="4EF8CE40" w14:textId="77777777" w:rsidR="00C41BF9" w:rsidRDefault="00C41BF9" w:rsidP="00C41BF9">
      <w:pPr>
        <w:spacing w:line="259" w:lineRule="auto"/>
        <w:rPr>
          <w:rFonts w:ascii="Gill Sans Nova" w:eastAsia="Calibri" w:hAnsi="Gill Sans Nova" w:cs="Arial"/>
        </w:rPr>
      </w:pPr>
    </w:p>
    <w:p w14:paraId="2D894B35" w14:textId="77777777" w:rsidR="00C41BF9" w:rsidRDefault="00C41BF9" w:rsidP="00C41BF9">
      <w:pPr>
        <w:spacing w:line="259" w:lineRule="auto"/>
        <w:rPr>
          <w:rFonts w:ascii="Gill Sans Nova" w:eastAsia="Calibri" w:hAnsi="Gill Sans Nova" w:cs="Arial"/>
        </w:rPr>
      </w:pPr>
    </w:p>
    <w:p w14:paraId="0056EE58" w14:textId="77777777" w:rsidR="00C41BF9" w:rsidRPr="00C41BF9" w:rsidRDefault="00C41BF9" w:rsidP="00C41BF9">
      <w:pPr>
        <w:keepNext/>
        <w:keepLines/>
        <w:spacing w:before="360" w:after="80" w:line="259" w:lineRule="auto"/>
        <w:outlineLvl w:val="0"/>
        <w:rPr>
          <w:rFonts w:ascii="Calibri Light" w:eastAsia="Times New Roman" w:hAnsi="Calibri Light" w:cs="Times New Roman"/>
          <w:color w:val="2F5496"/>
          <w:sz w:val="40"/>
          <w:szCs w:val="40"/>
        </w:rPr>
      </w:pPr>
      <w:bookmarkStart w:id="32" w:name="_Hlk178279128"/>
      <w:r w:rsidRPr="00C41BF9">
        <w:rPr>
          <w:rFonts w:ascii="Calibri Light" w:eastAsia="Times New Roman" w:hAnsi="Calibri Light" w:cs="Times New Roman"/>
          <w:color w:val="2F5496"/>
          <w:sz w:val="40"/>
          <w:szCs w:val="40"/>
        </w:rPr>
        <w:lastRenderedPageBreak/>
        <w:t xml:space="preserve">5 Developing the Strategy and the Roadmap </w:t>
      </w:r>
    </w:p>
    <w:p w14:paraId="22025121" w14:textId="77777777" w:rsidR="00C41BF9" w:rsidRPr="00C41BF9" w:rsidRDefault="00C41BF9" w:rsidP="00C41BF9">
      <w:pPr>
        <w:spacing w:line="259" w:lineRule="auto"/>
        <w:jc w:val="both"/>
        <w:rPr>
          <w:rFonts w:ascii="Quire Sans" w:eastAsia="Calibri" w:hAnsi="Quire Sans" w:cs="Quire Sans"/>
          <w:b/>
          <w:bCs/>
          <w:sz w:val="22"/>
          <w:szCs w:val="22"/>
        </w:rPr>
      </w:pPr>
      <w:r w:rsidRPr="00C41BF9">
        <w:rPr>
          <w:rFonts w:ascii="Quire Sans" w:eastAsia="Calibri" w:hAnsi="Quire Sans" w:cs="Quire Sans"/>
          <w:b/>
          <w:bCs/>
          <w:sz w:val="22"/>
          <w:szCs w:val="22"/>
        </w:rPr>
        <w:t>5.1 Transitioning from Materiality to Strategy</w:t>
      </w:r>
    </w:p>
    <w:p w14:paraId="4DEF2A71" w14:textId="77777777" w:rsidR="00C41BF9" w:rsidRPr="00C41BF9" w:rsidRDefault="00C41BF9" w:rsidP="00C41BF9">
      <w:pPr>
        <w:spacing w:line="259" w:lineRule="auto"/>
        <w:rPr>
          <w:rFonts w:ascii="Quire Sans" w:eastAsia="Calibri" w:hAnsi="Quire Sans" w:cs="Quire Sans"/>
          <w:sz w:val="22"/>
          <w:szCs w:val="22"/>
        </w:rPr>
      </w:pPr>
      <w:r w:rsidRPr="00C41BF9">
        <w:rPr>
          <w:rFonts w:ascii="Quire Sans" w:eastAsia="Calibri" w:hAnsi="Quire Sans" w:cs="Quire Sans"/>
          <w:sz w:val="22"/>
          <w:szCs w:val="22"/>
        </w:rPr>
        <w:t>You’ve done the groundwork—the materiality assessment has identified the key Environmental, Social, and Governance (ESG) issues most significant to your company and stakeholders. Now it’s time to turn these insights into an actionable strategy that propels your business forward.</w:t>
      </w:r>
    </w:p>
    <w:p w14:paraId="6B3C15E7" w14:textId="77777777" w:rsidR="00C41BF9" w:rsidRPr="00C41BF9" w:rsidRDefault="00C41BF9" w:rsidP="00C41BF9">
      <w:pPr>
        <w:spacing w:line="259" w:lineRule="auto"/>
        <w:rPr>
          <w:rFonts w:ascii="Quire Sans" w:eastAsia="Calibri" w:hAnsi="Quire Sans" w:cs="Quire Sans"/>
          <w:sz w:val="22"/>
          <w:szCs w:val="22"/>
        </w:rPr>
      </w:pPr>
      <w:r w:rsidRPr="00C41BF9">
        <w:rPr>
          <w:rFonts w:ascii="Quire Sans" w:eastAsia="Calibri" w:hAnsi="Quire Sans" w:cs="Quire Sans"/>
          <w:sz w:val="22"/>
          <w:szCs w:val="22"/>
        </w:rPr>
        <w:t>This is the stage where your company moves from understanding what matters to implementing meaningful change. The process is not just about addressing ESG issues individually—it is about embedding these considerations into the fabric of your business, thereby driving long-term value, operational efficiency, and stakeholder trust.</w:t>
      </w:r>
    </w:p>
    <w:p w14:paraId="7B212B7C" w14:textId="77777777" w:rsidR="00C41BF9" w:rsidRPr="00C41BF9" w:rsidRDefault="00C41BF9" w:rsidP="00C41BF9">
      <w:pPr>
        <w:spacing w:line="259" w:lineRule="auto"/>
        <w:rPr>
          <w:rFonts w:ascii="Quire Sans" w:eastAsia="Calibri" w:hAnsi="Quire Sans" w:cs="Quire Sans"/>
          <w:sz w:val="22"/>
          <w:szCs w:val="22"/>
        </w:rPr>
      </w:pPr>
      <w:r w:rsidRPr="00C41BF9">
        <w:rPr>
          <w:rFonts w:ascii="Quire Sans" w:eastAsia="Calibri" w:hAnsi="Quire Sans" w:cs="Quire Sans"/>
          <w:sz w:val="22"/>
          <w:szCs w:val="22"/>
        </w:rPr>
        <w:t>By the end of this chapter, you'll be able to:</w:t>
      </w:r>
    </w:p>
    <w:p w14:paraId="428E3BE4" w14:textId="77777777" w:rsidR="00C41BF9" w:rsidRPr="00C41BF9" w:rsidRDefault="00C41BF9" w:rsidP="00C41BF9">
      <w:pPr>
        <w:numPr>
          <w:ilvl w:val="0"/>
          <w:numId w:val="117"/>
        </w:numPr>
        <w:spacing w:line="259" w:lineRule="auto"/>
        <w:rPr>
          <w:rFonts w:ascii="Quire Sans" w:eastAsia="Calibri" w:hAnsi="Quire Sans" w:cs="Quire Sans"/>
          <w:sz w:val="22"/>
          <w:szCs w:val="22"/>
        </w:rPr>
      </w:pPr>
      <w:r w:rsidRPr="00C41BF9">
        <w:rPr>
          <w:rFonts w:ascii="Quire Sans" w:eastAsia="Calibri" w:hAnsi="Quire Sans" w:cs="Quire Sans"/>
          <w:sz w:val="22"/>
          <w:szCs w:val="22"/>
        </w:rPr>
        <w:t>Define your company’s ESG vision and goals</w:t>
      </w:r>
    </w:p>
    <w:p w14:paraId="659C7FCE" w14:textId="77777777" w:rsidR="00C41BF9" w:rsidRPr="00C41BF9" w:rsidRDefault="00C41BF9" w:rsidP="00C41BF9">
      <w:pPr>
        <w:numPr>
          <w:ilvl w:val="0"/>
          <w:numId w:val="117"/>
        </w:numPr>
        <w:spacing w:line="259" w:lineRule="auto"/>
        <w:rPr>
          <w:rFonts w:ascii="Quire Sans" w:eastAsia="Calibri" w:hAnsi="Quire Sans" w:cs="Quire Sans"/>
          <w:sz w:val="22"/>
          <w:szCs w:val="22"/>
        </w:rPr>
      </w:pPr>
      <w:r w:rsidRPr="00C41BF9">
        <w:rPr>
          <w:rFonts w:ascii="Quire Sans" w:eastAsia="Calibri" w:hAnsi="Quire Sans" w:cs="Quire Sans"/>
          <w:sz w:val="22"/>
          <w:szCs w:val="22"/>
        </w:rPr>
        <w:t>Set clear, measurable objectives</w:t>
      </w:r>
    </w:p>
    <w:p w14:paraId="3FDFE3D8" w14:textId="77777777" w:rsidR="00C41BF9" w:rsidRPr="00C41BF9" w:rsidRDefault="00C41BF9" w:rsidP="00C41BF9">
      <w:pPr>
        <w:numPr>
          <w:ilvl w:val="0"/>
          <w:numId w:val="117"/>
        </w:numPr>
        <w:spacing w:line="259" w:lineRule="auto"/>
        <w:rPr>
          <w:rFonts w:ascii="Quire Sans" w:eastAsia="Calibri" w:hAnsi="Quire Sans" w:cs="Quire Sans"/>
          <w:sz w:val="22"/>
          <w:szCs w:val="22"/>
        </w:rPr>
      </w:pPr>
      <w:r w:rsidRPr="00C41BF9">
        <w:rPr>
          <w:rFonts w:ascii="Quire Sans" w:eastAsia="Calibri" w:hAnsi="Quire Sans" w:cs="Quire Sans"/>
          <w:sz w:val="22"/>
          <w:szCs w:val="22"/>
        </w:rPr>
        <w:t>Build a step-by-step roadmap for implementation</w:t>
      </w:r>
    </w:p>
    <w:p w14:paraId="0B349F6D" w14:textId="77777777" w:rsidR="00C41BF9" w:rsidRPr="00C41BF9" w:rsidRDefault="00C41BF9" w:rsidP="00C41BF9">
      <w:pPr>
        <w:numPr>
          <w:ilvl w:val="0"/>
          <w:numId w:val="117"/>
        </w:numPr>
        <w:spacing w:line="259" w:lineRule="auto"/>
        <w:rPr>
          <w:rFonts w:ascii="Quire Sans" w:eastAsia="Calibri" w:hAnsi="Quire Sans" w:cs="Quire Sans"/>
          <w:sz w:val="22"/>
          <w:szCs w:val="22"/>
        </w:rPr>
      </w:pPr>
      <w:r w:rsidRPr="00C41BF9">
        <w:rPr>
          <w:rFonts w:ascii="Quire Sans" w:eastAsia="Calibri" w:hAnsi="Quire Sans" w:cs="Quire Sans"/>
          <w:sz w:val="22"/>
          <w:szCs w:val="22"/>
        </w:rPr>
        <w:t>Make sure everything lines up with both your internal priorities and what stakeholders are looking for</w:t>
      </w:r>
    </w:p>
    <w:p w14:paraId="7CD4D6C9" w14:textId="77777777" w:rsidR="00C41BF9" w:rsidRPr="00C41BF9" w:rsidRDefault="00C41BF9" w:rsidP="00C41BF9">
      <w:pPr>
        <w:keepNext/>
        <w:keepLines/>
        <w:spacing w:before="160" w:after="80" w:line="259" w:lineRule="auto"/>
        <w:outlineLvl w:val="2"/>
        <w:rPr>
          <w:rFonts w:ascii="Quire Sans" w:eastAsia="Calibri" w:hAnsi="Quire Sans" w:cs="Quire Sans"/>
          <w:sz w:val="22"/>
          <w:szCs w:val="22"/>
        </w:rPr>
      </w:pPr>
      <w:r w:rsidRPr="00C41BF9">
        <w:rPr>
          <w:rFonts w:ascii="Quire Sans" w:eastAsia="Calibri" w:hAnsi="Quire Sans" w:cs="Quire Sans"/>
          <w:sz w:val="22"/>
          <w:szCs w:val="22"/>
        </w:rPr>
        <w:t>Let's dive into how to take these steps and transform materiality assessments into a powerful strategy.</w:t>
      </w:r>
    </w:p>
    <w:p w14:paraId="0C40D416" w14:textId="77777777" w:rsidR="00C41BF9" w:rsidRPr="00C41BF9" w:rsidRDefault="00C41BF9" w:rsidP="00C41BF9">
      <w:pPr>
        <w:spacing w:line="259" w:lineRule="auto"/>
        <w:rPr>
          <w:rFonts w:ascii="Quire Sans" w:eastAsia="Times New Roman" w:hAnsi="Quire Sans" w:cs="Quire Sans"/>
          <w:color w:val="2F5496"/>
          <w:sz w:val="28"/>
          <w:szCs w:val="28"/>
        </w:rPr>
      </w:pPr>
      <w:r w:rsidRPr="00C41BF9">
        <w:rPr>
          <w:rFonts w:ascii="Quire Sans" w:eastAsia="Times New Roman" w:hAnsi="Quire Sans" w:cs="Quire Sans"/>
          <w:color w:val="2F5496"/>
          <w:sz w:val="28"/>
          <w:szCs w:val="28"/>
        </w:rPr>
        <w:t>5.1.1 Defining Your ESG Vision and Mission</w:t>
      </w:r>
    </w:p>
    <w:p w14:paraId="2E14F53C" w14:textId="77777777" w:rsidR="00C41BF9" w:rsidRPr="00C41BF9" w:rsidRDefault="00C41BF9" w:rsidP="00C41BF9">
      <w:pPr>
        <w:spacing w:line="259" w:lineRule="auto"/>
        <w:rPr>
          <w:rFonts w:ascii="Quire Sans" w:eastAsia="Times New Roman" w:hAnsi="Quire Sans" w:cs="Quire Sans"/>
          <w:color w:val="2F5496"/>
          <w:sz w:val="28"/>
          <w:szCs w:val="28"/>
        </w:rPr>
      </w:pPr>
      <w:r w:rsidRPr="00C41BF9">
        <w:rPr>
          <w:rFonts w:ascii="Quire Sans" w:eastAsia="Times New Roman" w:hAnsi="Quire Sans" w:cs="Quire Sans"/>
          <w:color w:val="2F5496"/>
          <w:sz w:val="28"/>
          <w:szCs w:val="28"/>
        </w:rPr>
        <w:t>Vision: Crafting Your North Star for Sustainability</w:t>
      </w:r>
    </w:p>
    <w:p w14:paraId="7510BCD6" w14:textId="77777777" w:rsidR="00C41BF9" w:rsidRPr="00C41BF9" w:rsidRDefault="00C41BF9" w:rsidP="00C41BF9">
      <w:pPr>
        <w:spacing w:line="259" w:lineRule="auto"/>
        <w:rPr>
          <w:rFonts w:ascii="Quire Sans" w:eastAsia="Calibri" w:hAnsi="Quire Sans" w:cs="Quire Sans"/>
          <w:sz w:val="28"/>
          <w:szCs w:val="28"/>
        </w:rPr>
      </w:pPr>
      <w:r w:rsidRPr="00C41BF9">
        <w:rPr>
          <w:rFonts w:ascii="Quire Sans" w:eastAsia="Calibri" w:hAnsi="Quire Sans" w:cs="Quire Sans"/>
          <w:sz w:val="22"/>
          <w:szCs w:val="22"/>
        </w:rPr>
        <w:t>The ESG Vision serves as your organisation’s north star. It should reflect where your company aspires to be in terms of sustainability over the next 10, 20, or even 50 years. It must be bold, inspiring, and clear enough to convey your company’s long-term intent to both internal and external stakeholders</w:t>
      </w:r>
      <w:r w:rsidRPr="00C41BF9">
        <w:rPr>
          <w:rFonts w:ascii="Quire Sans" w:eastAsia="Calibri" w:hAnsi="Quire Sans" w:cs="Quire Sans"/>
          <w:sz w:val="28"/>
          <w:szCs w:val="28"/>
        </w:rPr>
        <w:t>.</w:t>
      </w:r>
    </w:p>
    <w:p w14:paraId="1E2946DE" w14:textId="77777777" w:rsidR="00C41BF9" w:rsidRPr="00C41BF9" w:rsidRDefault="00C41BF9" w:rsidP="00C41BF9">
      <w:pPr>
        <w:keepNext/>
        <w:keepLines/>
        <w:spacing w:before="80" w:after="40" w:line="259" w:lineRule="auto"/>
        <w:outlineLvl w:val="3"/>
        <w:rPr>
          <w:rFonts w:ascii="Quire Sans" w:eastAsia="Times New Roman" w:hAnsi="Quire Sans" w:cs="Quire Sans"/>
          <w:color w:val="2F5496"/>
          <w:sz w:val="28"/>
          <w:szCs w:val="28"/>
        </w:rPr>
      </w:pPr>
      <w:r w:rsidRPr="00C41BF9">
        <w:rPr>
          <w:rFonts w:ascii="Quire Sans" w:eastAsia="Times New Roman" w:hAnsi="Quire Sans" w:cs="Quire Sans"/>
          <w:color w:val="2F5496"/>
          <w:sz w:val="28"/>
          <w:szCs w:val="28"/>
        </w:rPr>
        <w:t>Key Characteristics of an Effective ESG Vision:</w:t>
      </w:r>
    </w:p>
    <w:p w14:paraId="3090867F" w14:textId="77777777" w:rsidR="00C41BF9" w:rsidRPr="00C41BF9" w:rsidRDefault="00C41BF9" w:rsidP="00C41BF9">
      <w:pPr>
        <w:numPr>
          <w:ilvl w:val="0"/>
          <w:numId w:val="118"/>
        </w:numPr>
        <w:spacing w:line="259" w:lineRule="auto"/>
        <w:rPr>
          <w:rFonts w:ascii="Calibri" w:eastAsia="Calibri" w:hAnsi="Calibri" w:cs="Arial"/>
          <w:sz w:val="22"/>
          <w:szCs w:val="22"/>
        </w:rPr>
      </w:pPr>
      <w:r w:rsidRPr="00C41BF9">
        <w:rPr>
          <w:rFonts w:ascii="Calibri" w:eastAsia="Calibri" w:hAnsi="Calibri" w:cs="Arial"/>
          <w:b/>
          <w:bCs/>
          <w:sz w:val="22"/>
          <w:szCs w:val="22"/>
        </w:rPr>
        <w:t>Aspirational</w:t>
      </w:r>
      <w:r w:rsidRPr="00C41BF9">
        <w:rPr>
          <w:rFonts w:ascii="Calibri" w:eastAsia="Calibri" w:hAnsi="Calibri" w:cs="Arial"/>
          <w:sz w:val="22"/>
          <w:szCs w:val="22"/>
        </w:rPr>
        <w:t>: Your vision should be ambitious, reflecting your desire to be a leader in ESG performance.</w:t>
      </w:r>
    </w:p>
    <w:p w14:paraId="3384736E" w14:textId="77777777" w:rsidR="00C41BF9" w:rsidRPr="00C41BF9" w:rsidRDefault="00C41BF9" w:rsidP="00C41BF9">
      <w:pPr>
        <w:numPr>
          <w:ilvl w:val="1"/>
          <w:numId w:val="118"/>
        </w:numPr>
        <w:spacing w:line="259" w:lineRule="auto"/>
        <w:rPr>
          <w:rFonts w:ascii="Calibri" w:eastAsia="Calibri" w:hAnsi="Calibri" w:cs="Arial"/>
          <w:sz w:val="22"/>
          <w:szCs w:val="22"/>
        </w:rPr>
      </w:pPr>
      <w:r w:rsidRPr="00C41BF9">
        <w:rPr>
          <w:rFonts w:ascii="Calibri" w:eastAsia="Calibri" w:hAnsi="Calibri" w:cs="Arial"/>
          <w:b/>
          <w:bCs/>
          <w:sz w:val="22"/>
          <w:szCs w:val="22"/>
        </w:rPr>
        <w:t>Example</w:t>
      </w:r>
      <w:r w:rsidRPr="00C41BF9">
        <w:rPr>
          <w:rFonts w:ascii="Calibri" w:eastAsia="Calibri" w:hAnsi="Calibri" w:cs="Arial"/>
          <w:sz w:val="22"/>
          <w:szCs w:val="22"/>
        </w:rPr>
        <w:t>: "To lead the renewable energy industry in zero-emission operations, becoming a catalyst for sustainable development globally by 2040."</w:t>
      </w:r>
    </w:p>
    <w:p w14:paraId="7B4D0CC3" w14:textId="77777777" w:rsidR="00C41BF9" w:rsidRPr="00C41BF9" w:rsidRDefault="00C41BF9" w:rsidP="00C41BF9">
      <w:pPr>
        <w:numPr>
          <w:ilvl w:val="0"/>
          <w:numId w:val="118"/>
        </w:numPr>
        <w:spacing w:line="259" w:lineRule="auto"/>
        <w:rPr>
          <w:rFonts w:ascii="Calibri" w:eastAsia="Calibri" w:hAnsi="Calibri" w:cs="Arial"/>
          <w:sz w:val="22"/>
          <w:szCs w:val="22"/>
        </w:rPr>
      </w:pPr>
      <w:r w:rsidRPr="00C41BF9">
        <w:rPr>
          <w:rFonts w:ascii="Calibri" w:eastAsia="Calibri" w:hAnsi="Calibri" w:cs="Arial"/>
          <w:b/>
          <w:bCs/>
          <w:sz w:val="22"/>
          <w:szCs w:val="22"/>
        </w:rPr>
        <w:t>Broad and Long-Term</w:t>
      </w:r>
      <w:r w:rsidRPr="00C41BF9">
        <w:rPr>
          <w:rFonts w:ascii="Calibri" w:eastAsia="Calibri" w:hAnsi="Calibri" w:cs="Arial"/>
          <w:sz w:val="22"/>
          <w:szCs w:val="22"/>
        </w:rPr>
        <w:t>: The vision should describe the destination, not the individual steps.</w:t>
      </w:r>
    </w:p>
    <w:p w14:paraId="55EF91D2" w14:textId="77777777" w:rsidR="00C41BF9" w:rsidRPr="00C41BF9" w:rsidRDefault="00C41BF9" w:rsidP="00C41BF9">
      <w:pPr>
        <w:numPr>
          <w:ilvl w:val="0"/>
          <w:numId w:val="118"/>
        </w:numPr>
        <w:spacing w:line="259" w:lineRule="auto"/>
        <w:rPr>
          <w:rFonts w:ascii="Calibri" w:eastAsia="Calibri" w:hAnsi="Calibri" w:cs="Arial"/>
          <w:sz w:val="22"/>
          <w:szCs w:val="22"/>
        </w:rPr>
      </w:pPr>
      <w:r w:rsidRPr="00C41BF9">
        <w:rPr>
          <w:rFonts w:ascii="Calibri" w:eastAsia="Calibri" w:hAnsi="Calibri" w:cs="Arial"/>
          <w:b/>
          <w:bCs/>
          <w:sz w:val="22"/>
          <w:szCs w:val="22"/>
        </w:rPr>
        <w:t>Stakeholder-Oriented</w:t>
      </w:r>
      <w:r w:rsidRPr="00C41BF9">
        <w:rPr>
          <w:rFonts w:ascii="Calibri" w:eastAsia="Calibri" w:hAnsi="Calibri" w:cs="Arial"/>
          <w:sz w:val="22"/>
          <w:szCs w:val="22"/>
        </w:rPr>
        <w:t>: It should demonstrate a positive impact not only on shareholders but also on a broader range of stakeholders — including communities, the environment, and society at large.</w:t>
      </w:r>
    </w:p>
    <w:p w14:paraId="62B9FE3A" w14:textId="77777777" w:rsidR="00C41BF9" w:rsidRPr="00C41BF9" w:rsidRDefault="00C41BF9" w:rsidP="00C41BF9">
      <w:pPr>
        <w:spacing w:line="259" w:lineRule="auto"/>
        <w:rPr>
          <w:rFonts w:ascii="Calibri" w:eastAsia="Calibri" w:hAnsi="Calibri" w:cs="Arial"/>
          <w:sz w:val="22"/>
          <w:szCs w:val="22"/>
        </w:rPr>
      </w:pPr>
      <w:r w:rsidRPr="00C41BF9">
        <w:rPr>
          <w:rFonts w:ascii="Calibri" w:eastAsia="Calibri" w:hAnsi="Calibri" w:cs="Arial"/>
          <w:b/>
          <w:bCs/>
          <w:sz w:val="22"/>
          <w:szCs w:val="22"/>
        </w:rPr>
        <w:lastRenderedPageBreak/>
        <w:t>Case Study</w:t>
      </w:r>
      <w:r w:rsidRPr="00C41BF9">
        <w:rPr>
          <w:rFonts w:ascii="Calibri" w:eastAsia="Calibri" w:hAnsi="Calibri" w:cs="Arial"/>
          <w:sz w:val="22"/>
          <w:szCs w:val="22"/>
        </w:rPr>
        <w:t xml:space="preserve">: </w:t>
      </w:r>
      <w:r w:rsidRPr="00C41BF9">
        <w:rPr>
          <w:rFonts w:ascii="Calibri" w:eastAsia="Calibri" w:hAnsi="Calibri" w:cs="Arial"/>
          <w:b/>
          <w:bCs/>
          <w:sz w:val="22"/>
          <w:szCs w:val="22"/>
        </w:rPr>
        <w:t>Patagonia</w:t>
      </w:r>
      <w:r w:rsidRPr="00C41BF9">
        <w:rPr>
          <w:rFonts w:ascii="Calibri" w:eastAsia="Calibri" w:hAnsi="Calibri" w:cs="Arial"/>
          <w:sz w:val="22"/>
          <w:szCs w:val="22"/>
        </w:rPr>
        <w:t>, the outdoor apparel brand, has crafted a vision centred on environmental activism: "We're in business to save our home planet." This simple yet powerful statement guides every business decision, clearly articulating what Patagonia stands for and the depth of its commitment to sustainability.</w:t>
      </w:r>
    </w:p>
    <w:p w14:paraId="145AE837" w14:textId="77777777" w:rsidR="00C41BF9" w:rsidRPr="00C41BF9" w:rsidRDefault="00C41BF9" w:rsidP="00C41BF9">
      <w:pPr>
        <w:spacing w:line="259" w:lineRule="auto"/>
        <w:rPr>
          <w:rFonts w:ascii="Calibri" w:eastAsia="Calibri" w:hAnsi="Calibri" w:cs="Arial"/>
          <w:b/>
          <w:bCs/>
          <w:sz w:val="22"/>
          <w:szCs w:val="22"/>
        </w:rPr>
      </w:pPr>
      <w:r w:rsidRPr="00C41BF9">
        <w:rPr>
          <w:rFonts w:ascii="Calibri" w:eastAsia="Calibri" w:hAnsi="Calibri" w:cs="Arial"/>
          <w:b/>
          <w:bCs/>
          <w:sz w:val="22"/>
          <w:szCs w:val="22"/>
        </w:rPr>
        <w:t>Mission: Connecting Vision to Action</w:t>
      </w:r>
    </w:p>
    <w:p w14:paraId="7E8B4418" w14:textId="77777777" w:rsidR="00C41BF9" w:rsidRPr="00C41BF9" w:rsidRDefault="00C41BF9" w:rsidP="00C41BF9">
      <w:pPr>
        <w:spacing w:line="259" w:lineRule="auto"/>
        <w:rPr>
          <w:rFonts w:ascii="Calibri" w:eastAsia="Calibri" w:hAnsi="Calibri" w:cs="Arial"/>
          <w:sz w:val="22"/>
          <w:szCs w:val="22"/>
        </w:rPr>
      </w:pPr>
      <w:r w:rsidRPr="00C41BF9">
        <w:rPr>
          <w:rFonts w:ascii="Calibri" w:eastAsia="Calibri" w:hAnsi="Calibri" w:cs="Arial"/>
          <w:sz w:val="22"/>
          <w:szCs w:val="22"/>
        </w:rPr>
        <w:t xml:space="preserve">While the vision looks far into the future, the </w:t>
      </w:r>
      <w:r w:rsidRPr="00C41BF9">
        <w:rPr>
          <w:rFonts w:ascii="Calibri" w:eastAsia="Calibri" w:hAnsi="Calibri" w:cs="Arial"/>
          <w:b/>
          <w:bCs/>
          <w:sz w:val="22"/>
          <w:szCs w:val="22"/>
        </w:rPr>
        <w:t>ESG mission</w:t>
      </w:r>
      <w:r w:rsidRPr="00C41BF9">
        <w:rPr>
          <w:rFonts w:ascii="Calibri" w:eastAsia="Calibri" w:hAnsi="Calibri" w:cs="Arial"/>
          <w:sz w:val="22"/>
          <w:szCs w:val="22"/>
        </w:rPr>
        <w:t xml:space="preserve"> defines the "how". It is a focused, actionable set of steps that outlines how the company intends to achieve its ESG vision. The mission should be both motivational and practical, serving to guide employees and align with strategic goals.</w:t>
      </w:r>
    </w:p>
    <w:p w14:paraId="3FC03CD0" w14:textId="77777777" w:rsidR="00C41BF9" w:rsidRPr="00C41BF9" w:rsidRDefault="00C41BF9" w:rsidP="00C41BF9">
      <w:pPr>
        <w:spacing w:line="259" w:lineRule="auto"/>
        <w:rPr>
          <w:rFonts w:ascii="Calibri" w:eastAsia="Calibri" w:hAnsi="Calibri" w:cs="Arial"/>
          <w:sz w:val="22"/>
          <w:szCs w:val="22"/>
        </w:rPr>
      </w:pPr>
      <w:r w:rsidRPr="00C41BF9">
        <w:rPr>
          <w:rFonts w:ascii="Calibri" w:eastAsia="Calibri" w:hAnsi="Calibri" w:cs="Arial"/>
          <w:b/>
          <w:bCs/>
          <w:sz w:val="22"/>
          <w:szCs w:val="22"/>
        </w:rPr>
        <w:t>Key Characteristics of an Effective ESG Mission</w:t>
      </w:r>
      <w:r w:rsidRPr="00C41BF9">
        <w:rPr>
          <w:rFonts w:ascii="Calibri" w:eastAsia="Calibri" w:hAnsi="Calibri" w:cs="Arial"/>
          <w:sz w:val="22"/>
          <w:szCs w:val="22"/>
        </w:rPr>
        <w:t>:</w:t>
      </w:r>
    </w:p>
    <w:p w14:paraId="4CE9C736" w14:textId="77777777" w:rsidR="00C41BF9" w:rsidRPr="00C41BF9" w:rsidRDefault="00C41BF9" w:rsidP="00C41BF9">
      <w:pPr>
        <w:numPr>
          <w:ilvl w:val="0"/>
          <w:numId w:val="119"/>
        </w:numPr>
        <w:spacing w:line="259" w:lineRule="auto"/>
        <w:rPr>
          <w:rFonts w:ascii="Calibri" w:eastAsia="Calibri" w:hAnsi="Calibri" w:cs="Arial"/>
          <w:sz w:val="22"/>
          <w:szCs w:val="22"/>
        </w:rPr>
      </w:pPr>
      <w:r w:rsidRPr="00C41BF9">
        <w:rPr>
          <w:rFonts w:ascii="Calibri" w:eastAsia="Calibri" w:hAnsi="Calibri" w:cs="Arial"/>
          <w:b/>
          <w:bCs/>
          <w:sz w:val="22"/>
          <w:szCs w:val="22"/>
        </w:rPr>
        <w:t>Action-Oriented</w:t>
      </w:r>
      <w:r w:rsidRPr="00C41BF9">
        <w:rPr>
          <w:rFonts w:ascii="Calibri" w:eastAsia="Calibri" w:hAnsi="Calibri" w:cs="Arial"/>
          <w:sz w:val="22"/>
          <w:szCs w:val="22"/>
        </w:rPr>
        <w:t>: Focus on how to translate the aspirational goals of your vision into specific actions.</w:t>
      </w:r>
    </w:p>
    <w:p w14:paraId="3F8C3FAE" w14:textId="77777777" w:rsidR="00C41BF9" w:rsidRPr="00C41BF9" w:rsidRDefault="00C41BF9" w:rsidP="00C41BF9">
      <w:pPr>
        <w:numPr>
          <w:ilvl w:val="1"/>
          <w:numId w:val="119"/>
        </w:numPr>
        <w:spacing w:line="259" w:lineRule="auto"/>
        <w:rPr>
          <w:rFonts w:ascii="Calibri" w:eastAsia="Calibri" w:hAnsi="Calibri" w:cs="Arial"/>
          <w:sz w:val="22"/>
          <w:szCs w:val="22"/>
        </w:rPr>
      </w:pPr>
      <w:r w:rsidRPr="00C41BF9">
        <w:rPr>
          <w:rFonts w:ascii="Calibri" w:eastAsia="Calibri" w:hAnsi="Calibri" w:cs="Arial"/>
          <w:b/>
          <w:bCs/>
          <w:sz w:val="22"/>
          <w:szCs w:val="22"/>
        </w:rPr>
        <w:t>Example</w:t>
      </w:r>
      <w:r w:rsidRPr="00C41BF9">
        <w:rPr>
          <w:rFonts w:ascii="Calibri" w:eastAsia="Calibri" w:hAnsi="Calibri" w:cs="Arial"/>
          <w:sz w:val="22"/>
          <w:szCs w:val="22"/>
        </w:rPr>
        <w:t>: "To reduce carbon emissions by 60% by 2030 through investments in renewable energy, sustainable product design, and community-driven initiatives."</w:t>
      </w:r>
    </w:p>
    <w:p w14:paraId="0273C09E" w14:textId="77777777" w:rsidR="00C41BF9" w:rsidRPr="00C41BF9" w:rsidRDefault="00C41BF9" w:rsidP="00C41BF9">
      <w:pPr>
        <w:numPr>
          <w:ilvl w:val="0"/>
          <w:numId w:val="119"/>
        </w:numPr>
        <w:spacing w:line="259" w:lineRule="auto"/>
        <w:rPr>
          <w:rFonts w:ascii="Calibri" w:eastAsia="Calibri" w:hAnsi="Calibri" w:cs="Arial"/>
          <w:sz w:val="22"/>
          <w:szCs w:val="22"/>
        </w:rPr>
      </w:pPr>
      <w:r w:rsidRPr="00C41BF9">
        <w:rPr>
          <w:rFonts w:ascii="Calibri" w:eastAsia="Calibri" w:hAnsi="Calibri" w:cs="Arial"/>
          <w:b/>
          <w:bCs/>
          <w:sz w:val="22"/>
          <w:szCs w:val="22"/>
        </w:rPr>
        <w:t>Time-Bound</w:t>
      </w:r>
      <w:r w:rsidRPr="00C41BF9">
        <w:rPr>
          <w:rFonts w:ascii="Calibri" w:eastAsia="Calibri" w:hAnsi="Calibri" w:cs="Arial"/>
          <w:sz w:val="22"/>
          <w:szCs w:val="22"/>
        </w:rPr>
        <w:t>: The mission should be more specific and time-bound than the vision, offering clear timelines for action.</w:t>
      </w:r>
    </w:p>
    <w:p w14:paraId="2DB12F09" w14:textId="77777777" w:rsidR="00C41BF9" w:rsidRPr="00C41BF9" w:rsidRDefault="00C41BF9" w:rsidP="00C41BF9">
      <w:pPr>
        <w:numPr>
          <w:ilvl w:val="0"/>
          <w:numId w:val="119"/>
        </w:numPr>
        <w:spacing w:line="259" w:lineRule="auto"/>
        <w:rPr>
          <w:rFonts w:ascii="Calibri" w:eastAsia="Calibri" w:hAnsi="Calibri" w:cs="Arial"/>
          <w:sz w:val="22"/>
          <w:szCs w:val="22"/>
        </w:rPr>
      </w:pPr>
      <w:r w:rsidRPr="00C41BF9">
        <w:rPr>
          <w:rFonts w:ascii="Calibri" w:eastAsia="Calibri" w:hAnsi="Calibri" w:cs="Arial"/>
          <w:b/>
          <w:bCs/>
          <w:sz w:val="22"/>
          <w:szCs w:val="22"/>
        </w:rPr>
        <w:t>Aligned with Business Strategy</w:t>
      </w:r>
      <w:r w:rsidRPr="00C41BF9">
        <w:rPr>
          <w:rFonts w:ascii="Calibri" w:eastAsia="Calibri" w:hAnsi="Calibri" w:cs="Arial"/>
          <w:sz w:val="22"/>
          <w:szCs w:val="22"/>
        </w:rPr>
        <w:t>: Ensure the mission aligns with broader corporate objectives, integrating ESG as a core element of business growth.</w:t>
      </w:r>
    </w:p>
    <w:p w14:paraId="01664A9C" w14:textId="77777777" w:rsidR="00C41BF9" w:rsidRPr="00C41BF9" w:rsidRDefault="00C41BF9" w:rsidP="00C41BF9">
      <w:pPr>
        <w:spacing w:line="259" w:lineRule="auto"/>
        <w:rPr>
          <w:rFonts w:ascii="Calibri" w:eastAsia="Calibri" w:hAnsi="Calibri" w:cs="Arial"/>
          <w:b/>
          <w:bCs/>
          <w:sz w:val="22"/>
          <w:szCs w:val="22"/>
        </w:rPr>
      </w:pPr>
    </w:p>
    <w:p w14:paraId="4C490116" w14:textId="77777777" w:rsidR="00C41BF9" w:rsidRPr="00C41BF9" w:rsidRDefault="00C41BF9" w:rsidP="00C41BF9">
      <w:pPr>
        <w:spacing w:line="259" w:lineRule="auto"/>
        <w:rPr>
          <w:rFonts w:ascii="Calibri" w:eastAsia="Calibri" w:hAnsi="Calibri" w:cs="Arial"/>
          <w:sz w:val="22"/>
          <w:szCs w:val="22"/>
        </w:rPr>
      </w:pPr>
      <w:r w:rsidRPr="00C41BF9">
        <w:rPr>
          <w:rFonts w:ascii="Calibri" w:eastAsia="Calibri" w:hAnsi="Calibri" w:cs="Arial"/>
          <w:b/>
          <w:bCs/>
          <w:sz w:val="22"/>
          <w:szCs w:val="22"/>
        </w:rPr>
        <w:t>Toolkit: Vision and Mission Development Checklist</w:t>
      </w:r>
    </w:p>
    <w:p w14:paraId="27BB8E99" w14:textId="77777777" w:rsidR="00C41BF9" w:rsidRPr="00C41BF9" w:rsidRDefault="00C41BF9" w:rsidP="00C41BF9">
      <w:pPr>
        <w:numPr>
          <w:ilvl w:val="0"/>
          <w:numId w:val="120"/>
        </w:numPr>
        <w:spacing w:line="259" w:lineRule="auto"/>
        <w:rPr>
          <w:rFonts w:ascii="Calibri" w:eastAsia="Calibri" w:hAnsi="Calibri" w:cs="Arial"/>
          <w:sz w:val="22"/>
          <w:szCs w:val="22"/>
        </w:rPr>
      </w:pPr>
      <w:r w:rsidRPr="00C41BF9">
        <w:rPr>
          <w:rFonts w:ascii="Calibri" w:eastAsia="Calibri" w:hAnsi="Calibri" w:cs="Arial"/>
          <w:b/>
          <w:bCs/>
          <w:sz w:val="22"/>
          <w:szCs w:val="22"/>
        </w:rPr>
        <w:t>Step 1</w:t>
      </w:r>
      <w:r w:rsidRPr="00C41BF9">
        <w:rPr>
          <w:rFonts w:ascii="Calibri" w:eastAsia="Calibri" w:hAnsi="Calibri" w:cs="Arial"/>
          <w:sz w:val="22"/>
          <w:szCs w:val="22"/>
        </w:rPr>
        <w:t>: Assemble a diverse cross-functional team to provide insights from different aspects of the business.</w:t>
      </w:r>
    </w:p>
    <w:p w14:paraId="615A4E35" w14:textId="77777777" w:rsidR="00C41BF9" w:rsidRPr="00C41BF9" w:rsidRDefault="00C41BF9" w:rsidP="00C41BF9">
      <w:pPr>
        <w:numPr>
          <w:ilvl w:val="0"/>
          <w:numId w:val="120"/>
        </w:numPr>
        <w:spacing w:line="259" w:lineRule="auto"/>
        <w:rPr>
          <w:rFonts w:ascii="Calibri" w:eastAsia="Calibri" w:hAnsi="Calibri" w:cs="Arial"/>
          <w:sz w:val="22"/>
          <w:szCs w:val="22"/>
        </w:rPr>
      </w:pPr>
      <w:r w:rsidRPr="00C41BF9">
        <w:rPr>
          <w:rFonts w:ascii="Calibri" w:eastAsia="Calibri" w:hAnsi="Calibri" w:cs="Arial"/>
          <w:b/>
          <w:bCs/>
          <w:sz w:val="22"/>
          <w:szCs w:val="22"/>
        </w:rPr>
        <w:t>Step 2</w:t>
      </w:r>
      <w:r w:rsidRPr="00C41BF9">
        <w:rPr>
          <w:rFonts w:ascii="Calibri" w:eastAsia="Calibri" w:hAnsi="Calibri" w:cs="Arial"/>
          <w:sz w:val="22"/>
          <w:szCs w:val="22"/>
        </w:rPr>
        <w:t>: Host a vision-setting workshop to define where the company wants to be in 10-20 years in the sustainability space.</w:t>
      </w:r>
    </w:p>
    <w:p w14:paraId="60774428" w14:textId="77777777" w:rsidR="00C41BF9" w:rsidRPr="00C41BF9" w:rsidRDefault="00C41BF9" w:rsidP="00C41BF9">
      <w:pPr>
        <w:numPr>
          <w:ilvl w:val="0"/>
          <w:numId w:val="120"/>
        </w:numPr>
        <w:spacing w:line="259" w:lineRule="auto"/>
        <w:rPr>
          <w:rFonts w:ascii="Calibri" w:eastAsia="Calibri" w:hAnsi="Calibri" w:cs="Arial"/>
          <w:sz w:val="22"/>
          <w:szCs w:val="22"/>
        </w:rPr>
      </w:pPr>
      <w:r w:rsidRPr="00C41BF9">
        <w:rPr>
          <w:rFonts w:ascii="Calibri" w:eastAsia="Calibri" w:hAnsi="Calibri" w:cs="Arial"/>
          <w:b/>
          <w:bCs/>
          <w:sz w:val="22"/>
          <w:szCs w:val="22"/>
        </w:rPr>
        <w:t>Step 3</w:t>
      </w:r>
      <w:r w:rsidRPr="00C41BF9">
        <w:rPr>
          <w:rFonts w:ascii="Calibri" w:eastAsia="Calibri" w:hAnsi="Calibri" w:cs="Arial"/>
          <w:sz w:val="22"/>
          <w:szCs w:val="22"/>
        </w:rPr>
        <w:t>: Translate the vision into actionable mission goals that detail how to achieve those aspirations.</w:t>
      </w:r>
    </w:p>
    <w:p w14:paraId="5A7EAADD" w14:textId="77777777" w:rsidR="00C41BF9" w:rsidRPr="00C41BF9" w:rsidRDefault="00C41BF9" w:rsidP="00C41BF9">
      <w:pPr>
        <w:numPr>
          <w:ilvl w:val="0"/>
          <w:numId w:val="120"/>
        </w:numPr>
        <w:spacing w:line="259" w:lineRule="auto"/>
        <w:rPr>
          <w:rFonts w:ascii="Calibri" w:eastAsia="Calibri" w:hAnsi="Calibri" w:cs="Arial"/>
          <w:sz w:val="22"/>
          <w:szCs w:val="22"/>
        </w:rPr>
      </w:pPr>
      <w:r w:rsidRPr="00C41BF9">
        <w:rPr>
          <w:rFonts w:ascii="Calibri" w:eastAsia="Calibri" w:hAnsi="Calibri" w:cs="Arial"/>
          <w:b/>
          <w:bCs/>
          <w:sz w:val="22"/>
          <w:szCs w:val="22"/>
        </w:rPr>
        <w:t>Step 4</w:t>
      </w:r>
      <w:r w:rsidRPr="00C41BF9">
        <w:rPr>
          <w:rFonts w:ascii="Calibri" w:eastAsia="Calibri" w:hAnsi="Calibri" w:cs="Arial"/>
          <w:sz w:val="22"/>
          <w:szCs w:val="22"/>
        </w:rPr>
        <w:t>: Review and iterate until both are aligned with corporate values and stakeholder expectations.</w:t>
      </w:r>
    </w:p>
    <w:p w14:paraId="486DD58C" w14:textId="77777777" w:rsidR="00C41BF9" w:rsidRPr="00C41BF9" w:rsidRDefault="00C41BF9" w:rsidP="00C41BF9">
      <w:pPr>
        <w:spacing w:line="259" w:lineRule="auto"/>
        <w:rPr>
          <w:rFonts w:ascii="Quire Sans" w:eastAsia="Calibri" w:hAnsi="Quire Sans" w:cs="Quire Sans"/>
          <w:b/>
          <w:bCs/>
          <w:sz w:val="22"/>
          <w:szCs w:val="22"/>
        </w:rPr>
      </w:pPr>
    </w:p>
    <w:p w14:paraId="38A63FF7" w14:textId="77777777" w:rsidR="00C41BF9" w:rsidRPr="00C41BF9" w:rsidRDefault="00C41BF9" w:rsidP="00C41BF9">
      <w:pPr>
        <w:spacing w:line="259" w:lineRule="auto"/>
        <w:rPr>
          <w:rFonts w:ascii="Quire Sans" w:eastAsia="Calibri" w:hAnsi="Quire Sans" w:cs="Quire Sans"/>
          <w:b/>
          <w:bCs/>
          <w:sz w:val="22"/>
          <w:szCs w:val="22"/>
        </w:rPr>
      </w:pPr>
    </w:p>
    <w:p w14:paraId="5CF0B3FB" w14:textId="77777777" w:rsidR="00C41BF9" w:rsidRPr="00C41BF9" w:rsidRDefault="00C41BF9" w:rsidP="00C41BF9">
      <w:pPr>
        <w:spacing w:line="259" w:lineRule="auto"/>
        <w:rPr>
          <w:rFonts w:ascii="Quire Sans" w:eastAsia="Calibri" w:hAnsi="Quire Sans" w:cs="Quire Sans"/>
          <w:b/>
          <w:bCs/>
          <w:sz w:val="22"/>
          <w:szCs w:val="22"/>
        </w:rPr>
      </w:pPr>
      <w:r w:rsidRPr="00C41BF9">
        <w:rPr>
          <w:rFonts w:ascii="Calibri" w:eastAsia="Calibri" w:hAnsi="Calibri" w:cs="Arial"/>
          <w:noProof/>
          <w:sz w:val="22"/>
          <w:szCs w:val="22"/>
        </w:rPr>
        <w:lastRenderedPageBreak/>
        <w:drawing>
          <wp:inline distT="0" distB="0" distL="0" distR="0" wp14:anchorId="781766ED" wp14:editId="34D48351">
            <wp:extent cx="3794760" cy="2674982"/>
            <wp:effectExtent l="0" t="0" r="0" b="0"/>
            <wp:docPr id="107371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816204" cy="2690098"/>
                    </a:xfrm>
                    <a:prstGeom prst="rect">
                      <a:avLst/>
                    </a:prstGeom>
                    <a:noFill/>
                    <a:ln>
                      <a:noFill/>
                    </a:ln>
                  </pic:spPr>
                </pic:pic>
              </a:graphicData>
            </a:graphic>
          </wp:inline>
        </w:drawing>
      </w:r>
      <w:bookmarkEnd w:id="32"/>
    </w:p>
    <w:p w14:paraId="19358871" w14:textId="77777777" w:rsidR="00C41BF9" w:rsidRPr="00C41BF9" w:rsidRDefault="00C41BF9" w:rsidP="00C41BF9">
      <w:pPr>
        <w:spacing w:line="259" w:lineRule="auto"/>
        <w:rPr>
          <w:rFonts w:ascii="Quire Sans" w:eastAsia="Times New Roman" w:hAnsi="Quire Sans" w:cs="Quire Sans"/>
          <w:i/>
          <w:iCs/>
          <w:color w:val="2F5496"/>
          <w:sz w:val="22"/>
          <w:szCs w:val="22"/>
        </w:rPr>
      </w:pPr>
      <w:bookmarkStart w:id="33" w:name="_Hlk178279453"/>
      <w:r w:rsidRPr="00C41BF9">
        <w:rPr>
          <w:rFonts w:ascii="Quire Sans" w:eastAsia="Times New Roman" w:hAnsi="Quire Sans" w:cs="Quire Sans"/>
          <w:i/>
          <w:iCs/>
          <w:color w:val="2F5496"/>
          <w:sz w:val="22"/>
          <w:szCs w:val="22"/>
        </w:rPr>
        <w:t>5.2 Establishing Strategic ESG Pillars</w:t>
      </w:r>
    </w:p>
    <w:p w14:paraId="35C00BE0" w14:textId="77777777" w:rsidR="00C41BF9" w:rsidRPr="00C41BF9" w:rsidRDefault="00C41BF9" w:rsidP="00C41BF9">
      <w:pPr>
        <w:spacing w:line="259" w:lineRule="auto"/>
        <w:rPr>
          <w:rFonts w:ascii="Quire Sans" w:eastAsia="Calibri" w:hAnsi="Quire Sans" w:cs="Quire Sans"/>
          <w:b/>
          <w:bCs/>
          <w:sz w:val="22"/>
          <w:szCs w:val="22"/>
        </w:rPr>
      </w:pPr>
      <w:r w:rsidRPr="00C41BF9">
        <w:rPr>
          <w:rFonts w:ascii="Quire Sans" w:eastAsia="Calibri" w:hAnsi="Quire Sans" w:cs="Quire Sans"/>
          <w:b/>
          <w:bCs/>
          <w:sz w:val="22"/>
          <w:szCs w:val="22"/>
        </w:rPr>
        <w:t>What Are Strategic ESG Pillars?</w:t>
      </w:r>
    </w:p>
    <w:p w14:paraId="23946C64" w14:textId="77777777" w:rsidR="00C41BF9" w:rsidRPr="00C41BF9" w:rsidRDefault="00C41BF9" w:rsidP="00C41BF9">
      <w:pPr>
        <w:spacing w:line="259" w:lineRule="auto"/>
        <w:rPr>
          <w:rFonts w:ascii="Quire Sans" w:eastAsia="Calibri" w:hAnsi="Quire Sans" w:cs="Quire Sans"/>
          <w:sz w:val="22"/>
          <w:szCs w:val="22"/>
        </w:rPr>
      </w:pPr>
      <w:r w:rsidRPr="00C41BF9">
        <w:rPr>
          <w:rFonts w:ascii="Quire Sans" w:eastAsia="Calibri" w:hAnsi="Quire Sans" w:cs="Quire Sans"/>
          <w:sz w:val="22"/>
          <w:szCs w:val="22"/>
        </w:rPr>
        <w:t>Strategic ESG pillars are the core areas of focus that align with your company’s ESG vision and mission. These pillars form the foundation for your goals, key initiatives, and performance indicators. Depending on your industry and the material issues identified, your ESG pillars will vary; however, they should be broad enough to encompass the full spectrum of your company’s sustainability objectives.</w:t>
      </w:r>
    </w:p>
    <w:p w14:paraId="100EEDE8" w14:textId="77777777" w:rsidR="00C41BF9" w:rsidRPr="00C41BF9" w:rsidRDefault="00C41BF9" w:rsidP="00C41BF9">
      <w:pPr>
        <w:spacing w:line="259" w:lineRule="auto"/>
        <w:rPr>
          <w:rFonts w:ascii="Quire Sans" w:eastAsia="Calibri" w:hAnsi="Quire Sans" w:cs="Quire Sans"/>
          <w:sz w:val="22"/>
          <w:szCs w:val="22"/>
        </w:rPr>
      </w:pPr>
    </w:p>
    <w:bookmarkEnd w:id="33"/>
    <w:p w14:paraId="27C98BE3" w14:textId="77777777" w:rsidR="00C41BF9" w:rsidRPr="00C41BF9" w:rsidRDefault="00C41BF9" w:rsidP="00C41BF9">
      <w:pPr>
        <w:spacing w:line="259" w:lineRule="auto"/>
        <w:rPr>
          <w:rFonts w:ascii="Quire Sans" w:eastAsia="Calibri" w:hAnsi="Quire Sans" w:cs="Quire Sans"/>
          <w:sz w:val="22"/>
          <w:szCs w:val="22"/>
        </w:rPr>
      </w:pPr>
      <w:r w:rsidRPr="00C41BF9">
        <w:rPr>
          <w:rFonts w:ascii="Quire Sans" w:eastAsia="Calibri" w:hAnsi="Quire Sans" w:cs="Quire Sans"/>
          <w:b/>
          <w:bCs/>
          <w:sz w:val="22"/>
          <w:szCs w:val="22"/>
        </w:rPr>
        <w:t>Common ESG Pillars Include</w:t>
      </w:r>
      <w:r w:rsidRPr="00C41BF9">
        <w:rPr>
          <w:rFonts w:ascii="Quire Sans" w:eastAsia="Calibri" w:hAnsi="Quire Sans" w:cs="Quire Sans"/>
          <w:sz w:val="22"/>
          <w:szCs w:val="22"/>
        </w:rPr>
        <w:t>:</w:t>
      </w:r>
    </w:p>
    <w:p w14:paraId="7A085C8D" w14:textId="77777777" w:rsidR="00C41BF9" w:rsidRPr="00C41BF9" w:rsidRDefault="00C41BF9" w:rsidP="00C41BF9">
      <w:pPr>
        <w:numPr>
          <w:ilvl w:val="0"/>
          <w:numId w:val="121"/>
        </w:numPr>
        <w:spacing w:line="259" w:lineRule="auto"/>
        <w:rPr>
          <w:rFonts w:ascii="Quire Sans" w:eastAsia="Calibri" w:hAnsi="Quire Sans" w:cs="Quire Sans"/>
          <w:sz w:val="22"/>
          <w:szCs w:val="22"/>
        </w:rPr>
      </w:pPr>
      <w:r w:rsidRPr="00C41BF9">
        <w:rPr>
          <w:rFonts w:ascii="Quire Sans" w:eastAsia="Calibri" w:hAnsi="Quire Sans" w:cs="Quire Sans"/>
          <w:b/>
          <w:bCs/>
          <w:sz w:val="22"/>
          <w:szCs w:val="22"/>
        </w:rPr>
        <w:t>Climate Action and Environmental Stewardship</w:t>
      </w:r>
      <w:r w:rsidRPr="00C41BF9">
        <w:rPr>
          <w:rFonts w:ascii="Quire Sans" w:eastAsia="Calibri" w:hAnsi="Quire Sans" w:cs="Quire Sans"/>
          <w:sz w:val="22"/>
          <w:szCs w:val="22"/>
        </w:rPr>
        <w:t>:</w:t>
      </w:r>
    </w:p>
    <w:p w14:paraId="2DD38C4D" w14:textId="77777777" w:rsidR="00C41BF9" w:rsidRPr="00C41BF9" w:rsidRDefault="00C41BF9" w:rsidP="00C41BF9">
      <w:pPr>
        <w:numPr>
          <w:ilvl w:val="1"/>
          <w:numId w:val="121"/>
        </w:numPr>
        <w:spacing w:line="259" w:lineRule="auto"/>
        <w:rPr>
          <w:rFonts w:ascii="Quire Sans" w:eastAsia="Calibri" w:hAnsi="Quire Sans" w:cs="Quire Sans"/>
          <w:sz w:val="22"/>
          <w:szCs w:val="22"/>
        </w:rPr>
      </w:pPr>
      <w:r w:rsidRPr="00C41BF9">
        <w:rPr>
          <w:rFonts w:ascii="Quire Sans" w:eastAsia="Calibri" w:hAnsi="Quire Sans" w:cs="Quire Sans"/>
          <w:b/>
          <w:bCs/>
          <w:sz w:val="22"/>
          <w:szCs w:val="22"/>
        </w:rPr>
        <w:t>Focus</w:t>
      </w:r>
      <w:r w:rsidRPr="00C41BF9">
        <w:rPr>
          <w:rFonts w:ascii="Quire Sans" w:eastAsia="Calibri" w:hAnsi="Quire Sans" w:cs="Quire Sans"/>
          <w:sz w:val="22"/>
          <w:szCs w:val="22"/>
        </w:rPr>
        <w:t>: Reduce carbon emissions, optimize energy use, improve waste management.</w:t>
      </w:r>
    </w:p>
    <w:p w14:paraId="27BA4236" w14:textId="77777777" w:rsidR="00C41BF9" w:rsidRPr="00C41BF9" w:rsidRDefault="00C41BF9" w:rsidP="00C41BF9">
      <w:pPr>
        <w:numPr>
          <w:ilvl w:val="1"/>
          <w:numId w:val="121"/>
        </w:numPr>
        <w:spacing w:line="259" w:lineRule="auto"/>
        <w:rPr>
          <w:rFonts w:ascii="Quire Sans" w:eastAsia="Calibri" w:hAnsi="Quire Sans" w:cs="Quire Sans"/>
          <w:sz w:val="22"/>
          <w:szCs w:val="22"/>
        </w:rPr>
      </w:pPr>
      <w:r w:rsidRPr="00C41BF9">
        <w:rPr>
          <w:rFonts w:ascii="Quire Sans" w:eastAsia="Calibri" w:hAnsi="Quire Sans" w:cs="Quire Sans"/>
          <w:b/>
          <w:bCs/>
          <w:sz w:val="22"/>
          <w:szCs w:val="22"/>
        </w:rPr>
        <w:t>Example</w:t>
      </w:r>
      <w:r w:rsidRPr="00C41BF9">
        <w:rPr>
          <w:rFonts w:ascii="Quire Sans" w:eastAsia="Calibri" w:hAnsi="Quire Sans" w:cs="Quire Sans"/>
          <w:sz w:val="22"/>
          <w:szCs w:val="22"/>
        </w:rPr>
        <w:t>: A technology company aiming to operate all facilities using renewable energy by 2035.</w:t>
      </w:r>
    </w:p>
    <w:p w14:paraId="2F8ADC19" w14:textId="77777777" w:rsidR="00C41BF9" w:rsidRPr="00C41BF9" w:rsidRDefault="00C41BF9" w:rsidP="00C41BF9">
      <w:pPr>
        <w:numPr>
          <w:ilvl w:val="0"/>
          <w:numId w:val="121"/>
        </w:numPr>
        <w:spacing w:line="259" w:lineRule="auto"/>
        <w:rPr>
          <w:rFonts w:ascii="Quire Sans" w:eastAsia="Calibri" w:hAnsi="Quire Sans" w:cs="Quire Sans"/>
          <w:sz w:val="22"/>
          <w:szCs w:val="22"/>
        </w:rPr>
      </w:pPr>
      <w:r w:rsidRPr="00C41BF9">
        <w:rPr>
          <w:rFonts w:ascii="Quire Sans" w:eastAsia="Calibri" w:hAnsi="Quire Sans" w:cs="Quire Sans"/>
          <w:b/>
          <w:bCs/>
          <w:sz w:val="22"/>
          <w:szCs w:val="22"/>
        </w:rPr>
        <w:t>Social Responsibility and Workforce Well-being</w:t>
      </w:r>
      <w:r w:rsidRPr="00C41BF9">
        <w:rPr>
          <w:rFonts w:ascii="Quire Sans" w:eastAsia="Calibri" w:hAnsi="Quire Sans" w:cs="Quire Sans"/>
          <w:sz w:val="22"/>
          <w:szCs w:val="22"/>
        </w:rPr>
        <w:t>:</w:t>
      </w:r>
    </w:p>
    <w:p w14:paraId="7D2A73AF" w14:textId="77777777" w:rsidR="00C41BF9" w:rsidRPr="00C41BF9" w:rsidRDefault="00C41BF9" w:rsidP="00C41BF9">
      <w:pPr>
        <w:numPr>
          <w:ilvl w:val="1"/>
          <w:numId w:val="121"/>
        </w:numPr>
        <w:spacing w:line="259" w:lineRule="auto"/>
        <w:rPr>
          <w:rFonts w:ascii="Quire Sans" w:eastAsia="Calibri" w:hAnsi="Quire Sans" w:cs="Quire Sans"/>
          <w:sz w:val="22"/>
          <w:szCs w:val="22"/>
        </w:rPr>
      </w:pPr>
      <w:r w:rsidRPr="00C41BF9">
        <w:rPr>
          <w:rFonts w:ascii="Quire Sans" w:eastAsia="Calibri" w:hAnsi="Quire Sans" w:cs="Quire Sans"/>
          <w:b/>
          <w:bCs/>
          <w:sz w:val="22"/>
          <w:szCs w:val="22"/>
        </w:rPr>
        <w:t>Focus</w:t>
      </w:r>
      <w:r w:rsidRPr="00C41BF9">
        <w:rPr>
          <w:rFonts w:ascii="Quire Sans" w:eastAsia="Calibri" w:hAnsi="Quire Sans" w:cs="Quire Sans"/>
          <w:sz w:val="22"/>
          <w:szCs w:val="22"/>
        </w:rPr>
        <w:t>: Enhance employee diversity, equity and inclusion (DEI); support employee well-being and foster community engagement.</w:t>
      </w:r>
    </w:p>
    <w:p w14:paraId="60A50126" w14:textId="77777777" w:rsidR="00C41BF9" w:rsidRPr="00C41BF9" w:rsidRDefault="00C41BF9" w:rsidP="00C41BF9">
      <w:pPr>
        <w:numPr>
          <w:ilvl w:val="1"/>
          <w:numId w:val="121"/>
        </w:numPr>
        <w:spacing w:line="259" w:lineRule="auto"/>
        <w:rPr>
          <w:rFonts w:ascii="Quire Sans" w:eastAsia="Calibri" w:hAnsi="Quire Sans" w:cs="Quire Sans"/>
          <w:sz w:val="22"/>
          <w:szCs w:val="22"/>
        </w:rPr>
      </w:pPr>
      <w:r w:rsidRPr="00C41BF9">
        <w:rPr>
          <w:rFonts w:ascii="Quire Sans" w:eastAsia="Calibri" w:hAnsi="Quire Sans" w:cs="Quire Sans"/>
          <w:b/>
          <w:bCs/>
          <w:sz w:val="22"/>
          <w:szCs w:val="22"/>
        </w:rPr>
        <w:t>Example</w:t>
      </w:r>
      <w:r w:rsidRPr="00C41BF9">
        <w:rPr>
          <w:rFonts w:ascii="Quire Sans" w:eastAsia="Calibri" w:hAnsi="Quire Sans" w:cs="Quire Sans"/>
          <w:sz w:val="22"/>
          <w:szCs w:val="22"/>
        </w:rPr>
        <w:t>: A mid-sized healthcare provider focused on improving staff mental health programs and community healthcare outreach.</w:t>
      </w:r>
    </w:p>
    <w:p w14:paraId="352A0352" w14:textId="77777777" w:rsidR="00C41BF9" w:rsidRPr="00C41BF9" w:rsidRDefault="00C41BF9" w:rsidP="00C41BF9">
      <w:pPr>
        <w:numPr>
          <w:ilvl w:val="0"/>
          <w:numId w:val="121"/>
        </w:numPr>
        <w:spacing w:line="259" w:lineRule="auto"/>
        <w:rPr>
          <w:rFonts w:ascii="Quire Sans" w:eastAsia="Calibri" w:hAnsi="Quire Sans" w:cs="Quire Sans"/>
          <w:sz w:val="22"/>
          <w:szCs w:val="22"/>
        </w:rPr>
      </w:pPr>
      <w:r w:rsidRPr="00C41BF9">
        <w:rPr>
          <w:rFonts w:ascii="Quire Sans" w:eastAsia="Calibri" w:hAnsi="Quire Sans" w:cs="Quire Sans"/>
          <w:b/>
          <w:bCs/>
          <w:sz w:val="22"/>
          <w:szCs w:val="22"/>
        </w:rPr>
        <w:t>Governance and Ethical Leadership</w:t>
      </w:r>
      <w:r w:rsidRPr="00C41BF9">
        <w:rPr>
          <w:rFonts w:ascii="Quire Sans" w:eastAsia="Calibri" w:hAnsi="Quire Sans" w:cs="Quire Sans"/>
          <w:sz w:val="22"/>
          <w:szCs w:val="22"/>
        </w:rPr>
        <w:t>:</w:t>
      </w:r>
    </w:p>
    <w:p w14:paraId="27CE2593" w14:textId="77777777" w:rsidR="00C41BF9" w:rsidRPr="00C41BF9" w:rsidRDefault="00C41BF9" w:rsidP="00C41BF9">
      <w:pPr>
        <w:numPr>
          <w:ilvl w:val="1"/>
          <w:numId w:val="121"/>
        </w:numPr>
        <w:spacing w:line="259" w:lineRule="auto"/>
        <w:rPr>
          <w:rFonts w:ascii="Quire Sans" w:eastAsia="Calibri" w:hAnsi="Quire Sans" w:cs="Quire Sans"/>
          <w:sz w:val="22"/>
          <w:szCs w:val="22"/>
        </w:rPr>
      </w:pPr>
      <w:r w:rsidRPr="00C41BF9">
        <w:rPr>
          <w:rFonts w:ascii="Quire Sans" w:eastAsia="Calibri" w:hAnsi="Quire Sans" w:cs="Quire Sans"/>
          <w:b/>
          <w:bCs/>
          <w:sz w:val="22"/>
          <w:szCs w:val="22"/>
        </w:rPr>
        <w:t>Focus</w:t>
      </w:r>
      <w:r w:rsidRPr="00C41BF9">
        <w:rPr>
          <w:rFonts w:ascii="Quire Sans" w:eastAsia="Calibri" w:hAnsi="Quire Sans" w:cs="Quire Sans"/>
          <w:sz w:val="22"/>
          <w:szCs w:val="22"/>
        </w:rPr>
        <w:t>: Ensure ethical business practices, compliance, and stakeholder accountability.</w:t>
      </w:r>
    </w:p>
    <w:p w14:paraId="2A844881" w14:textId="77777777" w:rsidR="00C41BF9" w:rsidRPr="00C41BF9" w:rsidRDefault="00C41BF9" w:rsidP="00C41BF9">
      <w:pPr>
        <w:numPr>
          <w:ilvl w:val="1"/>
          <w:numId w:val="121"/>
        </w:numPr>
        <w:spacing w:line="259" w:lineRule="auto"/>
        <w:rPr>
          <w:rFonts w:ascii="Quire Sans" w:eastAsia="Calibri" w:hAnsi="Quire Sans" w:cs="Quire Sans"/>
          <w:sz w:val="22"/>
          <w:szCs w:val="22"/>
        </w:rPr>
      </w:pPr>
      <w:r w:rsidRPr="00C41BF9">
        <w:rPr>
          <w:rFonts w:ascii="Quire Sans" w:eastAsia="Calibri" w:hAnsi="Quire Sans" w:cs="Quire Sans"/>
          <w:b/>
          <w:bCs/>
          <w:sz w:val="22"/>
          <w:szCs w:val="22"/>
        </w:rPr>
        <w:lastRenderedPageBreak/>
        <w:t>Example</w:t>
      </w:r>
      <w:r w:rsidRPr="00C41BF9">
        <w:rPr>
          <w:rFonts w:ascii="Quire Sans" w:eastAsia="Calibri" w:hAnsi="Quire Sans" w:cs="Quire Sans"/>
          <w:sz w:val="22"/>
          <w:szCs w:val="22"/>
        </w:rPr>
        <w:t>: A financial services company adopting enhanced transparency standards and linking executive pay to ESG targets.</w:t>
      </w:r>
    </w:p>
    <w:p w14:paraId="2FDE3702" w14:textId="77777777" w:rsidR="00C41BF9" w:rsidRPr="00C41BF9" w:rsidRDefault="00C41BF9" w:rsidP="00C41BF9">
      <w:pPr>
        <w:spacing w:line="259" w:lineRule="auto"/>
        <w:rPr>
          <w:rFonts w:ascii="Quire Sans" w:eastAsia="Calibri" w:hAnsi="Quire Sans" w:cs="Quire Sans"/>
          <w:b/>
          <w:bCs/>
          <w:sz w:val="22"/>
          <w:szCs w:val="22"/>
        </w:rPr>
      </w:pPr>
      <w:r w:rsidRPr="00C41BF9">
        <w:rPr>
          <w:rFonts w:ascii="Quire Sans" w:eastAsia="Calibri" w:hAnsi="Quire Sans" w:cs="Quire Sans"/>
          <w:b/>
          <w:bCs/>
          <w:sz w:val="22"/>
          <w:szCs w:val="22"/>
        </w:rPr>
        <w:t>4. Innovation and Sustainable Solutions:</w:t>
      </w:r>
    </w:p>
    <w:p w14:paraId="7AF11FC4" w14:textId="77777777" w:rsidR="00C41BF9" w:rsidRPr="00C41BF9" w:rsidRDefault="00C41BF9" w:rsidP="00C41BF9">
      <w:pPr>
        <w:numPr>
          <w:ilvl w:val="0"/>
          <w:numId w:val="123"/>
        </w:numPr>
        <w:spacing w:line="259" w:lineRule="auto"/>
        <w:rPr>
          <w:rFonts w:ascii="Quire Sans" w:eastAsia="Calibri" w:hAnsi="Quire Sans" w:cs="Quire Sans"/>
          <w:b/>
          <w:bCs/>
          <w:sz w:val="22"/>
          <w:szCs w:val="22"/>
        </w:rPr>
      </w:pPr>
      <w:r w:rsidRPr="00C41BF9">
        <w:rPr>
          <w:rFonts w:ascii="Quire Sans" w:eastAsia="Calibri" w:hAnsi="Quire Sans" w:cs="Quire Sans"/>
          <w:b/>
          <w:bCs/>
          <w:sz w:val="22"/>
          <w:szCs w:val="22"/>
        </w:rPr>
        <w:t xml:space="preserve">Focus: </w:t>
      </w:r>
      <w:r w:rsidRPr="00C41BF9">
        <w:rPr>
          <w:rFonts w:ascii="Quire Sans" w:eastAsia="Calibri" w:hAnsi="Quire Sans" w:cs="Quire Sans"/>
          <w:sz w:val="22"/>
          <w:szCs w:val="22"/>
        </w:rPr>
        <w:t>Drive technological and process innovations to develop sustainable products, services, and business models that support environmental, social, and governance objectives. Innovation is essential for adapting to the evolving sustainability landscape and generating long-term value.</w:t>
      </w:r>
    </w:p>
    <w:p w14:paraId="0F5C8C74" w14:textId="77777777" w:rsidR="00C41BF9" w:rsidRPr="00C41BF9" w:rsidRDefault="00C41BF9" w:rsidP="00C41BF9">
      <w:pPr>
        <w:numPr>
          <w:ilvl w:val="0"/>
          <w:numId w:val="123"/>
        </w:numPr>
        <w:spacing w:line="259" w:lineRule="auto"/>
        <w:rPr>
          <w:rFonts w:ascii="Quire Sans" w:eastAsia="Calibri" w:hAnsi="Quire Sans" w:cs="Quire Sans"/>
          <w:b/>
          <w:bCs/>
          <w:sz w:val="22"/>
          <w:szCs w:val="22"/>
        </w:rPr>
      </w:pPr>
      <w:r w:rsidRPr="00C41BF9">
        <w:rPr>
          <w:rFonts w:ascii="Quire Sans" w:eastAsia="Calibri" w:hAnsi="Quire Sans" w:cs="Quire Sans"/>
          <w:b/>
          <w:bCs/>
          <w:sz w:val="22"/>
          <w:szCs w:val="22"/>
        </w:rPr>
        <w:t>Example:</w:t>
      </w:r>
    </w:p>
    <w:p w14:paraId="6C85077E" w14:textId="77777777" w:rsidR="00C41BF9" w:rsidRPr="00C41BF9" w:rsidRDefault="00C41BF9" w:rsidP="00C41BF9">
      <w:pPr>
        <w:numPr>
          <w:ilvl w:val="1"/>
          <w:numId w:val="123"/>
        </w:numPr>
        <w:spacing w:line="259" w:lineRule="auto"/>
        <w:rPr>
          <w:rFonts w:ascii="Quire Sans" w:eastAsia="Calibri" w:hAnsi="Quire Sans" w:cs="Quire Sans"/>
          <w:b/>
          <w:bCs/>
          <w:sz w:val="22"/>
          <w:szCs w:val="22"/>
        </w:rPr>
      </w:pPr>
      <w:r w:rsidRPr="00C41BF9">
        <w:rPr>
          <w:rFonts w:ascii="Quire Sans" w:eastAsia="Calibri" w:hAnsi="Quire Sans" w:cs="Quire Sans"/>
          <w:b/>
          <w:bCs/>
          <w:sz w:val="22"/>
          <w:szCs w:val="22"/>
        </w:rPr>
        <w:t>Technology Industry: A software company developing AI-based tools to improve energy efficiency in data centers and reduce emissions.</w:t>
      </w:r>
    </w:p>
    <w:p w14:paraId="467D664F" w14:textId="77777777" w:rsidR="00C41BF9" w:rsidRPr="00C41BF9" w:rsidRDefault="00C41BF9" w:rsidP="00C41BF9">
      <w:pPr>
        <w:numPr>
          <w:ilvl w:val="1"/>
          <w:numId w:val="123"/>
        </w:numPr>
        <w:spacing w:line="259" w:lineRule="auto"/>
        <w:rPr>
          <w:rFonts w:ascii="Quire Sans" w:eastAsia="Calibri" w:hAnsi="Quire Sans" w:cs="Quire Sans"/>
          <w:b/>
          <w:bCs/>
          <w:sz w:val="22"/>
          <w:szCs w:val="22"/>
        </w:rPr>
      </w:pPr>
      <w:r w:rsidRPr="00C41BF9">
        <w:rPr>
          <w:rFonts w:ascii="Quire Sans" w:eastAsia="Calibri" w:hAnsi="Quire Sans" w:cs="Quire Sans"/>
          <w:b/>
          <w:bCs/>
          <w:sz w:val="22"/>
          <w:szCs w:val="22"/>
        </w:rPr>
        <w:t>Manufacturing: A manufacturer investing in research to create biodegradable packaging solutions and reduce reliance on plastics.</w:t>
      </w:r>
    </w:p>
    <w:p w14:paraId="53CAB027" w14:textId="77777777" w:rsidR="00C41BF9" w:rsidRPr="00C41BF9" w:rsidRDefault="00C41BF9" w:rsidP="00C41BF9">
      <w:pPr>
        <w:spacing w:line="259" w:lineRule="auto"/>
        <w:rPr>
          <w:rFonts w:ascii="Quire Sans" w:eastAsia="Calibri" w:hAnsi="Quire Sans" w:cs="Quire Sans"/>
          <w:b/>
          <w:bCs/>
          <w:sz w:val="22"/>
          <w:szCs w:val="22"/>
        </w:rPr>
      </w:pPr>
      <w:r w:rsidRPr="00C41BF9">
        <w:rPr>
          <w:rFonts w:ascii="Quire Sans" w:eastAsia="Calibri" w:hAnsi="Quire Sans" w:cs="Quire Sans"/>
          <w:b/>
          <w:bCs/>
          <w:i/>
          <w:iCs/>
          <w:sz w:val="22"/>
          <w:szCs w:val="22"/>
        </w:rPr>
        <w:t>Why Innovation Should Be an ESG Pillar</w:t>
      </w:r>
    </w:p>
    <w:p w14:paraId="21D49EA3" w14:textId="77777777" w:rsidR="00C41BF9" w:rsidRPr="00C41BF9" w:rsidRDefault="00C41BF9" w:rsidP="00C41BF9">
      <w:pPr>
        <w:spacing w:line="259" w:lineRule="auto"/>
        <w:jc w:val="both"/>
        <w:rPr>
          <w:rFonts w:ascii="Quire Sans" w:eastAsia="Calibri" w:hAnsi="Quire Sans" w:cs="Quire Sans"/>
          <w:sz w:val="22"/>
          <w:szCs w:val="22"/>
        </w:rPr>
      </w:pPr>
      <w:r w:rsidRPr="00C41BF9">
        <w:rPr>
          <w:rFonts w:ascii="Quire Sans" w:eastAsia="Calibri" w:hAnsi="Quire Sans" w:cs="Quire Sans"/>
          <w:sz w:val="22"/>
          <w:szCs w:val="22"/>
        </w:rPr>
        <w:t>Transitioning from the materiality assessment, it is crucial to recognise that achieving sustainability goals goes beyond current practices—it is about innovating for a future in which new solutions are continually developed and refined. Positioning Innovation as a strategic ESG pillar empowers your company to actively drive change rather than merely respond to it. Here is why innovation is central to ESG:</w:t>
      </w:r>
    </w:p>
    <w:p w14:paraId="74D69E37" w14:textId="77777777" w:rsidR="00C41BF9" w:rsidRPr="00C41BF9" w:rsidRDefault="00C41BF9" w:rsidP="00C41BF9">
      <w:pPr>
        <w:numPr>
          <w:ilvl w:val="0"/>
          <w:numId w:val="128"/>
        </w:numPr>
        <w:spacing w:line="259" w:lineRule="auto"/>
        <w:contextualSpacing/>
        <w:jc w:val="both"/>
        <w:rPr>
          <w:rFonts w:ascii="Quire Sans" w:eastAsia="Calibri" w:hAnsi="Quire Sans" w:cs="Quire Sans"/>
          <w:sz w:val="22"/>
          <w:szCs w:val="22"/>
        </w:rPr>
      </w:pPr>
      <w:r w:rsidRPr="00C41BF9">
        <w:rPr>
          <w:rFonts w:ascii="Quire Sans" w:eastAsia="Calibri" w:hAnsi="Quire Sans" w:cs="Quire Sans"/>
          <w:sz w:val="22"/>
          <w:szCs w:val="22"/>
        </w:rPr>
        <w:t>Supports Climate Goals: Innovation enables the development of new technologies that reduce environmental impact, such as carbon capture, renewable energy systems, and circular economy solutions.</w:t>
      </w:r>
    </w:p>
    <w:p w14:paraId="68809D5D" w14:textId="77777777" w:rsidR="00C41BF9" w:rsidRPr="00C41BF9" w:rsidRDefault="00C41BF9" w:rsidP="00C41BF9">
      <w:pPr>
        <w:numPr>
          <w:ilvl w:val="0"/>
          <w:numId w:val="128"/>
        </w:numPr>
        <w:spacing w:line="259" w:lineRule="auto"/>
        <w:contextualSpacing/>
        <w:jc w:val="both"/>
        <w:rPr>
          <w:rFonts w:ascii="Quire Sans" w:eastAsia="Calibri" w:hAnsi="Quire Sans" w:cs="Quire Sans"/>
          <w:sz w:val="22"/>
          <w:szCs w:val="22"/>
        </w:rPr>
      </w:pPr>
      <w:r w:rsidRPr="00C41BF9">
        <w:rPr>
          <w:rFonts w:ascii="Quire Sans" w:eastAsia="Calibri" w:hAnsi="Quire Sans" w:cs="Quire Sans"/>
          <w:sz w:val="22"/>
          <w:szCs w:val="22"/>
        </w:rPr>
        <w:t>Advances Social Outcomes: Innovative approaches can enhance workplace environments (e.g., using AI for improved DEI analytics) and increase product accessibility for underserved communities.</w:t>
      </w:r>
    </w:p>
    <w:p w14:paraId="2921DC84" w14:textId="77777777" w:rsidR="00C41BF9" w:rsidRPr="00C41BF9" w:rsidRDefault="00C41BF9" w:rsidP="00C41BF9">
      <w:pPr>
        <w:numPr>
          <w:ilvl w:val="0"/>
          <w:numId w:val="128"/>
        </w:numPr>
        <w:spacing w:line="259" w:lineRule="auto"/>
        <w:contextualSpacing/>
        <w:jc w:val="both"/>
        <w:rPr>
          <w:rFonts w:ascii="Quire Sans" w:eastAsia="Calibri" w:hAnsi="Quire Sans" w:cs="Quire Sans"/>
          <w:sz w:val="22"/>
          <w:szCs w:val="22"/>
        </w:rPr>
      </w:pPr>
      <w:r w:rsidRPr="00C41BF9">
        <w:rPr>
          <w:rFonts w:ascii="Quire Sans" w:eastAsia="Calibri" w:hAnsi="Quire Sans" w:cs="Quire Sans"/>
          <w:sz w:val="22"/>
          <w:szCs w:val="22"/>
        </w:rPr>
        <w:t>Improves Governance: Technological advances such as blockchain and AI-driven compliance tools can enhance transparency, reduce fraud, and support ethical governance practices.</w:t>
      </w:r>
    </w:p>
    <w:p w14:paraId="131584BB" w14:textId="77777777" w:rsidR="00C41BF9" w:rsidRPr="00C41BF9" w:rsidRDefault="00C41BF9" w:rsidP="00C41BF9">
      <w:pPr>
        <w:numPr>
          <w:ilvl w:val="0"/>
          <w:numId w:val="128"/>
        </w:numPr>
        <w:spacing w:line="259" w:lineRule="auto"/>
        <w:contextualSpacing/>
        <w:jc w:val="both"/>
        <w:rPr>
          <w:rFonts w:ascii="Quire Sans" w:eastAsia="Calibri" w:hAnsi="Quire Sans" w:cs="Quire Sans"/>
          <w:sz w:val="22"/>
          <w:szCs w:val="22"/>
        </w:rPr>
      </w:pPr>
      <w:r w:rsidRPr="00C41BF9">
        <w:rPr>
          <w:rFonts w:ascii="Quire Sans" w:eastAsia="Calibri" w:hAnsi="Quire Sans" w:cs="Quire Sans"/>
          <w:sz w:val="22"/>
          <w:szCs w:val="22"/>
        </w:rPr>
        <w:t>Drives Competitiveness: Companies that prioritise innovation can create distinctive solutions, respond effectively to stakeholder demands, and unlock new business opportunities.</w:t>
      </w:r>
    </w:p>
    <w:p w14:paraId="3B91A611" w14:textId="77777777" w:rsidR="00C41BF9" w:rsidRPr="00C41BF9" w:rsidRDefault="00C41BF9" w:rsidP="00C41BF9">
      <w:pPr>
        <w:spacing w:line="259" w:lineRule="auto"/>
        <w:rPr>
          <w:rFonts w:ascii="Quire Sans" w:eastAsia="Calibri" w:hAnsi="Quire Sans" w:cs="Quire Sans"/>
          <w:b/>
          <w:bCs/>
          <w:sz w:val="22"/>
          <w:szCs w:val="22"/>
        </w:rPr>
      </w:pPr>
      <w:r w:rsidRPr="00C41BF9">
        <w:rPr>
          <w:rFonts w:ascii="Quire Sans" w:eastAsia="Calibri" w:hAnsi="Quire Sans" w:cs="Quire Sans"/>
          <w:b/>
          <w:bCs/>
          <w:sz w:val="22"/>
          <w:szCs w:val="22"/>
        </w:rPr>
        <w:t>Toolkit: Innovation Strategy for ESG Success</w:t>
      </w:r>
    </w:p>
    <w:p w14:paraId="5D9CB37D" w14:textId="77777777" w:rsidR="00C41BF9" w:rsidRPr="00C41BF9" w:rsidRDefault="00C41BF9" w:rsidP="00C41BF9">
      <w:pPr>
        <w:numPr>
          <w:ilvl w:val="0"/>
          <w:numId w:val="129"/>
        </w:numPr>
        <w:spacing w:line="259" w:lineRule="auto"/>
        <w:contextualSpacing/>
        <w:rPr>
          <w:rFonts w:ascii="Quire Sans" w:eastAsia="Calibri" w:hAnsi="Quire Sans" w:cs="Quire Sans"/>
          <w:i/>
          <w:iCs/>
          <w:sz w:val="22"/>
          <w:szCs w:val="22"/>
        </w:rPr>
      </w:pPr>
      <w:r w:rsidRPr="00C41BF9">
        <w:rPr>
          <w:rFonts w:ascii="Quire Sans" w:eastAsia="Calibri" w:hAnsi="Quire Sans" w:cs="Quire Sans"/>
          <w:b/>
          <w:bCs/>
          <w:i/>
          <w:iCs/>
          <w:sz w:val="22"/>
          <w:szCs w:val="22"/>
        </w:rPr>
        <w:t>Step 1:</w:t>
      </w:r>
      <w:r w:rsidRPr="00C41BF9">
        <w:rPr>
          <w:rFonts w:ascii="Quire Sans" w:eastAsia="Calibri" w:hAnsi="Quire Sans" w:cs="Quire Sans"/>
          <w:i/>
          <w:iCs/>
          <w:sz w:val="22"/>
          <w:szCs w:val="22"/>
        </w:rPr>
        <w:t xml:space="preserve"> Identify key areas for innovation—such as product development, process improvements, or operational efficiency—that align with ESG goals.</w:t>
      </w:r>
    </w:p>
    <w:p w14:paraId="5F9EB007" w14:textId="77777777" w:rsidR="00C41BF9" w:rsidRPr="00C41BF9" w:rsidRDefault="00C41BF9" w:rsidP="00C41BF9">
      <w:pPr>
        <w:numPr>
          <w:ilvl w:val="0"/>
          <w:numId w:val="129"/>
        </w:numPr>
        <w:spacing w:line="259" w:lineRule="auto"/>
        <w:contextualSpacing/>
        <w:rPr>
          <w:rFonts w:ascii="Quire Sans" w:eastAsia="Calibri" w:hAnsi="Quire Sans" w:cs="Quire Sans"/>
          <w:i/>
          <w:iCs/>
          <w:sz w:val="22"/>
          <w:szCs w:val="22"/>
        </w:rPr>
      </w:pPr>
      <w:r w:rsidRPr="00C41BF9">
        <w:rPr>
          <w:rFonts w:ascii="Quire Sans" w:eastAsia="Calibri" w:hAnsi="Quire Sans" w:cs="Quire Sans"/>
          <w:b/>
          <w:bCs/>
          <w:i/>
          <w:iCs/>
          <w:sz w:val="22"/>
          <w:szCs w:val="22"/>
        </w:rPr>
        <w:t>Step 2:</w:t>
      </w:r>
      <w:r w:rsidRPr="00C41BF9">
        <w:rPr>
          <w:rFonts w:ascii="Quire Sans" w:eastAsia="Calibri" w:hAnsi="Quire Sans" w:cs="Quire Sans"/>
          <w:i/>
          <w:iCs/>
          <w:sz w:val="22"/>
          <w:szCs w:val="22"/>
        </w:rPr>
        <w:t xml:space="preserve"> Allocate resources for R&amp;D that focus specifically on ESG innovations, whether through internal development or partnerships with startups and research institutions.</w:t>
      </w:r>
    </w:p>
    <w:p w14:paraId="65D3F2C7" w14:textId="77777777" w:rsidR="00C41BF9" w:rsidRPr="00C41BF9" w:rsidRDefault="00C41BF9" w:rsidP="00C41BF9">
      <w:pPr>
        <w:numPr>
          <w:ilvl w:val="0"/>
          <w:numId w:val="129"/>
        </w:numPr>
        <w:spacing w:line="259" w:lineRule="auto"/>
        <w:contextualSpacing/>
        <w:rPr>
          <w:rFonts w:ascii="Quire Sans" w:eastAsia="Calibri" w:hAnsi="Quire Sans" w:cs="Quire Sans"/>
          <w:i/>
          <w:iCs/>
          <w:sz w:val="22"/>
          <w:szCs w:val="22"/>
        </w:rPr>
      </w:pPr>
      <w:r w:rsidRPr="00C41BF9">
        <w:rPr>
          <w:rFonts w:ascii="Quire Sans" w:eastAsia="Calibri" w:hAnsi="Quire Sans" w:cs="Quire Sans"/>
          <w:b/>
          <w:bCs/>
          <w:i/>
          <w:iCs/>
          <w:sz w:val="22"/>
          <w:szCs w:val="22"/>
        </w:rPr>
        <w:t>Step 3:</w:t>
      </w:r>
      <w:r w:rsidRPr="00C41BF9">
        <w:rPr>
          <w:rFonts w:ascii="Quire Sans" w:eastAsia="Calibri" w:hAnsi="Quire Sans" w:cs="Quire Sans"/>
          <w:i/>
          <w:iCs/>
          <w:sz w:val="22"/>
          <w:szCs w:val="22"/>
        </w:rPr>
        <w:t xml:space="preserve"> Set targets for introducing innovative solutions, such as creating a product line with fully sustainable materials by 2027 or developing software that supports social impact metrics.</w:t>
      </w:r>
    </w:p>
    <w:p w14:paraId="0F15AE43" w14:textId="77777777" w:rsidR="00C41BF9" w:rsidRPr="00C41BF9" w:rsidRDefault="00C41BF9" w:rsidP="00C41BF9">
      <w:pPr>
        <w:spacing w:line="259" w:lineRule="auto"/>
        <w:rPr>
          <w:rFonts w:ascii="Quire Sans" w:eastAsia="Calibri" w:hAnsi="Quire Sans" w:cs="Quire Sans"/>
          <w:sz w:val="22"/>
          <w:szCs w:val="22"/>
        </w:rPr>
      </w:pPr>
      <w:r w:rsidRPr="00C41BF9">
        <w:rPr>
          <w:rFonts w:ascii="Quire Sans" w:eastAsia="Calibri" w:hAnsi="Quire Sans" w:cs="Quire Sans"/>
          <w:i/>
          <w:iCs/>
          <w:sz w:val="22"/>
          <w:szCs w:val="22"/>
        </w:rPr>
        <w:t xml:space="preserve">Adding Innovation as a strategic ESG pillar allows companies to focus not just on compliance and current best practices but also on actively pushing boundaries to develop new ways to solve </w:t>
      </w:r>
      <w:r w:rsidRPr="00C41BF9">
        <w:rPr>
          <w:rFonts w:ascii="Quire Sans" w:eastAsia="Calibri" w:hAnsi="Quire Sans" w:cs="Quire Sans"/>
          <w:i/>
          <w:iCs/>
          <w:sz w:val="22"/>
          <w:szCs w:val="22"/>
        </w:rPr>
        <w:lastRenderedPageBreak/>
        <w:t>sustainability challenges. It positions companies to lead rather than follow, transforming sustainability into a growth and value creation opportunity</w:t>
      </w:r>
      <w:r w:rsidRPr="00C41BF9">
        <w:rPr>
          <w:rFonts w:ascii="Quire Sans" w:eastAsia="Calibri" w:hAnsi="Quire Sans" w:cs="Quire Sans"/>
          <w:sz w:val="22"/>
          <w:szCs w:val="22"/>
        </w:rPr>
        <w:t>.</w:t>
      </w:r>
    </w:p>
    <w:p w14:paraId="4DCAFE61" w14:textId="77777777" w:rsidR="00C41BF9" w:rsidRPr="00C41BF9" w:rsidRDefault="00C41BF9" w:rsidP="00C41BF9">
      <w:pPr>
        <w:spacing w:line="259" w:lineRule="auto"/>
        <w:rPr>
          <w:rFonts w:ascii="Quire Sans" w:eastAsia="Calibri" w:hAnsi="Quire Sans" w:cs="Quire Sans"/>
          <w:sz w:val="22"/>
          <w:szCs w:val="22"/>
        </w:rPr>
      </w:pPr>
      <w:r w:rsidRPr="00C41BF9">
        <w:rPr>
          <w:rFonts w:ascii="Quire Sans" w:eastAsia="Calibri" w:hAnsi="Quire Sans" w:cs="Quire Sans"/>
          <w:b/>
          <w:bCs/>
          <w:sz w:val="22"/>
          <w:szCs w:val="22"/>
        </w:rPr>
        <w:t>How to define Strategic Pillars</w:t>
      </w:r>
      <w:r w:rsidRPr="00C41BF9">
        <w:rPr>
          <w:rFonts w:ascii="Quire Sans" w:eastAsia="Calibri" w:hAnsi="Quire Sans" w:cs="Quire Sans"/>
          <w:sz w:val="22"/>
          <w:szCs w:val="22"/>
        </w:rPr>
        <w:t>:</w:t>
      </w:r>
    </w:p>
    <w:p w14:paraId="7F8DB85C" w14:textId="77777777" w:rsidR="00C41BF9" w:rsidRPr="00C41BF9" w:rsidRDefault="00C41BF9" w:rsidP="00C41BF9">
      <w:pPr>
        <w:numPr>
          <w:ilvl w:val="0"/>
          <w:numId w:val="122"/>
        </w:numPr>
        <w:spacing w:line="259" w:lineRule="auto"/>
        <w:rPr>
          <w:rFonts w:ascii="Quire Sans" w:eastAsia="Calibri" w:hAnsi="Quire Sans" w:cs="Quire Sans"/>
          <w:sz w:val="22"/>
          <w:szCs w:val="22"/>
        </w:rPr>
      </w:pPr>
      <w:r w:rsidRPr="00C41BF9">
        <w:rPr>
          <w:rFonts w:ascii="Quire Sans" w:eastAsia="Calibri" w:hAnsi="Quire Sans" w:cs="Quire Sans"/>
          <w:b/>
          <w:bCs/>
          <w:sz w:val="22"/>
          <w:szCs w:val="22"/>
        </w:rPr>
        <w:t>Identify Material Issues</w:t>
      </w:r>
      <w:r w:rsidRPr="00C41BF9">
        <w:rPr>
          <w:rFonts w:ascii="Quire Sans" w:eastAsia="Calibri" w:hAnsi="Quire Sans" w:cs="Quire Sans"/>
          <w:sz w:val="22"/>
          <w:szCs w:val="22"/>
        </w:rPr>
        <w:t>: Use your materiality assessment to pinpoint issues most relevant to your stakeholders.</w:t>
      </w:r>
    </w:p>
    <w:p w14:paraId="7AE69B8D" w14:textId="77777777" w:rsidR="00C41BF9" w:rsidRPr="00C41BF9" w:rsidRDefault="00C41BF9" w:rsidP="00C41BF9">
      <w:pPr>
        <w:numPr>
          <w:ilvl w:val="0"/>
          <w:numId w:val="122"/>
        </w:numPr>
        <w:spacing w:line="259" w:lineRule="auto"/>
        <w:rPr>
          <w:rFonts w:ascii="Quire Sans" w:eastAsia="Calibri" w:hAnsi="Quire Sans" w:cs="Quire Sans"/>
          <w:sz w:val="22"/>
          <w:szCs w:val="22"/>
        </w:rPr>
      </w:pPr>
      <w:r w:rsidRPr="00C41BF9">
        <w:rPr>
          <w:rFonts w:ascii="Quire Sans" w:eastAsia="Calibri" w:hAnsi="Quire Sans" w:cs="Quire Sans"/>
          <w:b/>
          <w:bCs/>
          <w:sz w:val="22"/>
          <w:szCs w:val="22"/>
        </w:rPr>
        <w:t>Align with Business Strategy</w:t>
      </w:r>
      <w:r w:rsidRPr="00C41BF9">
        <w:rPr>
          <w:rFonts w:ascii="Quire Sans" w:eastAsia="Calibri" w:hAnsi="Quire Sans" w:cs="Quire Sans"/>
          <w:sz w:val="22"/>
          <w:szCs w:val="22"/>
        </w:rPr>
        <w:t>: Ensure the pillars resonate with core business activities and competitive priorities.</w:t>
      </w:r>
    </w:p>
    <w:p w14:paraId="7BEA736B" w14:textId="5DE297F7" w:rsidR="00C41BF9" w:rsidRPr="00C41BF9" w:rsidRDefault="00133DD7" w:rsidP="00C41BF9">
      <w:pPr>
        <w:numPr>
          <w:ilvl w:val="0"/>
          <w:numId w:val="122"/>
        </w:numPr>
        <w:spacing w:line="259" w:lineRule="auto"/>
        <w:rPr>
          <w:rFonts w:ascii="Quire Sans" w:eastAsia="Calibri" w:hAnsi="Quire Sans" w:cs="Quire Sans"/>
          <w:sz w:val="22"/>
          <w:szCs w:val="22"/>
        </w:rPr>
      </w:pPr>
      <w:r>
        <w:rPr>
          <w:rFonts w:ascii="Quire Sans" w:eastAsia="Calibri" w:hAnsi="Quire Sans" w:cs="Quire Sans"/>
          <w:noProof/>
          <w:sz w:val="22"/>
          <w:szCs w:val="22"/>
        </w:rPr>
        <mc:AlternateContent>
          <mc:Choice Requires="wps">
            <w:drawing>
              <wp:anchor distT="0" distB="0" distL="114300" distR="114300" simplePos="0" relativeHeight="251771904" behindDoc="0" locked="0" layoutInCell="1" allowOverlap="1" wp14:anchorId="448BBF44" wp14:editId="450F6821">
                <wp:simplePos x="0" y="0"/>
                <wp:positionH relativeFrom="column">
                  <wp:posOffset>-35626</wp:posOffset>
                </wp:positionH>
                <wp:positionV relativeFrom="paragraph">
                  <wp:posOffset>401022</wp:posOffset>
                </wp:positionV>
                <wp:extent cx="5616575" cy="973777"/>
                <wp:effectExtent l="0" t="0" r="22225" b="17145"/>
                <wp:wrapNone/>
                <wp:docPr id="1989554232" name="Text Box 41"/>
                <wp:cNvGraphicFramePr/>
                <a:graphic xmlns:a="http://schemas.openxmlformats.org/drawingml/2006/main">
                  <a:graphicData uri="http://schemas.microsoft.com/office/word/2010/wordprocessingShape">
                    <wps:wsp>
                      <wps:cNvSpPr txBox="1"/>
                      <wps:spPr>
                        <a:xfrm rot="10800000" flipV="1">
                          <a:off x="0" y="0"/>
                          <a:ext cx="5616575" cy="973777"/>
                        </a:xfrm>
                        <a:prstGeom prst="rect">
                          <a:avLst/>
                        </a:prstGeom>
                        <a:solidFill>
                          <a:srgbClr val="E6F4EA"/>
                        </a:solidFill>
                        <a:ln w="6350">
                          <a:solidFill>
                            <a:prstClr val="black"/>
                          </a:solidFill>
                        </a:ln>
                      </wps:spPr>
                      <wps:txbx>
                        <w:txbxContent>
                          <w:p w14:paraId="51E788A1" w14:textId="77777777" w:rsidR="00133DD7" w:rsidRPr="00C41BF9" w:rsidRDefault="00133DD7" w:rsidP="00133DD7">
                            <w:pPr>
                              <w:spacing w:before="100" w:beforeAutospacing="1" w:after="100" w:afterAutospacing="1" w:line="240" w:lineRule="auto"/>
                              <w:rPr>
                                <w:rFonts w:ascii="Times New Roman" w:eastAsia="Times New Roman" w:hAnsi="Times New Roman" w:cs="Times New Roman"/>
                                <w:kern w:val="0"/>
                                <w14:ligatures w14:val="none"/>
                              </w:rPr>
                            </w:pPr>
                            <w:r w:rsidRPr="00C41BF9">
                              <w:rPr>
                                <w:rFonts w:ascii="Times New Roman" w:eastAsia="Times New Roman" w:hAnsi="Times New Roman" w:cs="Times New Roman"/>
                                <w:b/>
                                <w:bCs/>
                                <w:kern w:val="0"/>
                                <w14:ligatures w14:val="none"/>
                              </w:rPr>
                              <w:t>Case Study</w:t>
                            </w:r>
                            <w:r w:rsidRPr="00C41BF9">
                              <w:rPr>
                                <w:rFonts w:ascii="Times New Roman" w:eastAsia="Times New Roman" w:hAnsi="Times New Roman" w:cs="Times New Roman"/>
                                <w:kern w:val="0"/>
                                <w14:ligatures w14:val="none"/>
                              </w:rPr>
                              <w:t xml:space="preserve">: </w:t>
                            </w:r>
                            <w:r w:rsidRPr="00C41BF9">
                              <w:rPr>
                                <w:rFonts w:ascii="Times New Roman" w:eastAsia="Times New Roman" w:hAnsi="Times New Roman" w:cs="Times New Roman"/>
                                <w:b/>
                                <w:bCs/>
                                <w:kern w:val="0"/>
                                <w14:ligatures w14:val="none"/>
                              </w:rPr>
                              <w:t xml:space="preserve">Unilever </w:t>
                            </w:r>
                            <w:r w:rsidRPr="00C41BF9">
                              <w:rPr>
                                <w:rFonts w:ascii="Times New Roman" w:eastAsia="Times New Roman" w:hAnsi="Times New Roman" w:cs="Times New Roman"/>
                                <w:kern w:val="0"/>
                                <w14:ligatures w14:val="none"/>
                              </w:rPr>
                              <w:t>developed three main pillars: improving health and well-being, reducing environmental impact, and enhancing livelihoods. Each pillar represents a core sustainability goal that aligns with the company’s corporate mission and resonates with stakeholders globally.</w:t>
                            </w:r>
                          </w:p>
                          <w:p w14:paraId="467202E9" w14:textId="77777777" w:rsidR="00133DD7" w:rsidRDefault="00133DD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8BBF44" id="Text Box 41" o:spid="_x0000_s1063" type="#_x0000_t202" style="position:absolute;left:0;text-align:left;margin-left:-2.8pt;margin-top:31.6pt;width:442.25pt;height:76.7pt;rotation:180;flip:y;z-index:251771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" fillcolor="#e6f4ea" strokeweight=".5pt">
                <v:textbox>
                  <w:txbxContent>
                    <w:p w14:paraId="51E788A1" w14:textId="77777777" w:rsidR="00133DD7" w:rsidRPr="00C41BF9" w:rsidRDefault="00133DD7" w:rsidP="00133DD7">
                      <w:pPr>
                        <w:spacing w:before="100" w:beforeAutospacing="1" w:after="100" w:afterAutospacing="1" w:line="240" w:lineRule="auto"/>
                        <w:rPr>
                          <w:rFonts w:ascii="Times New Roman" w:eastAsia="Times New Roman" w:hAnsi="Times New Roman" w:cs="Times New Roman"/>
                          <w:kern w:val="0"/>
                          <w14:ligatures w14:val="none"/>
                        </w:rPr>
                      </w:pPr>
                      <w:r w:rsidRPr="00C41BF9">
                        <w:rPr>
                          <w:rFonts w:ascii="Times New Roman" w:eastAsia="Times New Roman" w:hAnsi="Times New Roman" w:cs="Times New Roman"/>
                          <w:b/>
                          <w:bCs/>
                          <w:kern w:val="0"/>
                          <w14:ligatures w14:val="none"/>
                        </w:rPr>
                        <w:t>Case Study</w:t>
                      </w:r>
                      <w:r w:rsidRPr="00C41BF9">
                        <w:rPr>
                          <w:rFonts w:ascii="Times New Roman" w:eastAsia="Times New Roman" w:hAnsi="Times New Roman" w:cs="Times New Roman"/>
                          <w:kern w:val="0"/>
                          <w14:ligatures w14:val="none"/>
                        </w:rPr>
                        <w:t xml:space="preserve">: </w:t>
                      </w:r>
                      <w:r w:rsidRPr="00C41BF9">
                        <w:rPr>
                          <w:rFonts w:ascii="Times New Roman" w:eastAsia="Times New Roman" w:hAnsi="Times New Roman" w:cs="Times New Roman"/>
                          <w:b/>
                          <w:bCs/>
                          <w:kern w:val="0"/>
                          <w14:ligatures w14:val="none"/>
                        </w:rPr>
                        <w:t xml:space="preserve">Unilever </w:t>
                      </w:r>
                      <w:r w:rsidRPr="00C41BF9">
                        <w:rPr>
                          <w:rFonts w:ascii="Times New Roman" w:eastAsia="Times New Roman" w:hAnsi="Times New Roman" w:cs="Times New Roman"/>
                          <w:kern w:val="0"/>
                          <w14:ligatures w14:val="none"/>
                        </w:rPr>
                        <w:t>developed three main pillars: improving health and well-being, reducing environmental impact, and enhancing livelihoods. Each pillar represents a core sustainability goal that aligns with the company’s corporate mission and resonates with stakeholders globally.</w:t>
                      </w:r>
                    </w:p>
                    <w:p w14:paraId="467202E9" w14:textId="77777777" w:rsidR="00133DD7" w:rsidRDefault="00133DD7"/>
                  </w:txbxContent>
                </v:textbox>
              </v:shape>
            </w:pict>
          </mc:Fallback>
        </mc:AlternateContent>
      </w:r>
      <w:r w:rsidR="00C41BF9" w:rsidRPr="00C41BF9">
        <w:rPr>
          <w:rFonts w:ascii="Quire Sans" w:eastAsia="Calibri" w:hAnsi="Quire Sans" w:cs="Quire Sans"/>
          <w:b/>
          <w:bCs/>
          <w:sz w:val="22"/>
          <w:szCs w:val="22"/>
        </w:rPr>
        <w:t>Set Broad Themes</w:t>
      </w:r>
      <w:r w:rsidR="00C41BF9" w:rsidRPr="00C41BF9">
        <w:rPr>
          <w:rFonts w:ascii="Quire Sans" w:eastAsia="Calibri" w:hAnsi="Quire Sans" w:cs="Quire Sans"/>
          <w:sz w:val="22"/>
          <w:szCs w:val="22"/>
        </w:rPr>
        <w:t>: Strategic pillars should be broad enough to encompass a wide range of initiatives while being specific to address key challenges.</w:t>
      </w:r>
    </w:p>
    <w:p w14:paraId="733DB706" w14:textId="04A3A5E2" w:rsidR="00C41BF9" w:rsidRDefault="00133DD7" w:rsidP="00C41BF9">
      <w:pPr>
        <w:spacing w:line="259" w:lineRule="auto"/>
        <w:rPr>
          <w:rFonts w:ascii="Quire Sans" w:eastAsia="Calibri" w:hAnsi="Quire Sans" w:cs="Quire Sans"/>
          <w:sz w:val="22"/>
          <w:szCs w:val="22"/>
        </w:rPr>
      </w:pPr>
      <w:r w:rsidRPr="0062403E">
        <w:rPr>
          <w:rFonts w:ascii="Gill Sans Nova" w:eastAsia="Calibri" w:hAnsi="Gill Sans Nova" w:cs="Quire Sans"/>
        </w:rPr>
        <w:drawing>
          <wp:anchor distT="0" distB="0" distL="114300" distR="114300" simplePos="0" relativeHeight="251773952" behindDoc="0" locked="0" layoutInCell="1" allowOverlap="1" wp14:anchorId="74FF9C8F" wp14:editId="151F8CEC">
            <wp:simplePos x="0" y="0"/>
            <wp:positionH relativeFrom="leftMargin">
              <wp:align>right</wp:align>
            </wp:positionH>
            <wp:positionV relativeFrom="paragraph">
              <wp:posOffset>9402</wp:posOffset>
            </wp:positionV>
            <wp:extent cx="826770" cy="826770"/>
            <wp:effectExtent l="0" t="0" r="0" b="0"/>
            <wp:wrapThrough wrapText="bothSides">
              <wp:wrapPolygon edited="0">
                <wp:start x="2986" y="0"/>
                <wp:lineTo x="995" y="7465"/>
                <wp:lineTo x="995" y="17917"/>
                <wp:lineTo x="12442" y="19908"/>
                <wp:lineTo x="16424" y="20903"/>
                <wp:lineTo x="18912" y="20903"/>
                <wp:lineTo x="19410" y="16922"/>
                <wp:lineTo x="16922" y="8959"/>
                <wp:lineTo x="18912" y="7963"/>
                <wp:lineTo x="17917" y="5972"/>
                <wp:lineTo x="12940" y="0"/>
                <wp:lineTo x="2986" y="0"/>
              </wp:wrapPolygon>
            </wp:wrapThrough>
            <wp:docPr id="478023308"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73496" name="Picture 1" descr="A black background with a black squa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6770" cy="826770"/>
                    </a:xfrm>
                    <a:prstGeom prst="rect">
                      <a:avLst/>
                    </a:prstGeom>
                  </pic:spPr>
                </pic:pic>
              </a:graphicData>
            </a:graphic>
          </wp:anchor>
        </w:drawing>
      </w:r>
    </w:p>
    <w:p w14:paraId="0EE42E85" w14:textId="1742A91F" w:rsidR="00133DD7" w:rsidRDefault="00133DD7" w:rsidP="00C41BF9">
      <w:pPr>
        <w:spacing w:line="259" w:lineRule="auto"/>
        <w:rPr>
          <w:rFonts w:ascii="Quire Sans" w:eastAsia="Calibri" w:hAnsi="Quire Sans" w:cs="Quire Sans"/>
          <w:sz w:val="22"/>
          <w:szCs w:val="22"/>
        </w:rPr>
      </w:pPr>
    </w:p>
    <w:p w14:paraId="2A3783E5" w14:textId="3BB75E26" w:rsidR="00133DD7" w:rsidRPr="00C41BF9" w:rsidRDefault="00133DD7" w:rsidP="00C41BF9">
      <w:pPr>
        <w:spacing w:line="259" w:lineRule="auto"/>
        <w:rPr>
          <w:rFonts w:ascii="Quire Sans" w:eastAsia="Calibri" w:hAnsi="Quire Sans" w:cs="Quire Sans"/>
          <w:sz w:val="22"/>
          <w:szCs w:val="22"/>
        </w:rPr>
      </w:pPr>
    </w:p>
    <w:p w14:paraId="21A367AE" w14:textId="77777777" w:rsidR="00C41BF9" w:rsidRPr="00C41BF9" w:rsidRDefault="00C41BF9" w:rsidP="00C41BF9">
      <w:pPr>
        <w:spacing w:line="259" w:lineRule="auto"/>
        <w:rPr>
          <w:rFonts w:ascii="Quire Sans" w:eastAsia="Calibri" w:hAnsi="Quire Sans" w:cs="Quire Sans"/>
          <w:sz w:val="22"/>
          <w:szCs w:val="22"/>
        </w:rPr>
      </w:pPr>
      <w:r w:rsidRPr="00C41BF9">
        <w:rPr>
          <w:rFonts w:ascii="Calibri" w:eastAsia="Calibri" w:hAnsi="Calibri" w:cs="Arial"/>
          <w:noProof/>
          <w:sz w:val="22"/>
          <w:szCs w:val="22"/>
        </w:rPr>
        <w:drawing>
          <wp:inline distT="0" distB="0" distL="0" distR="0" wp14:anchorId="57BE7F95" wp14:editId="42316A12">
            <wp:extent cx="5943600" cy="3922395"/>
            <wp:effectExtent l="0" t="0" r="0" b="0"/>
            <wp:docPr id="833787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3922395"/>
                    </a:xfrm>
                    <a:prstGeom prst="rect">
                      <a:avLst/>
                    </a:prstGeom>
                    <a:noFill/>
                    <a:ln>
                      <a:noFill/>
                    </a:ln>
                  </pic:spPr>
                </pic:pic>
              </a:graphicData>
            </a:graphic>
          </wp:inline>
        </w:drawing>
      </w:r>
    </w:p>
    <w:p w14:paraId="14CD337D" w14:textId="77777777" w:rsidR="00C41BF9" w:rsidRPr="00C41BF9" w:rsidRDefault="00C41BF9" w:rsidP="00C41BF9">
      <w:pPr>
        <w:spacing w:line="259" w:lineRule="auto"/>
        <w:rPr>
          <w:rFonts w:ascii="Quire Sans" w:eastAsia="Calibri" w:hAnsi="Quire Sans" w:cs="Quire Sans"/>
          <w:sz w:val="22"/>
          <w:szCs w:val="22"/>
        </w:rPr>
      </w:pPr>
    </w:p>
    <w:p w14:paraId="1F3CFB82" w14:textId="77777777" w:rsidR="00C41BF9" w:rsidRPr="00C41BF9" w:rsidRDefault="00C41BF9" w:rsidP="00C41BF9">
      <w:pPr>
        <w:keepNext/>
        <w:keepLines/>
        <w:spacing w:before="160" w:after="80" w:line="259" w:lineRule="auto"/>
        <w:outlineLvl w:val="2"/>
        <w:rPr>
          <w:rFonts w:ascii="Quire Sans" w:eastAsia="Times New Roman" w:hAnsi="Quire Sans" w:cs="Quire Sans"/>
          <w:color w:val="2F5496"/>
          <w:sz w:val="28"/>
          <w:szCs w:val="28"/>
        </w:rPr>
      </w:pPr>
    </w:p>
    <w:p w14:paraId="01896D71" w14:textId="77777777" w:rsidR="00C41BF9" w:rsidRPr="00C41BF9" w:rsidRDefault="00C41BF9" w:rsidP="00C41BF9">
      <w:pPr>
        <w:keepNext/>
        <w:keepLines/>
        <w:spacing w:before="160" w:after="80" w:line="259" w:lineRule="auto"/>
        <w:outlineLvl w:val="2"/>
        <w:rPr>
          <w:rFonts w:ascii="Quire Sans" w:eastAsia="Times New Roman" w:hAnsi="Quire Sans" w:cs="Quire Sans"/>
          <w:color w:val="2F5496"/>
          <w:sz w:val="28"/>
          <w:szCs w:val="28"/>
        </w:rPr>
      </w:pPr>
      <w:r w:rsidRPr="00C41BF9">
        <w:rPr>
          <w:rFonts w:ascii="Quire Sans" w:eastAsia="Times New Roman" w:hAnsi="Quire Sans" w:cs="Quire Sans"/>
          <w:color w:val="2F5496"/>
          <w:sz w:val="28"/>
          <w:szCs w:val="28"/>
        </w:rPr>
        <w:t>5.3 Setting ESG Goals and Targets</w:t>
      </w:r>
    </w:p>
    <w:p w14:paraId="103838E8" w14:textId="77777777" w:rsidR="00C41BF9" w:rsidRPr="00C41BF9" w:rsidRDefault="00C41BF9" w:rsidP="00C41BF9">
      <w:pPr>
        <w:spacing w:line="259" w:lineRule="auto"/>
        <w:rPr>
          <w:rFonts w:ascii="Quire Sans" w:eastAsia="Calibri" w:hAnsi="Quire Sans" w:cs="Quire Sans"/>
          <w:sz w:val="22"/>
          <w:szCs w:val="22"/>
        </w:rPr>
      </w:pPr>
      <w:r w:rsidRPr="00C41BF9">
        <w:rPr>
          <w:rFonts w:ascii="Quire Sans" w:eastAsia="Calibri" w:hAnsi="Quire Sans" w:cs="Quire Sans"/>
          <w:b/>
          <w:bCs/>
          <w:sz w:val="22"/>
          <w:szCs w:val="22"/>
        </w:rPr>
        <w:t>5.3 Setting ESG Goals and Targets</w:t>
      </w:r>
      <w:r w:rsidRPr="00C41BF9">
        <w:rPr>
          <w:rFonts w:ascii="Quire Sans" w:eastAsia="Calibri" w:hAnsi="Quire Sans" w:cs="Quire Sans"/>
          <w:sz w:val="22"/>
          <w:szCs w:val="22"/>
        </w:rPr>
        <w:br/>
      </w:r>
      <w:r w:rsidRPr="00C41BF9">
        <w:rPr>
          <w:rFonts w:ascii="Quire Sans" w:eastAsia="Calibri" w:hAnsi="Quire Sans" w:cs="Quire Sans"/>
          <w:i/>
          <w:iCs/>
          <w:sz w:val="22"/>
          <w:szCs w:val="22"/>
        </w:rPr>
        <w:t>SMART Goals: Bringing Strategy to Life</w:t>
      </w:r>
    </w:p>
    <w:p w14:paraId="57EBE03E" w14:textId="77777777" w:rsidR="00C41BF9" w:rsidRPr="00C41BF9" w:rsidRDefault="00C41BF9" w:rsidP="00C41BF9">
      <w:pPr>
        <w:spacing w:line="259" w:lineRule="auto"/>
        <w:rPr>
          <w:rFonts w:ascii="Quire Sans" w:eastAsia="Calibri" w:hAnsi="Quire Sans" w:cs="Quire Sans"/>
          <w:sz w:val="22"/>
          <w:szCs w:val="22"/>
        </w:rPr>
      </w:pPr>
      <w:r w:rsidRPr="00C41BF9">
        <w:rPr>
          <w:rFonts w:ascii="Quire Sans" w:eastAsia="Calibri" w:hAnsi="Quire Sans" w:cs="Quire Sans"/>
          <w:sz w:val="22"/>
          <w:szCs w:val="22"/>
        </w:rPr>
        <w:t>After defining your vision, mission, and strategic pillars, the next step is to establish specific goals that are SMART — Specific, Measurable, Achievable, Relevant, and Time-bound. SMART goals provide clear direction, ensure alignment, and enable effective measurement, helping you track progress over time.</w:t>
      </w:r>
    </w:p>
    <w:p w14:paraId="0F068634" w14:textId="77777777" w:rsidR="00C41BF9" w:rsidRPr="00C41BF9" w:rsidRDefault="00C41BF9" w:rsidP="00C41BF9">
      <w:pPr>
        <w:spacing w:line="259" w:lineRule="auto"/>
        <w:rPr>
          <w:rFonts w:ascii="Quire Sans" w:eastAsia="Calibri" w:hAnsi="Quire Sans" w:cs="Quire Sans"/>
          <w:sz w:val="22"/>
          <w:szCs w:val="22"/>
        </w:rPr>
      </w:pPr>
      <w:r w:rsidRPr="00C41BF9">
        <w:rPr>
          <w:rFonts w:ascii="Quire Sans" w:eastAsia="Calibri" w:hAnsi="Quire Sans" w:cs="Quire Sans"/>
          <w:b/>
          <w:bCs/>
          <w:sz w:val="22"/>
          <w:szCs w:val="22"/>
        </w:rPr>
        <w:t>5.3.1 SMART Goals for ESG</w:t>
      </w:r>
      <w:r w:rsidRPr="00C41BF9">
        <w:rPr>
          <w:rFonts w:ascii="Quire Sans" w:eastAsia="Calibri" w:hAnsi="Quire Sans" w:cs="Quire Sans"/>
          <w:sz w:val="22"/>
          <w:szCs w:val="22"/>
        </w:rPr>
        <w:br/>
        <w:t>To ensure that ESG goals are actionable and measurable, they should adhere to the SMART framework:</w:t>
      </w:r>
    </w:p>
    <w:p w14:paraId="08572241" w14:textId="77777777" w:rsidR="00C41BF9" w:rsidRPr="00C41BF9" w:rsidRDefault="00C41BF9" w:rsidP="00C41BF9">
      <w:pPr>
        <w:numPr>
          <w:ilvl w:val="0"/>
          <w:numId w:val="126"/>
        </w:numPr>
        <w:spacing w:line="259" w:lineRule="auto"/>
        <w:rPr>
          <w:rFonts w:ascii="Quire Sans" w:eastAsia="Calibri" w:hAnsi="Quire Sans" w:cs="Quire Sans"/>
          <w:sz w:val="22"/>
          <w:szCs w:val="22"/>
        </w:rPr>
      </w:pPr>
      <w:r w:rsidRPr="00C41BF9">
        <w:rPr>
          <w:rFonts w:ascii="Quire Sans" w:eastAsia="Calibri" w:hAnsi="Quire Sans" w:cs="Quire Sans"/>
          <w:b/>
          <w:bCs/>
          <w:sz w:val="22"/>
          <w:szCs w:val="22"/>
        </w:rPr>
        <w:t>Specific Goals</w:t>
      </w:r>
      <w:r w:rsidRPr="00C41BF9">
        <w:rPr>
          <w:rFonts w:ascii="Quire Sans" w:eastAsia="Calibri" w:hAnsi="Quire Sans" w:cs="Quire Sans"/>
          <w:sz w:val="22"/>
          <w:szCs w:val="22"/>
        </w:rPr>
        <w:t>: Clearly define what needs to be achieved.</w:t>
      </w:r>
      <w:r w:rsidRPr="00C41BF9">
        <w:rPr>
          <w:rFonts w:ascii="Quire Sans" w:eastAsia="Calibri" w:hAnsi="Quire Sans" w:cs="Quire Sans"/>
          <w:sz w:val="22"/>
          <w:szCs w:val="22"/>
        </w:rPr>
        <w:br/>
      </w:r>
      <w:r w:rsidRPr="00C41BF9">
        <w:rPr>
          <w:rFonts w:ascii="Quire Sans" w:eastAsia="Calibri" w:hAnsi="Quire Sans" w:cs="Quire Sans"/>
          <w:i/>
          <w:iCs/>
          <w:sz w:val="22"/>
          <w:szCs w:val="22"/>
        </w:rPr>
        <w:t>Example</w:t>
      </w:r>
      <w:r w:rsidRPr="00C41BF9">
        <w:rPr>
          <w:rFonts w:ascii="Quire Sans" w:eastAsia="Calibri" w:hAnsi="Quire Sans" w:cs="Quire Sans"/>
          <w:sz w:val="22"/>
          <w:szCs w:val="22"/>
        </w:rPr>
        <w:t>: Reduce Scope 1 and Scope 2 greenhouse gas emissions by 50% by 2028.</w:t>
      </w:r>
    </w:p>
    <w:p w14:paraId="11C9D548" w14:textId="77777777" w:rsidR="00C41BF9" w:rsidRPr="00C41BF9" w:rsidRDefault="00C41BF9" w:rsidP="00C41BF9">
      <w:pPr>
        <w:numPr>
          <w:ilvl w:val="0"/>
          <w:numId w:val="126"/>
        </w:numPr>
        <w:spacing w:line="259" w:lineRule="auto"/>
        <w:rPr>
          <w:rFonts w:ascii="Quire Sans" w:eastAsia="Calibri" w:hAnsi="Quire Sans" w:cs="Quire Sans"/>
          <w:sz w:val="22"/>
          <w:szCs w:val="22"/>
        </w:rPr>
      </w:pPr>
      <w:r w:rsidRPr="00C41BF9">
        <w:rPr>
          <w:rFonts w:ascii="Quire Sans" w:eastAsia="Calibri" w:hAnsi="Quire Sans" w:cs="Quire Sans"/>
          <w:b/>
          <w:bCs/>
          <w:sz w:val="22"/>
          <w:szCs w:val="22"/>
        </w:rPr>
        <w:t>Measurable Goals</w:t>
      </w:r>
      <w:r w:rsidRPr="00C41BF9">
        <w:rPr>
          <w:rFonts w:ascii="Quire Sans" w:eastAsia="Calibri" w:hAnsi="Quire Sans" w:cs="Quire Sans"/>
          <w:sz w:val="22"/>
          <w:szCs w:val="22"/>
        </w:rPr>
        <w:t>: Include criteria to measure progress.</w:t>
      </w:r>
      <w:r w:rsidRPr="00C41BF9">
        <w:rPr>
          <w:rFonts w:ascii="Quire Sans" w:eastAsia="Calibri" w:hAnsi="Quire Sans" w:cs="Quire Sans"/>
          <w:sz w:val="22"/>
          <w:szCs w:val="22"/>
        </w:rPr>
        <w:br/>
      </w:r>
      <w:r w:rsidRPr="00C41BF9">
        <w:rPr>
          <w:rFonts w:ascii="Quire Sans" w:eastAsia="Calibri" w:hAnsi="Quire Sans" w:cs="Quire Sans"/>
          <w:i/>
          <w:iCs/>
          <w:sz w:val="22"/>
          <w:szCs w:val="22"/>
        </w:rPr>
        <w:t>Example</w:t>
      </w:r>
      <w:r w:rsidRPr="00C41BF9">
        <w:rPr>
          <w:rFonts w:ascii="Quire Sans" w:eastAsia="Calibri" w:hAnsi="Quire Sans" w:cs="Quire Sans"/>
          <w:sz w:val="22"/>
          <w:szCs w:val="22"/>
        </w:rPr>
        <w:t>: Increase renewable energy usage from 25% to 75% in all manufacturing plants by 2027.</w:t>
      </w:r>
    </w:p>
    <w:p w14:paraId="0707F171" w14:textId="77777777" w:rsidR="00C41BF9" w:rsidRPr="00C41BF9" w:rsidRDefault="00C41BF9" w:rsidP="00C41BF9">
      <w:pPr>
        <w:numPr>
          <w:ilvl w:val="0"/>
          <w:numId w:val="126"/>
        </w:numPr>
        <w:spacing w:line="259" w:lineRule="auto"/>
        <w:rPr>
          <w:rFonts w:ascii="Quire Sans" w:eastAsia="Calibri" w:hAnsi="Quire Sans" w:cs="Quire Sans"/>
          <w:sz w:val="22"/>
          <w:szCs w:val="22"/>
        </w:rPr>
      </w:pPr>
      <w:r w:rsidRPr="00C41BF9">
        <w:rPr>
          <w:rFonts w:ascii="Quire Sans" w:eastAsia="Calibri" w:hAnsi="Quire Sans" w:cs="Quire Sans"/>
          <w:b/>
          <w:bCs/>
          <w:sz w:val="22"/>
          <w:szCs w:val="22"/>
        </w:rPr>
        <w:t>Achievable Goals</w:t>
      </w:r>
      <w:r w:rsidRPr="00C41BF9">
        <w:rPr>
          <w:rFonts w:ascii="Quire Sans" w:eastAsia="Calibri" w:hAnsi="Quire Sans" w:cs="Quire Sans"/>
          <w:sz w:val="22"/>
          <w:szCs w:val="22"/>
        </w:rPr>
        <w:t>: Set realistic goals that can be met within the company’s capacity.</w:t>
      </w:r>
      <w:r w:rsidRPr="00C41BF9">
        <w:rPr>
          <w:rFonts w:ascii="Quire Sans" w:eastAsia="Calibri" w:hAnsi="Quire Sans" w:cs="Quire Sans"/>
          <w:sz w:val="22"/>
          <w:szCs w:val="22"/>
        </w:rPr>
        <w:br/>
      </w:r>
      <w:r w:rsidRPr="00C41BF9">
        <w:rPr>
          <w:rFonts w:ascii="Quire Sans" w:eastAsia="Calibri" w:hAnsi="Quire Sans" w:cs="Quire Sans"/>
          <w:i/>
          <w:iCs/>
          <w:sz w:val="22"/>
          <w:szCs w:val="22"/>
        </w:rPr>
        <w:t>Tip</w:t>
      </w:r>
      <w:r w:rsidRPr="00C41BF9">
        <w:rPr>
          <w:rFonts w:ascii="Quire Sans" w:eastAsia="Calibri" w:hAnsi="Quire Sans" w:cs="Quire Sans"/>
          <w:sz w:val="22"/>
          <w:szCs w:val="22"/>
        </w:rPr>
        <w:t>: Assess the current baseline. If renewable energy usage is at 10%, aiming for 30-40% in two years is ambitious but realistic.</w:t>
      </w:r>
    </w:p>
    <w:p w14:paraId="56C63E10" w14:textId="77777777" w:rsidR="00C41BF9" w:rsidRPr="00C41BF9" w:rsidRDefault="00C41BF9" w:rsidP="00C41BF9">
      <w:pPr>
        <w:numPr>
          <w:ilvl w:val="0"/>
          <w:numId w:val="126"/>
        </w:numPr>
        <w:spacing w:line="259" w:lineRule="auto"/>
        <w:rPr>
          <w:rFonts w:ascii="Quire Sans" w:eastAsia="Calibri" w:hAnsi="Quire Sans" w:cs="Quire Sans"/>
          <w:sz w:val="22"/>
          <w:szCs w:val="22"/>
        </w:rPr>
      </w:pPr>
      <w:r w:rsidRPr="00C41BF9">
        <w:rPr>
          <w:rFonts w:ascii="Quire Sans" w:eastAsia="Calibri" w:hAnsi="Quire Sans" w:cs="Quire Sans"/>
          <w:b/>
          <w:bCs/>
          <w:sz w:val="22"/>
          <w:szCs w:val="22"/>
        </w:rPr>
        <w:t>Relevant Goals</w:t>
      </w:r>
      <w:r w:rsidRPr="00C41BF9">
        <w:rPr>
          <w:rFonts w:ascii="Quire Sans" w:eastAsia="Calibri" w:hAnsi="Quire Sans" w:cs="Quire Sans"/>
          <w:sz w:val="22"/>
          <w:szCs w:val="22"/>
        </w:rPr>
        <w:t>: Ensure the goals align with the company’s broader objectives and material ESG issues.</w:t>
      </w:r>
      <w:r w:rsidRPr="00C41BF9">
        <w:rPr>
          <w:rFonts w:ascii="Quire Sans" w:eastAsia="Calibri" w:hAnsi="Quire Sans" w:cs="Quire Sans"/>
          <w:sz w:val="22"/>
          <w:szCs w:val="22"/>
        </w:rPr>
        <w:br/>
      </w:r>
      <w:r w:rsidRPr="00C41BF9">
        <w:rPr>
          <w:rFonts w:ascii="Quire Sans" w:eastAsia="Calibri" w:hAnsi="Quire Sans" w:cs="Quire Sans"/>
          <w:i/>
          <w:iCs/>
          <w:sz w:val="22"/>
          <w:szCs w:val="22"/>
        </w:rPr>
        <w:t>Example</w:t>
      </w:r>
      <w:r w:rsidRPr="00C41BF9">
        <w:rPr>
          <w:rFonts w:ascii="Quire Sans" w:eastAsia="Calibri" w:hAnsi="Quire Sans" w:cs="Quire Sans"/>
          <w:sz w:val="22"/>
          <w:szCs w:val="22"/>
        </w:rPr>
        <w:t>: If reducing plastic waste is part of your ESG strategy, ensure it’s relevant to the product lifecycle and customer demands.</w:t>
      </w:r>
    </w:p>
    <w:p w14:paraId="0E47C6A1" w14:textId="77777777" w:rsidR="00C41BF9" w:rsidRPr="00C41BF9" w:rsidRDefault="00C41BF9" w:rsidP="00C41BF9">
      <w:pPr>
        <w:numPr>
          <w:ilvl w:val="0"/>
          <w:numId w:val="126"/>
        </w:numPr>
        <w:spacing w:line="259" w:lineRule="auto"/>
        <w:rPr>
          <w:rFonts w:ascii="Quire Sans" w:eastAsia="Calibri" w:hAnsi="Quire Sans" w:cs="Quire Sans"/>
          <w:sz w:val="22"/>
          <w:szCs w:val="22"/>
        </w:rPr>
      </w:pPr>
      <w:r w:rsidRPr="00C41BF9">
        <w:rPr>
          <w:rFonts w:ascii="Quire Sans" w:eastAsia="Calibri" w:hAnsi="Quire Sans" w:cs="Quire Sans"/>
          <w:b/>
          <w:bCs/>
          <w:sz w:val="22"/>
          <w:szCs w:val="22"/>
        </w:rPr>
        <w:t>Time-bound Goals</w:t>
      </w:r>
      <w:r w:rsidRPr="00C41BF9">
        <w:rPr>
          <w:rFonts w:ascii="Quire Sans" w:eastAsia="Calibri" w:hAnsi="Quire Sans" w:cs="Quire Sans"/>
          <w:sz w:val="22"/>
          <w:szCs w:val="22"/>
        </w:rPr>
        <w:t>: Assign a timeline for achieving the goals.</w:t>
      </w:r>
      <w:r w:rsidRPr="00C41BF9">
        <w:rPr>
          <w:rFonts w:ascii="Quire Sans" w:eastAsia="Calibri" w:hAnsi="Quire Sans" w:cs="Quire Sans"/>
          <w:sz w:val="22"/>
          <w:szCs w:val="22"/>
        </w:rPr>
        <w:br/>
      </w:r>
      <w:r w:rsidRPr="00C41BF9">
        <w:rPr>
          <w:rFonts w:ascii="Quire Sans" w:eastAsia="Calibri" w:hAnsi="Quire Sans" w:cs="Quire Sans"/>
          <w:i/>
          <w:iCs/>
          <w:sz w:val="22"/>
          <w:szCs w:val="22"/>
        </w:rPr>
        <w:t>Example</w:t>
      </w:r>
      <w:r w:rsidRPr="00C41BF9">
        <w:rPr>
          <w:rFonts w:ascii="Quire Sans" w:eastAsia="Calibri" w:hAnsi="Quire Sans" w:cs="Quire Sans"/>
          <w:sz w:val="22"/>
          <w:szCs w:val="22"/>
        </w:rPr>
        <w:t>: Eliminate single-use plastics across all facilities by December 2026.</w:t>
      </w:r>
    </w:p>
    <w:p w14:paraId="729BC7A8" w14:textId="77777777" w:rsidR="00C41BF9" w:rsidRPr="00C41BF9" w:rsidRDefault="00C41BF9" w:rsidP="00C41BF9">
      <w:pPr>
        <w:spacing w:line="259" w:lineRule="auto"/>
        <w:rPr>
          <w:rFonts w:ascii="Quire Sans" w:eastAsia="Calibri" w:hAnsi="Quire Sans" w:cs="Quire Sans"/>
          <w:sz w:val="22"/>
          <w:szCs w:val="22"/>
        </w:rPr>
      </w:pPr>
      <w:r w:rsidRPr="00C41BF9">
        <w:rPr>
          <w:rFonts w:ascii="Quire Sans" w:eastAsia="Calibri" w:hAnsi="Quire Sans" w:cs="Quire Sans"/>
          <w:sz w:val="22"/>
          <w:szCs w:val="22"/>
        </w:rPr>
        <w:t>To make SMART goals actionable:</w:t>
      </w:r>
    </w:p>
    <w:p w14:paraId="5D476892" w14:textId="77777777" w:rsidR="00C41BF9" w:rsidRPr="00C41BF9" w:rsidRDefault="00C41BF9" w:rsidP="00C41BF9">
      <w:pPr>
        <w:numPr>
          <w:ilvl w:val="0"/>
          <w:numId w:val="127"/>
        </w:numPr>
        <w:spacing w:line="259" w:lineRule="auto"/>
        <w:rPr>
          <w:rFonts w:ascii="Quire Sans" w:eastAsia="Calibri" w:hAnsi="Quire Sans" w:cs="Quire Sans"/>
          <w:sz w:val="22"/>
          <w:szCs w:val="22"/>
        </w:rPr>
      </w:pPr>
      <w:r w:rsidRPr="00C41BF9">
        <w:rPr>
          <w:rFonts w:ascii="Quire Sans" w:eastAsia="Calibri" w:hAnsi="Quire Sans" w:cs="Quire Sans"/>
          <w:b/>
          <w:bCs/>
          <w:sz w:val="22"/>
          <w:szCs w:val="22"/>
        </w:rPr>
        <w:t>Use KPIs</w:t>
      </w:r>
      <w:r w:rsidRPr="00C41BF9">
        <w:rPr>
          <w:rFonts w:ascii="Quire Sans" w:eastAsia="Calibri" w:hAnsi="Quire Sans" w:cs="Quire Sans"/>
          <w:sz w:val="22"/>
          <w:szCs w:val="22"/>
        </w:rPr>
        <w:t xml:space="preserve"> to track progress.</w:t>
      </w:r>
    </w:p>
    <w:p w14:paraId="1783A2A7" w14:textId="77777777" w:rsidR="00C41BF9" w:rsidRPr="00C41BF9" w:rsidRDefault="00C41BF9" w:rsidP="00C41BF9">
      <w:pPr>
        <w:numPr>
          <w:ilvl w:val="0"/>
          <w:numId w:val="127"/>
        </w:numPr>
        <w:spacing w:line="259" w:lineRule="auto"/>
        <w:rPr>
          <w:rFonts w:ascii="Quire Sans" w:eastAsia="Calibri" w:hAnsi="Quire Sans" w:cs="Quire Sans"/>
          <w:sz w:val="22"/>
          <w:szCs w:val="22"/>
        </w:rPr>
      </w:pPr>
      <w:r w:rsidRPr="00C41BF9">
        <w:rPr>
          <w:rFonts w:ascii="Quire Sans" w:eastAsia="Calibri" w:hAnsi="Quire Sans" w:cs="Quire Sans"/>
          <w:b/>
          <w:bCs/>
          <w:sz w:val="22"/>
          <w:szCs w:val="22"/>
        </w:rPr>
        <w:t>Develop milestones</w:t>
      </w:r>
      <w:r w:rsidRPr="00C41BF9">
        <w:rPr>
          <w:rFonts w:ascii="Quire Sans" w:eastAsia="Calibri" w:hAnsi="Quire Sans" w:cs="Quire Sans"/>
          <w:sz w:val="22"/>
          <w:szCs w:val="22"/>
        </w:rPr>
        <w:t xml:space="preserve"> for long-term goals to maintain focus and show incremental progress.</w:t>
      </w:r>
    </w:p>
    <w:p w14:paraId="30038C94" w14:textId="77777777" w:rsidR="00C41BF9" w:rsidRPr="00C41BF9" w:rsidRDefault="00C41BF9" w:rsidP="00C41BF9">
      <w:pPr>
        <w:numPr>
          <w:ilvl w:val="0"/>
          <w:numId w:val="127"/>
        </w:numPr>
        <w:spacing w:line="259" w:lineRule="auto"/>
        <w:rPr>
          <w:rFonts w:ascii="Quire Sans" w:eastAsia="Calibri" w:hAnsi="Quire Sans" w:cs="Quire Sans"/>
          <w:sz w:val="22"/>
          <w:szCs w:val="22"/>
        </w:rPr>
      </w:pPr>
      <w:r w:rsidRPr="00C41BF9">
        <w:rPr>
          <w:rFonts w:ascii="Quire Sans" w:eastAsia="Calibri" w:hAnsi="Quire Sans" w:cs="Quire Sans"/>
          <w:b/>
          <w:bCs/>
          <w:sz w:val="22"/>
          <w:szCs w:val="22"/>
        </w:rPr>
        <w:t>Assign ownership</w:t>
      </w:r>
      <w:r w:rsidRPr="00C41BF9">
        <w:rPr>
          <w:rFonts w:ascii="Quire Sans" w:eastAsia="Calibri" w:hAnsi="Quire Sans" w:cs="Quire Sans"/>
          <w:sz w:val="22"/>
          <w:szCs w:val="22"/>
        </w:rPr>
        <w:t xml:space="preserve"> to ensure accountability at every level.</w:t>
      </w:r>
    </w:p>
    <w:p w14:paraId="1334CE2E" w14:textId="77777777" w:rsidR="00C41BF9" w:rsidRPr="00C41BF9" w:rsidRDefault="00C41BF9" w:rsidP="00C41BF9">
      <w:pPr>
        <w:spacing w:line="259" w:lineRule="auto"/>
        <w:rPr>
          <w:rFonts w:ascii="Calibri" w:eastAsia="Calibri" w:hAnsi="Calibri" w:cs="Arial"/>
          <w:b/>
          <w:bCs/>
          <w:sz w:val="22"/>
          <w:szCs w:val="22"/>
        </w:rPr>
      </w:pPr>
      <w:r w:rsidRPr="00C41BF9">
        <w:rPr>
          <w:rFonts w:ascii="Calibri" w:eastAsia="Calibri" w:hAnsi="Calibri" w:cs="Arial"/>
          <w:b/>
          <w:bCs/>
          <w:sz w:val="22"/>
          <w:szCs w:val="22"/>
        </w:rPr>
        <w:t>5.4 Developing the ESG Roadmap</w:t>
      </w:r>
    </w:p>
    <w:p w14:paraId="6BD667F7" w14:textId="77777777" w:rsidR="00C41BF9" w:rsidRPr="00C41BF9" w:rsidRDefault="00C41BF9" w:rsidP="00C41BF9">
      <w:pPr>
        <w:spacing w:line="259" w:lineRule="auto"/>
        <w:rPr>
          <w:rFonts w:ascii="Calibri" w:eastAsia="Calibri" w:hAnsi="Calibri" w:cs="Arial"/>
          <w:b/>
          <w:bCs/>
          <w:sz w:val="22"/>
          <w:szCs w:val="22"/>
        </w:rPr>
      </w:pPr>
      <w:r w:rsidRPr="00C41BF9">
        <w:rPr>
          <w:rFonts w:ascii="Calibri" w:eastAsia="Calibri" w:hAnsi="Calibri" w:cs="Arial"/>
          <w:b/>
          <w:bCs/>
          <w:sz w:val="22"/>
          <w:szCs w:val="22"/>
        </w:rPr>
        <w:t>Turning Strategy into Action: Building the ESG Roadmap</w:t>
      </w:r>
    </w:p>
    <w:p w14:paraId="1B5F63D9" w14:textId="77777777" w:rsidR="00C41BF9" w:rsidRPr="00C41BF9" w:rsidRDefault="00C41BF9" w:rsidP="00C41BF9">
      <w:pPr>
        <w:spacing w:line="259" w:lineRule="auto"/>
        <w:rPr>
          <w:rFonts w:ascii="Calibri" w:eastAsia="Calibri" w:hAnsi="Calibri" w:cs="Arial"/>
          <w:sz w:val="22"/>
          <w:szCs w:val="22"/>
        </w:rPr>
      </w:pPr>
      <w:r w:rsidRPr="00C41BF9">
        <w:rPr>
          <w:rFonts w:ascii="Calibri" w:eastAsia="Calibri" w:hAnsi="Calibri" w:cs="Arial"/>
          <w:sz w:val="22"/>
          <w:szCs w:val="22"/>
        </w:rPr>
        <w:t xml:space="preserve">With goals in place, the next step is to develop a roadmap that translates these strategic aspirations into a detailed, actionable plan. This </w:t>
      </w:r>
      <w:r w:rsidRPr="00C41BF9">
        <w:rPr>
          <w:rFonts w:ascii="Calibri" w:eastAsia="Calibri" w:hAnsi="Calibri" w:cs="Arial"/>
          <w:b/>
          <w:bCs/>
          <w:sz w:val="22"/>
          <w:szCs w:val="22"/>
        </w:rPr>
        <w:t>roadmap</w:t>
      </w:r>
      <w:r w:rsidRPr="00C41BF9">
        <w:rPr>
          <w:rFonts w:ascii="Calibri" w:eastAsia="Calibri" w:hAnsi="Calibri" w:cs="Arial"/>
          <w:sz w:val="22"/>
          <w:szCs w:val="22"/>
        </w:rPr>
        <w:t xml:space="preserve"> will offer a structured approach to achieving ESG goals, outlining </w:t>
      </w:r>
      <w:r w:rsidRPr="00C41BF9">
        <w:rPr>
          <w:rFonts w:ascii="Calibri" w:eastAsia="Calibri" w:hAnsi="Calibri" w:cs="Arial"/>
          <w:b/>
          <w:bCs/>
          <w:sz w:val="22"/>
          <w:szCs w:val="22"/>
        </w:rPr>
        <w:t>timelines, milestones, responsibilities</w:t>
      </w:r>
      <w:r w:rsidRPr="00C41BF9">
        <w:rPr>
          <w:rFonts w:ascii="Calibri" w:eastAsia="Calibri" w:hAnsi="Calibri" w:cs="Arial"/>
          <w:sz w:val="22"/>
          <w:szCs w:val="22"/>
        </w:rPr>
        <w:t xml:space="preserve">, and the </w:t>
      </w:r>
      <w:r w:rsidRPr="00C41BF9">
        <w:rPr>
          <w:rFonts w:ascii="Calibri" w:eastAsia="Calibri" w:hAnsi="Calibri" w:cs="Arial"/>
          <w:b/>
          <w:bCs/>
          <w:sz w:val="22"/>
          <w:szCs w:val="22"/>
        </w:rPr>
        <w:t>resources required</w:t>
      </w:r>
      <w:r w:rsidRPr="00C41BF9">
        <w:rPr>
          <w:rFonts w:ascii="Calibri" w:eastAsia="Calibri" w:hAnsi="Calibri" w:cs="Arial"/>
          <w:sz w:val="22"/>
          <w:szCs w:val="22"/>
        </w:rPr>
        <w:t>.</w:t>
      </w:r>
    </w:p>
    <w:p w14:paraId="35862BB6" w14:textId="77777777" w:rsidR="00C41BF9" w:rsidRPr="00C41BF9" w:rsidRDefault="00C41BF9" w:rsidP="00C41BF9">
      <w:pPr>
        <w:spacing w:line="259" w:lineRule="auto"/>
        <w:rPr>
          <w:rFonts w:ascii="Calibri" w:eastAsia="Calibri" w:hAnsi="Calibri" w:cs="Arial"/>
          <w:b/>
          <w:bCs/>
          <w:sz w:val="22"/>
          <w:szCs w:val="22"/>
        </w:rPr>
      </w:pPr>
      <w:r w:rsidRPr="00C41BF9">
        <w:rPr>
          <w:rFonts w:ascii="Calibri" w:eastAsia="Calibri" w:hAnsi="Calibri" w:cs="Arial"/>
          <w:b/>
          <w:bCs/>
          <w:sz w:val="22"/>
          <w:szCs w:val="22"/>
        </w:rPr>
        <w:lastRenderedPageBreak/>
        <w:t>Steps to Develop the ESG Roadmap:</w:t>
      </w:r>
    </w:p>
    <w:p w14:paraId="7747C193" w14:textId="77777777" w:rsidR="00C41BF9" w:rsidRPr="00C41BF9" w:rsidRDefault="00C41BF9" w:rsidP="00C41BF9">
      <w:pPr>
        <w:numPr>
          <w:ilvl w:val="0"/>
          <w:numId w:val="124"/>
        </w:numPr>
        <w:spacing w:line="259" w:lineRule="auto"/>
        <w:rPr>
          <w:rFonts w:ascii="Calibri" w:eastAsia="Calibri" w:hAnsi="Calibri" w:cs="Arial"/>
          <w:sz w:val="22"/>
          <w:szCs w:val="22"/>
        </w:rPr>
      </w:pPr>
      <w:r w:rsidRPr="00C41BF9">
        <w:rPr>
          <w:rFonts w:ascii="Calibri" w:eastAsia="Calibri" w:hAnsi="Calibri" w:cs="Arial"/>
          <w:b/>
          <w:bCs/>
          <w:sz w:val="22"/>
          <w:szCs w:val="22"/>
        </w:rPr>
        <w:t>Define Short-, Medium-, and Long-Term Goals</w:t>
      </w:r>
      <w:r w:rsidRPr="00C41BF9">
        <w:rPr>
          <w:rFonts w:ascii="Calibri" w:eastAsia="Calibri" w:hAnsi="Calibri" w:cs="Arial"/>
          <w:sz w:val="22"/>
          <w:szCs w:val="22"/>
        </w:rPr>
        <w:t>:</w:t>
      </w:r>
    </w:p>
    <w:p w14:paraId="16DA2A27" w14:textId="77777777" w:rsidR="00C41BF9" w:rsidRPr="00C41BF9" w:rsidRDefault="00C41BF9" w:rsidP="00C41BF9">
      <w:pPr>
        <w:numPr>
          <w:ilvl w:val="1"/>
          <w:numId w:val="124"/>
        </w:numPr>
        <w:spacing w:line="259" w:lineRule="auto"/>
        <w:rPr>
          <w:rFonts w:ascii="Calibri" w:eastAsia="Calibri" w:hAnsi="Calibri" w:cs="Arial"/>
          <w:sz w:val="22"/>
          <w:szCs w:val="22"/>
        </w:rPr>
      </w:pPr>
      <w:r w:rsidRPr="00C41BF9">
        <w:rPr>
          <w:rFonts w:ascii="Calibri" w:eastAsia="Calibri" w:hAnsi="Calibri" w:cs="Arial"/>
          <w:b/>
          <w:bCs/>
          <w:sz w:val="22"/>
          <w:szCs w:val="22"/>
        </w:rPr>
        <w:t>Short-Term Goals (0-2 years)</w:t>
      </w:r>
      <w:r w:rsidRPr="00C41BF9">
        <w:rPr>
          <w:rFonts w:ascii="Calibri" w:eastAsia="Calibri" w:hAnsi="Calibri" w:cs="Arial"/>
          <w:sz w:val="22"/>
          <w:szCs w:val="22"/>
        </w:rPr>
        <w:t>: Quick wins that are easy to implement, such as energy efficiency audits.</w:t>
      </w:r>
    </w:p>
    <w:p w14:paraId="4A8FD67C" w14:textId="77777777" w:rsidR="00C41BF9" w:rsidRPr="00C41BF9" w:rsidRDefault="00C41BF9" w:rsidP="00C41BF9">
      <w:pPr>
        <w:numPr>
          <w:ilvl w:val="1"/>
          <w:numId w:val="124"/>
        </w:numPr>
        <w:spacing w:line="259" w:lineRule="auto"/>
        <w:rPr>
          <w:rFonts w:ascii="Calibri" w:eastAsia="Calibri" w:hAnsi="Calibri" w:cs="Arial"/>
          <w:sz w:val="22"/>
          <w:szCs w:val="22"/>
        </w:rPr>
      </w:pPr>
      <w:r w:rsidRPr="00C41BF9">
        <w:rPr>
          <w:rFonts w:ascii="Calibri" w:eastAsia="Calibri" w:hAnsi="Calibri" w:cs="Arial"/>
          <w:b/>
          <w:bCs/>
          <w:sz w:val="22"/>
          <w:szCs w:val="22"/>
        </w:rPr>
        <w:t>Medium-Term Goals (3-5 years)</w:t>
      </w:r>
      <w:r w:rsidRPr="00C41BF9">
        <w:rPr>
          <w:rFonts w:ascii="Calibri" w:eastAsia="Calibri" w:hAnsi="Calibri" w:cs="Arial"/>
          <w:sz w:val="22"/>
          <w:szCs w:val="22"/>
        </w:rPr>
        <w:t>: Scaling successful pilots or implementing renewable energy solutions across facilities.</w:t>
      </w:r>
    </w:p>
    <w:p w14:paraId="0B24355B" w14:textId="77777777" w:rsidR="00C41BF9" w:rsidRPr="00C41BF9" w:rsidRDefault="00C41BF9" w:rsidP="00C41BF9">
      <w:pPr>
        <w:numPr>
          <w:ilvl w:val="1"/>
          <w:numId w:val="124"/>
        </w:numPr>
        <w:spacing w:line="259" w:lineRule="auto"/>
        <w:rPr>
          <w:rFonts w:ascii="Calibri" w:eastAsia="Calibri" w:hAnsi="Calibri" w:cs="Arial"/>
          <w:sz w:val="22"/>
          <w:szCs w:val="22"/>
        </w:rPr>
      </w:pPr>
      <w:r w:rsidRPr="00C41BF9">
        <w:rPr>
          <w:rFonts w:ascii="Calibri" w:eastAsia="Calibri" w:hAnsi="Calibri" w:cs="Arial"/>
          <w:b/>
          <w:bCs/>
          <w:sz w:val="22"/>
          <w:szCs w:val="22"/>
        </w:rPr>
        <w:t>Long-Term Goals (5+ years)</w:t>
      </w:r>
      <w:r w:rsidRPr="00C41BF9">
        <w:rPr>
          <w:rFonts w:ascii="Calibri" w:eastAsia="Calibri" w:hAnsi="Calibri" w:cs="Arial"/>
          <w:sz w:val="22"/>
          <w:szCs w:val="22"/>
        </w:rPr>
        <w:t>: Larger aspirations such as achieving net-zero emissions.</w:t>
      </w:r>
    </w:p>
    <w:p w14:paraId="071FA387" w14:textId="77777777" w:rsidR="00C41BF9" w:rsidRPr="00C41BF9" w:rsidRDefault="00C41BF9" w:rsidP="00C41BF9">
      <w:pPr>
        <w:numPr>
          <w:ilvl w:val="0"/>
          <w:numId w:val="124"/>
        </w:numPr>
        <w:spacing w:line="259" w:lineRule="auto"/>
        <w:rPr>
          <w:rFonts w:ascii="Calibri" w:eastAsia="Calibri" w:hAnsi="Calibri" w:cs="Arial"/>
          <w:sz w:val="22"/>
          <w:szCs w:val="22"/>
        </w:rPr>
      </w:pPr>
      <w:r w:rsidRPr="00C41BF9">
        <w:rPr>
          <w:rFonts w:ascii="Calibri" w:eastAsia="Calibri" w:hAnsi="Calibri" w:cs="Arial"/>
          <w:b/>
          <w:bCs/>
          <w:sz w:val="22"/>
          <w:szCs w:val="22"/>
        </w:rPr>
        <w:t>Assign Responsibilities</w:t>
      </w:r>
      <w:r w:rsidRPr="00C41BF9">
        <w:rPr>
          <w:rFonts w:ascii="Calibri" w:eastAsia="Calibri" w:hAnsi="Calibri" w:cs="Arial"/>
          <w:sz w:val="22"/>
          <w:szCs w:val="22"/>
        </w:rPr>
        <w:t>:</w:t>
      </w:r>
    </w:p>
    <w:p w14:paraId="63D11FBF" w14:textId="77777777" w:rsidR="00C41BF9" w:rsidRPr="00C41BF9" w:rsidRDefault="00C41BF9" w:rsidP="00C41BF9">
      <w:pPr>
        <w:numPr>
          <w:ilvl w:val="1"/>
          <w:numId w:val="124"/>
        </w:numPr>
        <w:spacing w:line="259" w:lineRule="auto"/>
        <w:rPr>
          <w:rFonts w:ascii="Calibri" w:eastAsia="Calibri" w:hAnsi="Calibri" w:cs="Arial"/>
          <w:sz w:val="22"/>
          <w:szCs w:val="22"/>
        </w:rPr>
      </w:pPr>
      <w:r w:rsidRPr="00C41BF9">
        <w:rPr>
          <w:rFonts w:ascii="Calibri" w:eastAsia="Calibri" w:hAnsi="Calibri" w:cs="Arial"/>
          <w:sz w:val="22"/>
          <w:szCs w:val="22"/>
        </w:rPr>
        <w:t xml:space="preserve">Designate </w:t>
      </w:r>
      <w:r w:rsidRPr="00C41BF9">
        <w:rPr>
          <w:rFonts w:ascii="Calibri" w:eastAsia="Calibri" w:hAnsi="Calibri" w:cs="Arial"/>
          <w:b/>
          <w:bCs/>
          <w:sz w:val="22"/>
          <w:szCs w:val="22"/>
        </w:rPr>
        <w:t>ESG champions</w:t>
      </w:r>
      <w:r w:rsidRPr="00C41BF9">
        <w:rPr>
          <w:rFonts w:ascii="Calibri" w:eastAsia="Calibri" w:hAnsi="Calibri" w:cs="Arial"/>
          <w:sz w:val="22"/>
          <w:szCs w:val="22"/>
        </w:rPr>
        <w:t xml:space="preserve"> for each goal who are responsible for leading the initiatives and maintaining accountability.</w:t>
      </w:r>
    </w:p>
    <w:p w14:paraId="68BBDAF2" w14:textId="77777777" w:rsidR="00C41BF9" w:rsidRPr="00C41BF9" w:rsidRDefault="00C41BF9" w:rsidP="00C41BF9">
      <w:pPr>
        <w:numPr>
          <w:ilvl w:val="0"/>
          <w:numId w:val="124"/>
        </w:numPr>
        <w:spacing w:line="259" w:lineRule="auto"/>
        <w:rPr>
          <w:rFonts w:ascii="Calibri" w:eastAsia="Calibri" w:hAnsi="Calibri" w:cs="Arial"/>
          <w:sz w:val="22"/>
          <w:szCs w:val="22"/>
        </w:rPr>
      </w:pPr>
      <w:r w:rsidRPr="00C41BF9">
        <w:rPr>
          <w:rFonts w:ascii="Calibri" w:eastAsia="Calibri" w:hAnsi="Calibri" w:cs="Arial"/>
          <w:b/>
          <w:bCs/>
          <w:sz w:val="22"/>
          <w:szCs w:val="22"/>
        </w:rPr>
        <w:t>Allocate Resources</w:t>
      </w:r>
      <w:r w:rsidRPr="00C41BF9">
        <w:rPr>
          <w:rFonts w:ascii="Calibri" w:eastAsia="Calibri" w:hAnsi="Calibri" w:cs="Arial"/>
          <w:sz w:val="22"/>
          <w:szCs w:val="22"/>
        </w:rPr>
        <w:t>:</w:t>
      </w:r>
    </w:p>
    <w:p w14:paraId="09CB59B9" w14:textId="77777777" w:rsidR="00C41BF9" w:rsidRPr="00C41BF9" w:rsidRDefault="00C41BF9" w:rsidP="00C41BF9">
      <w:pPr>
        <w:numPr>
          <w:ilvl w:val="1"/>
          <w:numId w:val="124"/>
        </w:numPr>
        <w:spacing w:line="259" w:lineRule="auto"/>
        <w:rPr>
          <w:rFonts w:ascii="Calibri" w:eastAsia="Calibri" w:hAnsi="Calibri" w:cs="Arial"/>
          <w:sz w:val="22"/>
          <w:szCs w:val="22"/>
        </w:rPr>
      </w:pPr>
      <w:r w:rsidRPr="00C41BF9">
        <w:rPr>
          <w:rFonts w:ascii="Calibri" w:eastAsia="Calibri" w:hAnsi="Calibri" w:cs="Arial"/>
          <w:sz w:val="22"/>
          <w:szCs w:val="22"/>
        </w:rPr>
        <w:t xml:space="preserve">Determine the </w:t>
      </w:r>
      <w:r w:rsidRPr="00C41BF9">
        <w:rPr>
          <w:rFonts w:ascii="Calibri" w:eastAsia="Calibri" w:hAnsi="Calibri" w:cs="Arial"/>
          <w:b/>
          <w:bCs/>
          <w:sz w:val="22"/>
          <w:szCs w:val="22"/>
        </w:rPr>
        <w:t>financial, technological, and human resources</w:t>
      </w:r>
      <w:r w:rsidRPr="00C41BF9">
        <w:rPr>
          <w:rFonts w:ascii="Calibri" w:eastAsia="Calibri" w:hAnsi="Calibri" w:cs="Arial"/>
          <w:sz w:val="22"/>
          <w:szCs w:val="22"/>
        </w:rPr>
        <w:t xml:space="preserve"> needed for each goal.</w:t>
      </w:r>
    </w:p>
    <w:p w14:paraId="593DBF95" w14:textId="77777777" w:rsidR="00C41BF9" w:rsidRPr="00C41BF9" w:rsidRDefault="00C41BF9" w:rsidP="00C41BF9">
      <w:pPr>
        <w:numPr>
          <w:ilvl w:val="0"/>
          <w:numId w:val="124"/>
        </w:numPr>
        <w:spacing w:line="259" w:lineRule="auto"/>
        <w:rPr>
          <w:rFonts w:ascii="Calibri" w:eastAsia="Calibri" w:hAnsi="Calibri" w:cs="Arial"/>
          <w:sz w:val="22"/>
          <w:szCs w:val="22"/>
        </w:rPr>
      </w:pPr>
      <w:r w:rsidRPr="00C41BF9">
        <w:rPr>
          <w:rFonts w:ascii="Calibri" w:eastAsia="Calibri" w:hAnsi="Calibri" w:cs="Arial"/>
          <w:b/>
          <w:bCs/>
          <w:sz w:val="22"/>
          <w:szCs w:val="22"/>
        </w:rPr>
        <w:t>Set Milestones and Track Progress</w:t>
      </w:r>
      <w:r w:rsidRPr="00C41BF9">
        <w:rPr>
          <w:rFonts w:ascii="Calibri" w:eastAsia="Calibri" w:hAnsi="Calibri" w:cs="Arial"/>
          <w:sz w:val="22"/>
          <w:szCs w:val="22"/>
        </w:rPr>
        <w:t>:</w:t>
      </w:r>
    </w:p>
    <w:p w14:paraId="30EBABDE" w14:textId="77777777" w:rsidR="00C41BF9" w:rsidRPr="00C41BF9" w:rsidRDefault="00C41BF9" w:rsidP="00C41BF9">
      <w:pPr>
        <w:numPr>
          <w:ilvl w:val="1"/>
          <w:numId w:val="124"/>
        </w:numPr>
        <w:spacing w:line="259" w:lineRule="auto"/>
        <w:rPr>
          <w:rFonts w:ascii="Calibri" w:eastAsia="Calibri" w:hAnsi="Calibri" w:cs="Arial"/>
          <w:sz w:val="22"/>
          <w:szCs w:val="22"/>
        </w:rPr>
      </w:pPr>
      <w:r w:rsidRPr="00C41BF9">
        <w:rPr>
          <w:rFonts w:ascii="Calibri" w:eastAsia="Calibri" w:hAnsi="Calibri" w:cs="Arial"/>
          <w:sz w:val="22"/>
          <w:szCs w:val="22"/>
        </w:rPr>
        <w:t>Establish clear milestones to be reached at different points.</w:t>
      </w:r>
    </w:p>
    <w:p w14:paraId="5C2D3D56" w14:textId="77777777" w:rsidR="00C41BF9" w:rsidRPr="00C41BF9" w:rsidRDefault="00C41BF9" w:rsidP="00C41BF9">
      <w:pPr>
        <w:numPr>
          <w:ilvl w:val="1"/>
          <w:numId w:val="124"/>
        </w:numPr>
        <w:spacing w:line="259" w:lineRule="auto"/>
        <w:rPr>
          <w:rFonts w:ascii="Calibri" w:eastAsia="Calibri" w:hAnsi="Calibri" w:cs="Arial"/>
          <w:sz w:val="22"/>
          <w:szCs w:val="22"/>
        </w:rPr>
      </w:pPr>
      <w:r w:rsidRPr="00C41BF9">
        <w:rPr>
          <w:rFonts w:ascii="Calibri" w:eastAsia="Calibri" w:hAnsi="Calibri" w:cs="Arial"/>
          <w:sz w:val="22"/>
          <w:szCs w:val="22"/>
        </w:rPr>
        <w:t xml:space="preserve">Track progress using </w:t>
      </w:r>
      <w:r w:rsidRPr="00C41BF9">
        <w:rPr>
          <w:rFonts w:ascii="Calibri" w:eastAsia="Calibri" w:hAnsi="Calibri" w:cs="Arial"/>
          <w:b/>
          <w:bCs/>
          <w:sz w:val="22"/>
          <w:szCs w:val="22"/>
        </w:rPr>
        <w:t>regular performance reviews</w:t>
      </w:r>
      <w:r w:rsidRPr="00C41BF9">
        <w:rPr>
          <w:rFonts w:ascii="Calibri" w:eastAsia="Calibri" w:hAnsi="Calibri" w:cs="Arial"/>
          <w:sz w:val="22"/>
          <w:szCs w:val="22"/>
        </w:rPr>
        <w:t xml:space="preserve"> and </w:t>
      </w:r>
      <w:r w:rsidRPr="00C41BF9">
        <w:rPr>
          <w:rFonts w:ascii="Calibri" w:eastAsia="Calibri" w:hAnsi="Calibri" w:cs="Arial"/>
          <w:b/>
          <w:bCs/>
          <w:sz w:val="22"/>
          <w:szCs w:val="22"/>
        </w:rPr>
        <w:t>stakeholder updates</w:t>
      </w:r>
      <w:r w:rsidRPr="00C41BF9">
        <w:rPr>
          <w:rFonts w:ascii="Calibri" w:eastAsia="Calibri" w:hAnsi="Calibri" w:cs="Arial"/>
          <w:sz w:val="22"/>
          <w:szCs w:val="22"/>
        </w:rPr>
        <w:t>.</w:t>
      </w:r>
    </w:p>
    <w:p w14:paraId="4E96F657" w14:textId="77777777" w:rsidR="00C41BF9" w:rsidRPr="00C41BF9" w:rsidRDefault="00C41BF9" w:rsidP="00C41BF9">
      <w:pPr>
        <w:spacing w:line="259" w:lineRule="auto"/>
        <w:rPr>
          <w:rFonts w:ascii="Calibri" w:eastAsia="Calibri" w:hAnsi="Calibri" w:cs="Arial"/>
          <w:b/>
          <w:bCs/>
          <w:sz w:val="22"/>
          <w:szCs w:val="22"/>
        </w:rPr>
      </w:pPr>
      <w:r w:rsidRPr="00C41BF9">
        <w:rPr>
          <w:rFonts w:ascii="Calibri" w:eastAsia="Calibri" w:hAnsi="Calibri" w:cs="Arial"/>
          <w:b/>
          <w:bCs/>
          <w:sz w:val="22"/>
          <w:szCs w:val="22"/>
        </w:rPr>
        <w:t>Example: ESG Roadmap for GreenTech Manufacturing:</w:t>
      </w:r>
    </w:p>
    <w:p w14:paraId="1075493E" w14:textId="77777777" w:rsidR="00C41BF9" w:rsidRPr="00C41BF9" w:rsidRDefault="00C41BF9" w:rsidP="00C41BF9">
      <w:pPr>
        <w:numPr>
          <w:ilvl w:val="0"/>
          <w:numId w:val="125"/>
        </w:numPr>
        <w:spacing w:line="259" w:lineRule="auto"/>
        <w:rPr>
          <w:rFonts w:ascii="Calibri" w:eastAsia="Calibri" w:hAnsi="Calibri" w:cs="Arial"/>
          <w:sz w:val="22"/>
          <w:szCs w:val="22"/>
        </w:rPr>
      </w:pPr>
      <w:r w:rsidRPr="00C41BF9">
        <w:rPr>
          <w:rFonts w:ascii="Calibri" w:eastAsia="Calibri" w:hAnsi="Calibri" w:cs="Arial"/>
          <w:b/>
          <w:bCs/>
          <w:sz w:val="22"/>
          <w:szCs w:val="22"/>
        </w:rPr>
        <w:t>Short-Term</w:t>
      </w:r>
      <w:r w:rsidRPr="00C41BF9">
        <w:rPr>
          <w:rFonts w:ascii="Calibri" w:eastAsia="Calibri" w:hAnsi="Calibri" w:cs="Arial"/>
          <w:sz w:val="22"/>
          <w:szCs w:val="22"/>
        </w:rPr>
        <w:t>: Conduct energy audits and set up carbon baselines.</w:t>
      </w:r>
    </w:p>
    <w:p w14:paraId="7E8776A2" w14:textId="77777777" w:rsidR="00C41BF9" w:rsidRPr="00C41BF9" w:rsidRDefault="00C41BF9" w:rsidP="00C41BF9">
      <w:pPr>
        <w:numPr>
          <w:ilvl w:val="0"/>
          <w:numId w:val="125"/>
        </w:numPr>
        <w:spacing w:line="259" w:lineRule="auto"/>
        <w:rPr>
          <w:rFonts w:ascii="Calibri" w:eastAsia="Calibri" w:hAnsi="Calibri" w:cs="Arial"/>
          <w:sz w:val="22"/>
          <w:szCs w:val="22"/>
        </w:rPr>
      </w:pPr>
      <w:r w:rsidRPr="00C41BF9">
        <w:rPr>
          <w:rFonts w:ascii="Calibri" w:eastAsia="Calibri" w:hAnsi="Calibri" w:cs="Arial"/>
          <w:b/>
          <w:bCs/>
          <w:sz w:val="22"/>
          <w:szCs w:val="22"/>
        </w:rPr>
        <w:t>Medium-Term</w:t>
      </w:r>
      <w:r w:rsidRPr="00C41BF9">
        <w:rPr>
          <w:rFonts w:ascii="Calibri" w:eastAsia="Calibri" w:hAnsi="Calibri" w:cs="Arial"/>
          <w:sz w:val="22"/>
          <w:szCs w:val="22"/>
        </w:rPr>
        <w:t>: Implement renewable energy solutions in 50% of operations.</w:t>
      </w:r>
    </w:p>
    <w:p w14:paraId="638F27FD" w14:textId="311B9640" w:rsidR="00C41BF9" w:rsidRPr="003B3A0C" w:rsidRDefault="00C41BF9" w:rsidP="00C41BF9">
      <w:pPr>
        <w:numPr>
          <w:ilvl w:val="0"/>
          <w:numId w:val="125"/>
        </w:numPr>
        <w:spacing w:line="259" w:lineRule="auto"/>
        <w:rPr>
          <w:rFonts w:ascii="Calibri" w:eastAsia="Calibri" w:hAnsi="Calibri" w:cs="Arial"/>
          <w:sz w:val="22"/>
          <w:szCs w:val="22"/>
        </w:rPr>
      </w:pPr>
      <w:r w:rsidRPr="00C41BF9">
        <w:rPr>
          <w:rFonts w:ascii="Calibri" w:eastAsia="Calibri" w:hAnsi="Calibri" w:cs="Arial"/>
          <w:b/>
          <w:bCs/>
          <w:sz w:val="22"/>
          <w:szCs w:val="22"/>
        </w:rPr>
        <w:t>Long-Term</w:t>
      </w:r>
      <w:r w:rsidRPr="00C41BF9">
        <w:rPr>
          <w:rFonts w:ascii="Calibri" w:eastAsia="Calibri" w:hAnsi="Calibri" w:cs="Arial"/>
          <w:sz w:val="22"/>
          <w:szCs w:val="22"/>
        </w:rPr>
        <w:t>: Achieve full carbon neutrality by 2040, with progress checkpoints every five years.</w:t>
      </w:r>
    </w:p>
    <w:p w14:paraId="05FDF905" w14:textId="77777777" w:rsidR="00C41BF9" w:rsidRPr="00C41BF9" w:rsidRDefault="00C41BF9" w:rsidP="00C41BF9">
      <w:pPr>
        <w:spacing w:line="259" w:lineRule="auto"/>
        <w:rPr>
          <w:rFonts w:ascii="Calibri" w:eastAsia="Calibri" w:hAnsi="Calibri" w:cs="Arial"/>
          <w:sz w:val="22"/>
          <w:szCs w:val="22"/>
        </w:rPr>
      </w:pPr>
    </w:p>
    <w:p w14:paraId="7B46DBB3" w14:textId="77777777" w:rsidR="00C41BF9" w:rsidRPr="00C41BF9" w:rsidRDefault="00C41BF9" w:rsidP="00C41BF9">
      <w:pPr>
        <w:spacing w:line="259" w:lineRule="auto"/>
        <w:rPr>
          <w:rFonts w:ascii="Calibri" w:eastAsia="Calibri" w:hAnsi="Calibri" w:cs="Arial"/>
          <w:b/>
          <w:bCs/>
          <w:sz w:val="22"/>
          <w:szCs w:val="22"/>
        </w:rPr>
      </w:pPr>
      <w:r w:rsidRPr="00C41BF9">
        <w:rPr>
          <w:rFonts w:ascii="Calibri" w:eastAsia="Calibri" w:hAnsi="Calibri" w:cs="Arial"/>
          <w:b/>
          <w:bCs/>
          <w:sz w:val="22"/>
          <w:szCs w:val="22"/>
        </w:rPr>
        <w:t>Conclusion: Creating a Cohesive ESG Strategy</w:t>
      </w:r>
    </w:p>
    <w:p w14:paraId="68676CA4" w14:textId="77777777" w:rsidR="00C41BF9" w:rsidRPr="00C41BF9" w:rsidRDefault="00C41BF9" w:rsidP="00C41BF9">
      <w:pPr>
        <w:spacing w:line="259" w:lineRule="auto"/>
        <w:rPr>
          <w:rFonts w:ascii="Calibri" w:eastAsia="Calibri" w:hAnsi="Calibri" w:cs="Arial"/>
          <w:sz w:val="22"/>
          <w:szCs w:val="22"/>
        </w:rPr>
      </w:pPr>
      <w:r w:rsidRPr="00C41BF9">
        <w:rPr>
          <w:rFonts w:ascii="Calibri" w:eastAsia="Calibri" w:hAnsi="Calibri" w:cs="Arial"/>
          <w:sz w:val="22"/>
          <w:szCs w:val="22"/>
        </w:rPr>
        <w:t>Developing an ESG strategy is an ongoing process that starts with understanding material issues and ends with a concrete plan of action. By:</w:t>
      </w:r>
    </w:p>
    <w:p w14:paraId="62BFD147" w14:textId="77777777" w:rsidR="00C41BF9" w:rsidRPr="00C41BF9" w:rsidRDefault="00C41BF9" w:rsidP="00C41BF9">
      <w:pPr>
        <w:numPr>
          <w:ilvl w:val="0"/>
          <w:numId w:val="130"/>
        </w:numPr>
        <w:spacing w:line="259" w:lineRule="auto"/>
        <w:contextualSpacing/>
        <w:rPr>
          <w:rFonts w:ascii="Calibri" w:eastAsia="Calibri" w:hAnsi="Calibri" w:cs="Arial"/>
          <w:sz w:val="22"/>
          <w:szCs w:val="22"/>
        </w:rPr>
      </w:pPr>
      <w:r w:rsidRPr="00C41BF9">
        <w:rPr>
          <w:rFonts w:ascii="Calibri" w:eastAsia="Calibri" w:hAnsi="Calibri" w:cs="Arial"/>
          <w:sz w:val="22"/>
          <w:szCs w:val="22"/>
        </w:rPr>
        <w:t>Defining an aspirational vision and mission,</w:t>
      </w:r>
    </w:p>
    <w:p w14:paraId="73CC7ABD" w14:textId="77777777" w:rsidR="00C41BF9" w:rsidRPr="00C41BF9" w:rsidRDefault="00C41BF9" w:rsidP="00C41BF9">
      <w:pPr>
        <w:numPr>
          <w:ilvl w:val="0"/>
          <w:numId w:val="130"/>
        </w:numPr>
        <w:spacing w:line="259" w:lineRule="auto"/>
        <w:contextualSpacing/>
        <w:rPr>
          <w:rFonts w:ascii="Calibri" w:eastAsia="Calibri" w:hAnsi="Calibri" w:cs="Arial"/>
          <w:sz w:val="22"/>
          <w:szCs w:val="22"/>
        </w:rPr>
      </w:pPr>
      <w:r w:rsidRPr="00C41BF9">
        <w:rPr>
          <w:rFonts w:ascii="Calibri" w:eastAsia="Calibri" w:hAnsi="Calibri" w:cs="Arial"/>
          <w:sz w:val="22"/>
          <w:szCs w:val="22"/>
        </w:rPr>
        <w:t>Establishing strategic pillars to focus your efforts,</w:t>
      </w:r>
    </w:p>
    <w:p w14:paraId="068D9EB9" w14:textId="77777777" w:rsidR="00C41BF9" w:rsidRPr="00C41BF9" w:rsidRDefault="00C41BF9" w:rsidP="00C41BF9">
      <w:pPr>
        <w:numPr>
          <w:ilvl w:val="0"/>
          <w:numId w:val="130"/>
        </w:numPr>
        <w:spacing w:line="259" w:lineRule="auto"/>
        <w:contextualSpacing/>
        <w:rPr>
          <w:rFonts w:ascii="Calibri" w:eastAsia="Calibri" w:hAnsi="Calibri" w:cs="Arial"/>
          <w:sz w:val="22"/>
          <w:szCs w:val="22"/>
        </w:rPr>
      </w:pPr>
      <w:r w:rsidRPr="00C41BF9">
        <w:rPr>
          <w:rFonts w:ascii="Calibri" w:eastAsia="Calibri" w:hAnsi="Calibri" w:cs="Arial"/>
          <w:sz w:val="22"/>
          <w:szCs w:val="22"/>
        </w:rPr>
        <w:t>Setting SMART goals to provide measurable direction, and</w:t>
      </w:r>
    </w:p>
    <w:p w14:paraId="020ECEA4" w14:textId="77777777" w:rsidR="00C41BF9" w:rsidRPr="00C41BF9" w:rsidRDefault="00C41BF9" w:rsidP="00C41BF9">
      <w:pPr>
        <w:numPr>
          <w:ilvl w:val="0"/>
          <w:numId w:val="130"/>
        </w:numPr>
        <w:spacing w:line="259" w:lineRule="auto"/>
        <w:contextualSpacing/>
        <w:rPr>
          <w:rFonts w:ascii="Calibri" w:eastAsia="Calibri" w:hAnsi="Calibri" w:cs="Arial"/>
          <w:sz w:val="22"/>
          <w:szCs w:val="22"/>
        </w:rPr>
      </w:pPr>
      <w:r w:rsidRPr="00C41BF9">
        <w:rPr>
          <w:rFonts w:ascii="Calibri" w:eastAsia="Calibri" w:hAnsi="Calibri" w:cs="Arial"/>
          <w:sz w:val="22"/>
          <w:szCs w:val="22"/>
        </w:rPr>
        <w:t>Building a roadmap that outlines step-by-step implementation,</w:t>
      </w:r>
    </w:p>
    <w:p w14:paraId="0D1A1C3C" w14:textId="77777777" w:rsidR="00C41BF9" w:rsidRPr="00C41BF9" w:rsidRDefault="00C41BF9" w:rsidP="00C41BF9">
      <w:pPr>
        <w:spacing w:line="259" w:lineRule="auto"/>
        <w:rPr>
          <w:rFonts w:ascii="Calibri" w:eastAsia="Calibri" w:hAnsi="Calibri" w:cs="Arial"/>
          <w:sz w:val="22"/>
          <w:szCs w:val="22"/>
        </w:rPr>
      </w:pPr>
      <w:r w:rsidRPr="00C41BF9">
        <w:rPr>
          <w:rFonts w:ascii="Calibri" w:eastAsia="Calibri" w:hAnsi="Calibri" w:cs="Arial"/>
          <w:sz w:val="22"/>
          <w:szCs w:val="22"/>
        </w:rPr>
        <w:t>you will create a comprehensive ESG strategy that drives meaningful change. This chapter has provided the structured approach to move from aspiration to action, allowing your business to embrace sustainability in a way that aligns with its goals and meets stakeholder expectations.</w:t>
      </w:r>
    </w:p>
    <w:p w14:paraId="0FAC86CD" w14:textId="2163C767" w:rsidR="00C41BF9" w:rsidRPr="003B3A0C" w:rsidRDefault="00C41BF9" w:rsidP="00C41BF9">
      <w:pPr>
        <w:spacing w:line="259" w:lineRule="auto"/>
        <w:rPr>
          <w:rFonts w:ascii="Calibri" w:eastAsia="Calibri" w:hAnsi="Calibri" w:cs="Arial"/>
          <w:sz w:val="22"/>
          <w:szCs w:val="22"/>
        </w:rPr>
      </w:pPr>
      <w:r w:rsidRPr="00C41BF9">
        <w:rPr>
          <w:rFonts w:ascii="Calibri" w:eastAsia="Calibri" w:hAnsi="Calibri" w:cs="Arial"/>
          <w:sz w:val="22"/>
          <w:szCs w:val="22"/>
        </w:rPr>
        <w:t>In the appendix, you’ll find tools, templates, and KPIs to support the successful implementation of your ESG strategy, making this a practical guide for your sustainability journey</w:t>
      </w:r>
      <w:r w:rsidR="00133DD7">
        <w:rPr>
          <w:rFonts w:ascii="Calibri" w:eastAsia="Calibri" w:hAnsi="Calibri" w:cs="Arial"/>
          <w:sz w:val="22"/>
          <w:szCs w:val="22"/>
        </w:rPr>
        <w:t>.</w:t>
      </w:r>
    </w:p>
    <w:p w14:paraId="69E6EF9F" w14:textId="2A06E42B" w:rsidR="003B3A0C" w:rsidRDefault="003B3A0C" w:rsidP="003B3A0C">
      <w:pPr>
        <w:pStyle w:val="Heading1"/>
        <w:jc w:val="center"/>
      </w:pPr>
      <w:r>
        <w:lastRenderedPageBreak/>
        <w:t>Appendices</w:t>
      </w:r>
    </w:p>
    <w:p w14:paraId="3A109F04" w14:textId="5820042A" w:rsidR="003B3A0C" w:rsidRPr="00036A71" w:rsidRDefault="003B3A0C" w:rsidP="003B3A0C">
      <w:pPr>
        <w:rPr>
          <w:b/>
          <w:bCs/>
        </w:rPr>
      </w:pPr>
      <w:r w:rsidRPr="00036A71">
        <w:rPr>
          <w:b/>
          <w:bCs/>
        </w:rPr>
        <w:t>Stakeholder Engagement Checklist</w:t>
      </w:r>
    </w:p>
    <w:p w14:paraId="2AB140EF" w14:textId="77777777" w:rsidR="003B3A0C" w:rsidRPr="00036A71" w:rsidRDefault="003B3A0C" w:rsidP="003B3A0C">
      <w:r w:rsidRPr="00036A71">
        <w:rPr>
          <w:b/>
          <w:bCs/>
        </w:rPr>
        <w:t>[Downloadable Stakeholder Engagement Checklist]</w:t>
      </w:r>
    </w:p>
    <w:p w14:paraId="6D14DA8D" w14:textId="77777777" w:rsidR="003B3A0C" w:rsidRPr="00036A71" w:rsidRDefault="003B3A0C" w:rsidP="003B3A0C">
      <w:pPr>
        <w:numPr>
          <w:ilvl w:val="0"/>
          <w:numId w:val="136"/>
        </w:numPr>
        <w:spacing w:line="259" w:lineRule="auto"/>
      </w:pPr>
      <w:r w:rsidRPr="00036A71">
        <w:rPr>
          <w:b/>
          <w:bCs/>
        </w:rPr>
        <w:t>Identify Key Stakeholders:</w:t>
      </w:r>
    </w:p>
    <w:p w14:paraId="5411493C" w14:textId="77777777" w:rsidR="003B3A0C" w:rsidRPr="00036A71" w:rsidRDefault="003B3A0C" w:rsidP="003B3A0C">
      <w:pPr>
        <w:numPr>
          <w:ilvl w:val="1"/>
          <w:numId w:val="136"/>
        </w:numPr>
        <w:spacing w:line="259" w:lineRule="auto"/>
      </w:pPr>
      <w:r w:rsidRPr="00036A71">
        <w:t>Create a list of internal stakeholders (e.g., employees, management, board members).</w:t>
      </w:r>
    </w:p>
    <w:p w14:paraId="36335FEF" w14:textId="77777777" w:rsidR="003B3A0C" w:rsidRPr="00036A71" w:rsidRDefault="003B3A0C" w:rsidP="003B3A0C">
      <w:pPr>
        <w:numPr>
          <w:ilvl w:val="1"/>
          <w:numId w:val="136"/>
        </w:numPr>
        <w:spacing w:line="259" w:lineRule="auto"/>
      </w:pPr>
      <w:r w:rsidRPr="00036A71">
        <w:t>Create a list of external stakeholders (e.g., investors, suppliers, customers, NGOs, local communities).</w:t>
      </w:r>
    </w:p>
    <w:p w14:paraId="6BF42532" w14:textId="77777777" w:rsidR="003B3A0C" w:rsidRPr="00036A71" w:rsidRDefault="003B3A0C" w:rsidP="003B3A0C">
      <w:pPr>
        <w:numPr>
          <w:ilvl w:val="1"/>
          <w:numId w:val="136"/>
        </w:numPr>
        <w:spacing w:line="259" w:lineRule="auto"/>
      </w:pPr>
      <w:r w:rsidRPr="00036A71">
        <w:t>Map stakeholders based on influence and interest in your ESG activities.</w:t>
      </w:r>
    </w:p>
    <w:p w14:paraId="1043D30C" w14:textId="77777777" w:rsidR="003B3A0C" w:rsidRPr="00036A71" w:rsidRDefault="003B3A0C" w:rsidP="003B3A0C">
      <w:pPr>
        <w:numPr>
          <w:ilvl w:val="0"/>
          <w:numId w:val="136"/>
        </w:numPr>
        <w:spacing w:line="259" w:lineRule="auto"/>
      </w:pPr>
      <w:r w:rsidRPr="00036A71">
        <w:rPr>
          <w:b/>
          <w:bCs/>
        </w:rPr>
        <w:t>Determine Stakeholder Expectations:</w:t>
      </w:r>
    </w:p>
    <w:p w14:paraId="15042BC9" w14:textId="77777777" w:rsidR="003B3A0C" w:rsidRPr="00036A71" w:rsidRDefault="003B3A0C" w:rsidP="003B3A0C">
      <w:pPr>
        <w:numPr>
          <w:ilvl w:val="1"/>
          <w:numId w:val="136"/>
        </w:numPr>
        <w:spacing w:line="259" w:lineRule="auto"/>
      </w:pPr>
      <w:r w:rsidRPr="00036A71">
        <w:t>Conduct surveys, interviews, or focus groups to understand stakeholder concerns.</w:t>
      </w:r>
    </w:p>
    <w:p w14:paraId="5C1068E1" w14:textId="77777777" w:rsidR="003B3A0C" w:rsidRPr="00036A71" w:rsidRDefault="003B3A0C" w:rsidP="003B3A0C">
      <w:pPr>
        <w:numPr>
          <w:ilvl w:val="1"/>
          <w:numId w:val="136"/>
        </w:numPr>
        <w:spacing w:line="259" w:lineRule="auto"/>
      </w:pPr>
      <w:r w:rsidRPr="00036A71">
        <w:t>Identify ESG topics that are most important to each stakeholder group.</w:t>
      </w:r>
    </w:p>
    <w:p w14:paraId="7C9455AD" w14:textId="77777777" w:rsidR="003B3A0C" w:rsidRPr="00036A71" w:rsidRDefault="003B3A0C" w:rsidP="003B3A0C">
      <w:pPr>
        <w:numPr>
          <w:ilvl w:val="1"/>
          <w:numId w:val="136"/>
        </w:numPr>
        <w:spacing w:line="259" w:lineRule="auto"/>
      </w:pPr>
      <w:r w:rsidRPr="00036A71">
        <w:t>Analyze and prioritize stakeholder expectations.</w:t>
      </w:r>
    </w:p>
    <w:p w14:paraId="61A7DB29" w14:textId="77777777" w:rsidR="003B3A0C" w:rsidRPr="00036A71" w:rsidRDefault="003B3A0C" w:rsidP="003B3A0C">
      <w:pPr>
        <w:numPr>
          <w:ilvl w:val="0"/>
          <w:numId w:val="136"/>
        </w:numPr>
        <w:spacing w:line="259" w:lineRule="auto"/>
      </w:pPr>
      <w:r w:rsidRPr="00036A71">
        <w:rPr>
          <w:b/>
          <w:bCs/>
        </w:rPr>
        <w:t>Develop Engagement Plan:</w:t>
      </w:r>
    </w:p>
    <w:p w14:paraId="7F8FA3E9" w14:textId="77777777" w:rsidR="003B3A0C" w:rsidRPr="00036A71" w:rsidRDefault="003B3A0C" w:rsidP="003B3A0C">
      <w:pPr>
        <w:numPr>
          <w:ilvl w:val="1"/>
          <w:numId w:val="136"/>
        </w:numPr>
        <w:spacing w:line="259" w:lineRule="auto"/>
      </w:pPr>
      <w:r w:rsidRPr="00036A71">
        <w:t>Develop tailored communication strategies for each stakeholder group.</w:t>
      </w:r>
    </w:p>
    <w:p w14:paraId="449010B0" w14:textId="77777777" w:rsidR="003B3A0C" w:rsidRPr="00036A71" w:rsidRDefault="003B3A0C" w:rsidP="003B3A0C">
      <w:pPr>
        <w:numPr>
          <w:ilvl w:val="1"/>
          <w:numId w:val="136"/>
        </w:numPr>
        <w:spacing w:line="259" w:lineRule="auto"/>
      </w:pPr>
      <w:r w:rsidRPr="00036A71">
        <w:t>Determine frequency and method of communication (e.g., quarterly reports, town halls, social media updates).</w:t>
      </w:r>
    </w:p>
    <w:p w14:paraId="65DD1144" w14:textId="77777777" w:rsidR="003B3A0C" w:rsidRPr="00036A71" w:rsidRDefault="003B3A0C" w:rsidP="003B3A0C">
      <w:pPr>
        <w:numPr>
          <w:ilvl w:val="1"/>
          <w:numId w:val="136"/>
        </w:numPr>
        <w:spacing w:line="259" w:lineRule="auto"/>
      </w:pPr>
      <w:r w:rsidRPr="00036A71">
        <w:t>Establish feedback mechanisms (e.g., online feedback forms, regular meetings).</w:t>
      </w:r>
    </w:p>
    <w:p w14:paraId="6CEC5C08" w14:textId="77777777" w:rsidR="003B3A0C" w:rsidRPr="00036A71" w:rsidRDefault="003B3A0C" w:rsidP="003B3A0C">
      <w:pPr>
        <w:numPr>
          <w:ilvl w:val="0"/>
          <w:numId w:val="136"/>
        </w:numPr>
        <w:spacing w:line="259" w:lineRule="auto"/>
      </w:pPr>
      <w:r w:rsidRPr="00036A71">
        <w:rPr>
          <w:b/>
          <w:bCs/>
        </w:rPr>
        <w:t>Set Clear Objectives:</w:t>
      </w:r>
    </w:p>
    <w:p w14:paraId="42938230" w14:textId="77777777" w:rsidR="003B3A0C" w:rsidRPr="00036A71" w:rsidRDefault="003B3A0C" w:rsidP="003B3A0C">
      <w:pPr>
        <w:numPr>
          <w:ilvl w:val="1"/>
          <w:numId w:val="136"/>
        </w:numPr>
        <w:spacing w:line="259" w:lineRule="auto"/>
      </w:pPr>
      <w:r w:rsidRPr="00036A71">
        <w:t>Define specific engagement goals (e.g., increase investor awareness of ESG strategy).</w:t>
      </w:r>
    </w:p>
    <w:p w14:paraId="2FF638D7" w14:textId="77777777" w:rsidR="003B3A0C" w:rsidRPr="00036A71" w:rsidRDefault="003B3A0C" w:rsidP="003B3A0C">
      <w:pPr>
        <w:numPr>
          <w:ilvl w:val="1"/>
          <w:numId w:val="136"/>
        </w:numPr>
        <w:spacing w:line="259" w:lineRule="auto"/>
      </w:pPr>
      <w:r w:rsidRPr="00036A71">
        <w:t>Align engagement objectives with ESG goals (e.g., promote sustainable sourcing with suppliers).</w:t>
      </w:r>
    </w:p>
    <w:p w14:paraId="13EF5BF0" w14:textId="77777777" w:rsidR="003B3A0C" w:rsidRPr="00036A71" w:rsidRDefault="003B3A0C" w:rsidP="003B3A0C">
      <w:pPr>
        <w:numPr>
          <w:ilvl w:val="0"/>
          <w:numId w:val="136"/>
        </w:numPr>
        <w:spacing w:line="259" w:lineRule="auto"/>
      </w:pPr>
      <w:r w:rsidRPr="00036A71">
        <w:rPr>
          <w:b/>
          <w:bCs/>
        </w:rPr>
        <w:t>Assign Roles and Responsibilities:</w:t>
      </w:r>
    </w:p>
    <w:p w14:paraId="60A6B2C5" w14:textId="77777777" w:rsidR="003B3A0C" w:rsidRPr="00036A71" w:rsidRDefault="003B3A0C" w:rsidP="003B3A0C">
      <w:pPr>
        <w:numPr>
          <w:ilvl w:val="1"/>
          <w:numId w:val="136"/>
        </w:numPr>
        <w:spacing w:line="259" w:lineRule="auto"/>
      </w:pPr>
      <w:r w:rsidRPr="00036A71">
        <w:t>Designate a point of contact for each stakeholder group.</w:t>
      </w:r>
    </w:p>
    <w:p w14:paraId="76250C53" w14:textId="77777777" w:rsidR="003B3A0C" w:rsidRPr="00036A71" w:rsidRDefault="003B3A0C" w:rsidP="003B3A0C">
      <w:pPr>
        <w:numPr>
          <w:ilvl w:val="1"/>
          <w:numId w:val="136"/>
        </w:numPr>
        <w:spacing w:line="259" w:lineRule="auto"/>
      </w:pPr>
      <w:r w:rsidRPr="00036A71">
        <w:t>Assign team members to handle various aspects of stakeholder engagement (e.g., communications, data collection, follow-up).</w:t>
      </w:r>
    </w:p>
    <w:p w14:paraId="0656C76A" w14:textId="77777777" w:rsidR="003B3A0C" w:rsidRPr="00036A71" w:rsidRDefault="003B3A0C" w:rsidP="003B3A0C">
      <w:pPr>
        <w:numPr>
          <w:ilvl w:val="0"/>
          <w:numId w:val="136"/>
        </w:numPr>
        <w:spacing w:line="259" w:lineRule="auto"/>
      </w:pPr>
      <w:r w:rsidRPr="00036A71">
        <w:rPr>
          <w:b/>
          <w:bCs/>
        </w:rPr>
        <w:t>Monitor Engagement Outcomes:</w:t>
      </w:r>
    </w:p>
    <w:p w14:paraId="4A2CD957" w14:textId="77777777" w:rsidR="003B3A0C" w:rsidRPr="00036A71" w:rsidRDefault="003B3A0C" w:rsidP="003B3A0C">
      <w:pPr>
        <w:numPr>
          <w:ilvl w:val="1"/>
          <w:numId w:val="136"/>
        </w:numPr>
        <w:spacing w:line="259" w:lineRule="auto"/>
      </w:pPr>
      <w:r w:rsidRPr="00036A71">
        <w:lastRenderedPageBreak/>
        <w:t>Track stakeholder feedback and its impact on ESG strategy.</w:t>
      </w:r>
    </w:p>
    <w:p w14:paraId="359AC269" w14:textId="77777777" w:rsidR="003B3A0C" w:rsidRPr="00036A71" w:rsidRDefault="003B3A0C" w:rsidP="003B3A0C">
      <w:pPr>
        <w:numPr>
          <w:ilvl w:val="1"/>
          <w:numId w:val="136"/>
        </w:numPr>
        <w:spacing w:line="259" w:lineRule="auto"/>
      </w:pPr>
      <w:r w:rsidRPr="00036A71">
        <w:t>Regularly review engagement outcomes to ensure objectives are being met.</w:t>
      </w:r>
    </w:p>
    <w:p w14:paraId="481E8BD7" w14:textId="7259BD03" w:rsidR="003B3A0C" w:rsidRDefault="003B3A0C" w:rsidP="003B3A0C">
      <w:pPr>
        <w:numPr>
          <w:ilvl w:val="1"/>
          <w:numId w:val="136"/>
        </w:numPr>
        <w:spacing w:line="259" w:lineRule="auto"/>
      </w:pPr>
      <w:r w:rsidRPr="00036A71">
        <w:t>Adjust the stakeholder engagement plan based on new insights or feedback.</w:t>
      </w:r>
    </w:p>
    <w:p w14:paraId="56E790CB" w14:textId="77777777" w:rsidR="003B3A0C" w:rsidRDefault="003B3A0C" w:rsidP="003B3A0C"/>
    <w:p w14:paraId="0CAAA5D9" w14:textId="77777777" w:rsidR="003B3A0C" w:rsidRPr="00036A71" w:rsidRDefault="003B3A0C" w:rsidP="003B3A0C">
      <w:pPr>
        <w:rPr>
          <w:b/>
          <w:bCs/>
        </w:rPr>
      </w:pPr>
      <w:r w:rsidRPr="00036A71">
        <w:rPr>
          <w:b/>
          <w:bCs/>
        </w:rPr>
        <w:t>4. ESG Risk Assessment Template</w:t>
      </w:r>
    </w:p>
    <w:p w14:paraId="09A9311B" w14:textId="77777777" w:rsidR="003B3A0C" w:rsidRPr="00036A71" w:rsidRDefault="003B3A0C" w:rsidP="003B3A0C">
      <w:r w:rsidRPr="00036A71">
        <w:rPr>
          <w:b/>
          <w:bCs/>
        </w:rPr>
        <w:t>[Downloadable ESG Risk Assessment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1604"/>
        <w:gridCol w:w="1084"/>
        <w:gridCol w:w="884"/>
        <w:gridCol w:w="1968"/>
        <w:gridCol w:w="1343"/>
        <w:gridCol w:w="945"/>
      </w:tblGrid>
      <w:tr w:rsidR="003B3A0C" w:rsidRPr="00036A71" w14:paraId="6C099603" w14:textId="77777777" w:rsidTr="00CD46E3">
        <w:trPr>
          <w:tblHeader/>
          <w:tblCellSpacing w:w="15" w:type="dxa"/>
        </w:trPr>
        <w:tc>
          <w:tcPr>
            <w:tcW w:w="0" w:type="auto"/>
            <w:vAlign w:val="center"/>
            <w:hideMark/>
          </w:tcPr>
          <w:p w14:paraId="3ACD7FEC" w14:textId="77777777" w:rsidR="003B3A0C" w:rsidRPr="00036A71" w:rsidRDefault="003B3A0C" w:rsidP="00CD46E3">
            <w:pPr>
              <w:rPr>
                <w:b/>
                <w:bCs/>
              </w:rPr>
            </w:pPr>
            <w:r w:rsidRPr="00036A71">
              <w:rPr>
                <w:b/>
                <w:bCs/>
              </w:rPr>
              <w:t>Risk Category</w:t>
            </w:r>
          </w:p>
        </w:tc>
        <w:tc>
          <w:tcPr>
            <w:tcW w:w="0" w:type="auto"/>
            <w:vAlign w:val="center"/>
            <w:hideMark/>
          </w:tcPr>
          <w:p w14:paraId="78B15387" w14:textId="77777777" w:rsidR="003B3A0C" w:rsidRPr="00036A71" w:rsidRDefault="003B3A0C" w:rsidP="00CD46E3">
            <w:pPr>
              <w:rPr>
                <w:b/>
                <w:bCs/>
              </w:rPr>
            </w:pPr>
            <w:r w:rsidRPr="00036A71">
              <w:rPr>
                <w:b/>
                <w:bCs/>
              </w:rPr>
              <w:t>Risk Description</w:t>
            </w:r>
          </w:p>
        </w:tc>
        <w:tc>
          <w:tcPr>
            <w:tcW w:w="0" w:type="auto"/>
            <w:vAlign w:val="center"/>
            <w:hideMark/>
          </w:tcPr>
          <w:p w14:paraId="45DE573B" w14:textId="77777777" w:rsidR="003B3A0C" w:rsidRPr="00036A71" w:rsidRDefault="003B3A0C" w:rsidP="00CD46E3">
            <w:pPr>
              <w:rPr>
                <w:b/>
                <w:bCs/>
              </w:rPr>
            </w:pPr>
            <w:r w:rsidRPr="00036A71">
              <w:rPr>
                <w:b/>
                <w:bCs/>
              </w:rPr>
              <w:t>Likelihood</w:t>
            </w:r>
          </w:p>
        </w:tc>
        <w:tc>
          <w:tcPr>
            <w:tcW w:w="0" w:type="auto"/>
            <w:vAlign w:val="center"/>
            <w:hideMark/>
          </w:tcPr>
          <w:p w14:paraId="7DC54F91" w14:textId="77777777" w:rsidR="003B3A0C" w:rsidRPr="00036A71" w:rsidRDefault="003B3A0C" w:rsidP="00CD46E3">
            <w:pPr>
              <w:rPr>
                <w:b/>
                <w:bCs/>
              </w:rPr>
            </w:pPr>
            <w:r w:rsidRPr="00036A71">
              <w:rPr>
                <w:b/>
                <w:bCs/>
              </w:rPr>
              <w:t>Impact</w:t>
            </w:r>
          </w:p>
        </w:tc>
        <w:tc>
          <w:tcPr>
            <w:tcW w:w="0" w:type="auto"/>
            <w:vAlign w:val="center"/>
            <w:hideMark/>
          </w:tcPr>
          <w:p w14:paraId="158A656A" w14:textId="77777777" w:rsidR="003B3A0C" w:rsidRPr="00036A71" w:rsidRDefault="003B3A0C" w:rsidP="00CD46E3">
            <w:pPr>
              <w:rPr>
                <w:b/>
                <w:bCs/>
              </w:rPr>
            </w:pPr>
            <w:r w:rsidRPr="00036A71">
              <w:rPr>
                <w:b/>
                <w:bCs/>
              </w:rPr>
              <w:t>Mitigation Strategy</w:t>
            </w:r>
          </w:p>
        </w:tc>
        <w:tc>
          <w:tcPr>
            <w:tcW w:w="0" w:type="auto"/>
            <w:vAlign w:val="center"/>
            <w:hideMark/>
          </w:tcPr>
          <w:p w14:paraId="7961512C" w14:textId="77777777" w:rsidR="003B3A0C" w:rsidRPr="00036A71" w:rsidRDefault="003B3A0C" w:rsidP="00CD46E3">
            <w:pPr>
              <w:rPr>
                <w:b/>
                <w:bCs/>
              </w:rPr>
            </w:pPr>
            <w:r w:rsidRPr="00036A71">
              <w:rPr>
                <w:b/>
                <w:bCs/>
              </w:rPr>
              <w:t>Owner</w:t>
            </w:r>
          </w:p>
        </w:tc>
        <w:tc>
          <w:tcPr>
            <w:tcW w:w="0" w:type="auto"/>
            <w:vAlign w:val="center"/>
            <w:hideMark/>
          </w:tcPr>
          <w:p w14:paraId="2573F1A2" w14:textId="77777777" w:rsidR="003B3A0C" w:rsidRPr="00036A71" w:rsidRDefault="003B3A0C" w:rsidP="00CD46E3">
            <w:pPr>
              <w:rPr>
                <w:b/>
                <w:bCs/>
              </w:rPr>
            </w:pPr>
            <w:r w:rsidRPr="00036A71">
              <w:rPr>
                <w:b/>
                <w:bCs/>
              </w:rPr>
              <w:t>Status</w:t>
            </w:r>
          </w:p>
        </w:tc>
      </w:tr>
      <w:tr w:rsidR="003B3A0C" w:rsidRPr="00036A71" w14:paraId="3FB53116" w14:textId="77777777" w:rsidTr="00CD46E3">
        <w:trPr>
          <w:tblCellSpacing w:w="15" w:type="dxa"/>
        </w:trPr>
        <w:tc>
          <w:tcPr>
            <w:tcW w:w="0" w:type="auto"/>
            <w:vAlign w:val="center"/>
            <w:hideMark/>
          </w:tcPr>
          <w:p w14:paraId="46CCD9D7" w14:textId="77777777" w:rsidR="003B3A0C" w:rsidRPr="00036A71" w:rsidRDefault="003B3A0C" w:rsidP="00CD46E3">
            <w:r w:rsidRPr="00036A71">
              <w:rPr>
                <w:b/>
                <w:bCs/>
              </w:rPr>
              <w:t>Environmental</w:t>
            </w:r>
          </w:p>
        </w:tc>
        <w:tc>
          <w:tcPr>
            <w:tcW w:w="0" w:type="auto"/>
            <w:vAlign w:val="center"/>
            <w:hideMark/>
          </w:tcPr>
          <w:p w14:paraId="3BCDE48C" w14:textId="77777777" w:rsidR="003B3A0C" w:rsidRPr="00036A71" w:rsidRDefault="003B3A0C" w:rsidP="00CD46E3">
            <w:r w:rsidRPr="00036A71">
              <w:t>Climate change impacts on supply chain</w:t>
            </w:r>
          </w:p>
        </w:tc>
        <w:tc>
          <w:tcPr>
            <w:tcW w:w="0" w:type="auto"/>
            <w:vAlign w:val="center"/>
            <w:hideMark/>
          </w:tcPr>
          <w:p w14:paraId="64C5A7B9" w14:textId="77777777" w:rsidR="003B3A0C" w:rsidRPr="00036A71" w:rsidRDefault="003B3A0C" w:rsidP="00CD46E3">
            <w:r w:rsidRPr="00036A71">
              <w:t>High</w:t>
            </w:r>
          </w:p>
        </w:tc>
        <w:tc>
          <w:tcPr>
            <w:tcW w:w="0" w:type="auto"/>
            <w:vAlign w:val="center"/>
            <w:hideMark/>
          </w:tcPr>
          <w:p w14:paraId="0DC04E62" w14:textId="77777777" w:rsidR="003B3A0C" w:rsidRPr="00036A71" w:rsidRDefault="003B3A0C" w:rsidP="00CD46E3">
            <w:r w:rsidRPr="00036A71">
              <w:t>High</w:t>
            </w:r>
          </w:p>
        </w:tc>
        <w:tc>
          <w:tcPr>
            <w:tcW w:w="0" w:type="auto"/>
            <w:vAlign w:val="center"/>
            <w:hideMark/>
          </w:tcPr>
          <w:p w14:paraId="258BC7D7" w14:textId="77777777" w:rsidR="003B3A0C" w:rsidRPr="00036A71" w:rsidRDefault="003B3A0C" w:rsidP="00CD46E3">
            <w:r w:rsidRPr="00036A71">
              <w:t>Diversify suppliers in less vulnerable regions</w:t>
            </w:r>
          </w:p>
        </w:tc>
        <w:tc>
          <w:tcPr>
            <w:tcW w:w="0" w:type="auto"/>
            <w:vAlign w:val="center"/>
            <w:hideMark/>
          </w:tcPr>
          <w:p w14:paraId="7E7E4C75" w14:textId="77777777" w:rsidR="003B3A0C" w:rsidRPr="00036A71" w:rsidRDefault="003B3A0C" w:rsidP="00CD46E3">
            <w:r w:rsidRPr="00036A71">
              <w:t>Supply Chain Manager</w:t>
            </w:r>
          </w:p>
        </w:tc>
        <w:tc>
          <w:tcPr>
            <w:tcW w:w="0" w:type="auto"/>
            <w:vAlign w:val="center"/>
            <w:hideMark/>
          </w:tcPr>
          <w:p w14:paraId="4E481E09" w14:textId="77777777" w:rsidR="003B3A0C" w:rsidRPr="00036A71" w:rsidRDefault="003B3A0C" w:rsidP="00CD46E3">
            <w:r w:rsidRPr="00036A71">
              <w:t>In Progress</w:t>
            </w:r>
          </w:p>
        </w:tc>
      </w:tr>
      <w:tr w:rsidR="003B3A0C" w:rsidRPr="00036A71" w14:paraId="5EFA8557" w14:textId="77777777" w:rsidTr="00CD46E3">
        <w:trPr>
          <w:tblCellSpacing w:w="15" w:type="dxa"/>
        </w:trPr>
        <w:tc>
          <w:tcPr>
            <w:tcW w:w="0" w:type="auto"/>
            <w:vAlign w:val="center"/>
            <w:hideMark/>
          </w:tcPr>
          <w:p w14:paraId="2528EF76" w14:textId="77777777" w:rsidR="003B3A0C" w:rsidRPr="00036A71" w:rsidRDefault="003B3A0C" w:rsidP="00CD46E3">
            <w:r w:rsidRPr="00036A71">
              <w:rPr>
                <w:b/>
                <w:bCs/>
              </w:rPr>
              <w:t>Social</w:t>
            </w:r>
          </w:p>
        </w:tc>
        <w:tc>
          <w:tcPr>
            <w:tcW w:w="0" w:type="auto"/>
            <w:vAlign w:val="center"/>
            <w:hideMark/>
          </w:tcPr>
          <w:p w14:paraId="2E774CDF" w14:textId="77777777" w:rsidR="003B3A0C" w:rsidRPr="00036A71" w:rsidRDefault="003B3A0C" w:rsidP="00CD46E3">
            <w:r w:rsidRPr="00036A71">
              <w:t>Labor strikes due to working conditions</w:t>
            </w:r>
          </w:p>
        </w:tc>
        <w:tc>
          <w:tcPr>
            <w:tcW w:w="0" w:type="auto"/>
            <w:vAlign w:val="center"/>
            <w:hideMark/>
          </w:tcPr>
          <w:p w14:paraId="31CCDA09" w14:textId="77777777" w:rsidR="003B3A0C" w:rsidRPr="00036A71" w:rsidRDefault="003B3A0C" w:rsidP="00CD46E3">
            <w:r w:rsidRPr="00036A71">
              <w:t>Medium</w:t>
            </w:r>
          </w:p>
        </w:tc>
        <w:tc>
          <w:tcPr>
            <w:tcW w:w="0" w:type="auto"/>
            <w:vAlign w:val="center"/>
            <w:hideMark/>
          </w:tcPr>
          <w:p w14:paraId="1AD548A3" w14:textId="77777777" w:rsidR="003B3A0C" w:rsidRPr="00036A71" w:rsidRDefault="003B3A0C" w:rsidP="00CD46E3">
            <w:r w:rsidRPr="00036A71">
              <w:t>Medium</w:t>
            </w:r>
          </w:p>
        </w:tc>
        <w:tc>
          <w:tcPr>
            <w:tcW w:w="0" w:type="auto"/>
            <w:vAlign w:val="center"/>
            <w:hideMark/>
          </w:tcPr>
          <w:p w14:paraId="035065FE" w14:textId="77777777" w:rsidR="003B3A0C" w:rsidRPr="00036A71" w:rsidRDefault="003B3A0C" w:rsidP="00CD46E3">
            <w:r w:rsidRPr="00036A71">
              <w:t>Improve worker conditions and offer competitive benefits</w:t>
            </w:r>
          </w:p>
        </w:tc>
        <w:tc>
          <w:tcPr>
            <w:tcW w:w="0" w:type="auto"/>
            <w:vAlign w:val="center"/>
            <w:hideMark/>
          </w:tcPr>
          <w:p w14:paraId="3E656D68" w14:textId="77777777" w:rsidR="003B3A0C" w:rsidRPr="00036A71" w:rsidRDefault="003B3A0C" w:rsidP="00CD46E3">
            <w:r w:rsidRPr="00036A71">
              <w:t>HR Manager</w:t>
            </w:r>
          </w:p>
        </w:tc>
        <w:tc>
          <w:tcPr>
            <w:tcW w:w="0" w:type="auto"/>
            <w:vAlign w:val="center"/>
            <w:hideMark/>
          </w:tcPr>
          <w:p w14:paraId="54230819" w14:textId="77777777" w:rsidR="003B3A0C" w:rsidRPr="00036A71" w:rsidRDefault="003B3A0C" w:rsidP="00CD46E3">
            <w:r w:rsidRPr="00036A71">
              <w:t>Not Started</w:t>
            </w:r>
          </w:p>
        </w:tc>
      </w:tr>
      <w:tr w:rsidR="003B3A0C" w:rsidRPr="00036A71" w14:paraId="10704F11" w14:textId="77777777" w:rsidTr="00CD46E3">
        <w:trPr>
          <w:tblCellSpacing w:w="15" w:type="dxa"/>
        </w:trPr>
        <w:tc>
          <w:tcPr>
            <w:tcW w:w="0" w:type="auto"/>
            <w:vAlign w:val="center"/>
            <w:hideMark/>
          </w:tcPr>
          <w:p w14:paraId="4BDA47C7" w14:textId="77777777" w:rsidR="003B3A0C" w:rsidRPr="00036A71" w:rsidRDefault="003B3A0C" w:rsidP="00CD46E3">
            <w:r w:rsidRPr="00036A71">
              <w:rPr>
                <w:b/>
                <w:bCs/>
              </w:rPr>
              <w:t>Governance</w:t>
            </w:r>
          </w:p>
        </w:tc>
        <w:tc>
          <w:tcPr>
            <w:tcW w:w="0" w:type="auto"/>
            <w:vAlign w:val="center"/>
            <w:hideMark/>
          </w:tcPr>
          <w:p w14:paraId="100069B9" w14:textId="77777777" w:rsidR="003B3A0C" w:rsidRPr="00036A71" w:rsidRDefault="003B3A0C" w:rsidP="00CD46E3">
            <w:r w:rsidRPr="00036A71">
              <w:t>Failure to comply with new ESG regulations</w:t>
            </w:r>
          </w:p>
        </w:tc>
        <w:tc>
          <w:tcPr>
            <w:tcW w:w="0" w:type="auto"/>
            <w:vAlign w:val="center"/>
            <w:hideMark/>
          </w:tcPr>
          <w:p w14:paraId="7AE49C2B" w14:textId="77777777" w:rsidR="003B3A0C" w:rsidRPr="00036A71" w:rsidRDefault="003B3A0C" w:rsidP="00CD46E3">
            <w:r w:rsidRPr="00036A71">
              <w:t>High</w:t>
            </w:r>
          </w:p>
        </w:tc>
        <w:tc>
          <w:tcPr>
            <w:tcW w:w="0" w:type="auto"/>
            <w:vAlign w:val="center"/>
            <w:hideMark/>
          </w:tcPr>
          <w:p w14:paraId="2F482624" w14:textId="77777777" w:rsidR="003B3A0C" w:rsidRPr="00036A71" w:rsidRDefault="003B3A0C" w:rsidP="00CD46E3">
            <w:r w:rsidRPr="00036A71">
              <w:t>High</w:t>
            </w:r>
          </w:p>
        </w:tc>
        <w:tc>
          <w:tcPr>
            <w:tcW w:w="0" w:type="auto"/>
            <w:vAlign w:val="center"/>
            <w:hideMark/>
          </w:tcPr>
          <w:p w14:paraId="7DEC0B1E" w14:textId="77777777" w:rsidR="003B3A0C" w:rsidRPr="00036A71" w:rsidRDefault="003B3A0C" w:rsidP="00CD46E3">
            <w:r w:rsidRPr="00036A71">
              <w:t>Hire external consultants to audit compliance</w:t>
            </w:r>
          </w:p>
        </w:tc>
        <w:tc>
          <w:tcPr>
            <w:tcW w:w="0" w:type="auto"/>
            <w:vAlign w:val="center"/>
            <w:hideMark/>
          </w:tcPr>
          <w:p w14:paraId="63736825" w14:textId="77777777" w:rsidR="003B3A0C" w:rsidRPr="00036A71" w:rsidRDefault="003B3A0C" w:rsidP="00CD46E3">
            <w:r w:rsidRPr="00036A71">
              <w:t>Compliance Officer</w:t>
            </w:r>
          </w:p>
        </w:tc>
        <w:tc>
          <w:tcPr>
            <w:tcW w:w="0" w:type="auto"/>
            <w:vAlign w:val="center"/>
            <w:hideMark/>
          </w:tcPr>
          <w:p w14:paraId="5D6F4328" w14:textId="77777777" w:rsidR="003B3A0C" w:rsidRPr="00036A71" w:rsidRDefault="003B3A0C" w:rsidP="00CD46E3">
            <w:r w:rsidRPr="00036A71">
              <w:t>In Progress</w:t>
            </w:r>
          </w:p>
        </w:tc>
      </w:tr>
      <w:tr w:rsidR="003B3A0C" w:rsidRPr="00036A71" w14:paraId="2DB84306" w14:textId="77777777" w:rsidTr="00CD46E3">
        <w:trPr>
          <w:tblCellSpacing w:w="15" w:type="dxa"/>
        </w:trPr>
        <w:tc>
          <w:tcPr>
            <w:tcW w:w="0" w:type="auto"/>
            <w:vAlign w:val="center"/>
            <w:hideMark/>
          </w:tcPr>
          <w:p w14:paraId="3F960A7B" w14:textId="77777777" w:rsidR="003B3A0C" w:rsidRPr="00036A71" w:rsidRDefault="003B3A0C" w:rsidP="00CD46E3">
            <w:r w:rsidRPr="00036A71">
              <w:rPr>
                <w:b/>
                <w:bCs/>
              </w:rPr>
              <w:t>Reputation</w:t>
            </w:r>
          </w:p>
        </w:tc>
        <w:tc>
          <w:tcPr>
            <w:tcW w:w="0" w:type="auto"/>
            <w:vAlign w:val="center"/>
            <w:hideMark/>
          </w:tcPr>
          <w:p w14:paraId="7A1CD936" w14:textId="77777777" w:rsidR="003B3A0C" w:rsidRPr="00036A71" w:rsidRDefault="003B3A0C" w:rsidP="00CD46E3">
            <w:r w:rsidRPr="00036A71">
              <w:t>Negative media coverage on ESG practices</w:t>
            </w:r>
          </w:p>
        </w:tc>
        <w:tc>
          <w:tcPr>
            <w:tcW w:w="0" w:type="auto"/>
            <w:vAlign w:val="center"/>
            <w:hideMark/>
          </w:tcPr>
          <w:p w14:paraId="3FC5E63A" w14:textId="77777777" w:rsidR="003B3A0C" w:rsidRPr="00036A71" w:rsidRDefault="003B3A0C" w:rsidP="00CD46E3">
            <w:r w:rsidRPr="00036A71">
              <w:t>Medium</w:t>
            </w:r>
          </w:p>
        </w:tc>
        <w:tc>
          <w:tcPr>
            <w:tcW w:w="0" w:type="auto"/>
            <w:vAlign w:val="center"/>
            <w:hideMark/>
          </w:tcPr>
          <w:p w14:paraId="261E116B" w14:textId="77777777" w:rsidR="003B3A0C" w:rsidRPr="00036A71" w:rsidRDefault="003B3A0C" w:rsidP="00CD46E3">
            <w:r w:rsidRPr="00036A71">
              <w:t>High</w:t>
            </w:r>
          </w:p>
        </w:tc>
        <w:tc>
          <w:tcPr>
            <w:tcW w:w="0" w:type="auto"/>
            <w:vAlign w:val="center"/>
            <w:hideMark/>
          </w:tcPr>
          <w:p w14:paraId="6A8F013F" w14:textId="77777777" w:rsidR="003B3A0C" w:rsidRPr="00036A71" w:rsidRDefault="003B3A0C" w:rsidP="00CD46E3">
            <w:r w:rsidRPr="00036A71">
              <w:t>Develop a crisis management plan and improve transparency</w:t>
            </w:r>
          </w:p>
        </w:tc>
        <w:tc>
          <w:tcPr>
            <w:tcW w:w="0" w:type="auto"/>
            <w:vAlign w:val="center"/>
            <w:hideMark/>
          </w:tcPr>
          <w:p w14:paraId="0B2FC3C1" w14:textId="77777777" w:rsidR="003B3A0C" w:rsidRPr="00036A71" w:rsidRDefault="003B3A0C" w:rsidP="00CD46E3">
            <w:r w:rsidRPr="00036A71">
              <w:t>PR Manager</w:t>
            </w:r>
          </w:p>
        </w:tc>
        <w:tc>
          <w:tcPr>
            <w:tcW w:w="0" w:type="auto"/>
            <w:vAlign w:val="center"/>
            <w:hideMark/>
          </w:tcPr>
          <w:p w14:paraId="42756BE0" w14:textId="77777777" w:rsidR="003B3A0C" w:rsidRPr="00036A71" w:rsidRDefault="003B3A0C" w:rsidP="00CD46E3">
            <w:r w:rsidRPr="00036A71">
              <w:t>Ongoing</w:t>
            </w:r>
          </w:p>
        </w:tc>
      </w:tr>
    </w:tbl>
    <w:p w14:paraId="10EFFE12" w14:textId="77777777" w:rsidR="003B3A0C" w:rsidRPr="00036A71" w:rsidRDefault="003B3A0C" w:rsidP="003B3A0C">
      <w:r w:rsidRPr="00036A71">
        <w:rPr>
          <w:b/>
          <w:bCs/>
        </w:rPr>
        <w:t>Instructions:</w:t>
      </w:r>
    </w:p>
    <w:p w14:paraId="61F2B78D" w14:textId="77777777" w:rsidR="003B3A0C" w:rsidRPr="00036A71" w:rsidRDefault="003B3A0C" w:rsidP="003B3A0C">
      <w:pPr>
        <w:numPr>
          <w:ilvl w:val="0"/>
          <w:numId w:val="137"/>
        </w:numPr>
        <w:spacing w:line="259" w:lineRule="auto"/>
      </w:pPr>
      <w:r w:rsidRPr="00036A71">
        <w:t>Use this template to assess ESG risks across environmental, social, and governance categories.</w:t>
      </w:r>
    </w:p>
    <w:p w14:paraId="37789336" w14:textId="77777777" w:rsidR="003B3A0C" w:rsidRPr="00036A71" w:rsidRDefault="003B3A0C" w:rsidP="003B3A0C">
      <w:pPr>
        <w:numPr>
          <w:ilvl w:val="0"/>
          <w:numId w:val="137"/>
        </w:numPr>
        <w:spacing w:line="259" w:lineRule="auto"/>
      </w:pPr>
      <w:r w:rsidRPr="00036A71">
        <w:t>Regularly update the “Likelihood” and “Impact” ratings based on new data.</w:t>
      </w:r>
    </w:p>
    <w:p w14:paraId="27B4432E" w14:textId="77777777" w:rsidR="003B3A0C" w:rsidRPr="00036A71" w:rsidRDefault="003B3A0C" w:rsidP="003B3A0C">
      <w:pPr>
        <w:numPr>
          <w:ilvl w:val="0"/>
          <w:numId w:val="137"/>
        </w:numPr>
        <w:spacing w:line="259" w:lineRule="auto"/>
      </w:pPr>
      <w:r w:rsidRPr="00036A71">
        <w:t>Include mitigation strategies to minimize potential risks.</w:t>
      </w:r>
    </w:p>
    <w:p w14:paraId="4981F6E7" w14:textId="77777777" w:rsidR="003B3A0C" w:rsidRPr="00036A71" w:rsidRDefault="003B3A0C" w:rsidP="003B3A0C">
      <w:pPr>
        <w:rPr>
          <w:b/>
          <w:bCs/>
        </w:rPr>
      </w:pPr>
      <w:r w:rsidRPr="00036A71">
        <w:rPr>
          <w:b/>
          <w:bCs/>
        </w:rPr>
        <w:t>5. ESG Communication Plan Template</w:t>
      </w:r>
    </w:p>
    <w:p w14:paraId="19E9E8CB" w14:textId="77777777" w:rsidR="003B3A0C" w:rsidRPr="00036A71" w:rsidRDefault="003B3A0C" w:rsidP="003B3A0C">
      <w:r w:rsidRPr="00036A71">
        <w:rPr>
          <w:b/>
          <w:bCs/>
        </w:rPr>
        <w:t>[Downloadable ESG Communication Plan Template]</w:t>
      </w:r>
    </w:p>
    <w:p w14:paraId="3D94644D" w14:textId="77777777" w:rsidR="003B3A0C" w:rsidRPr="00036A71" w:rsidRDefault="003B3A0C" w:rsidP="003B3A0C">
      <w:r w:rsidRPr="00036A71">
        <w:rPr>
          <w:b/>
          <w:bCs/>
        </w:rPr>
        <w:lastRenderedPageBreak/>
        <w:t>Internal Communication:</w:t>
      </w:r>
    </w:p>
    <w:p w14:paraId="00D8AC6D" w14:textId="77777777" w:rsidR="003B3A0C" w:rsidRPr="00036A71" w:rsidRDefault="003B3A0C" w:rsidP="003B3A0C">
      <w:pPr>
        <w:numPr>
          <w:ilvl w:val="0"/>
          <w:numId w:val="138"/>
        </w:numPr>
        <w:spacing w:line="259" w:lineRule="auto"/>
      </w:pPr>
      <w:r w:rsidRPr="00036A71">
        <w:rPr>
          <w:b/>
          <w:bCs/>
        </w:rPr>
        <w:t>Objective</w:t>
      </w:r>
      <w:r w:rsidRPr="00036A71">
        <w:t>: Ensure all employees understand the ESG strategy and their role in its success.</w:t>
      </w:r>
    </w:p>
    <w:p w14:paraId="135B8BE5" w14:textId="77777777" w:rsidR="003B3A0C" w:rsidRPr="00036A71" w:rsidRDefault="003B3A0C" w:rsidP="003B3A0C">
      <w:pPr>
        <w:numPr>
          <w:ilvl w:val="0"/>
          <w:numId w:val="138"/>
        </w:numPr>
        <w:spacing w:line="259" w:lineRule="auto"/>
      </w:pPr>
      <w:r w:rsidRPr="00036A71">
        <w:rPr>
          <w:b/>
          <w:bCs/>
        </w:rPr>
        <w:t>Audience</w:t>
      </w:r>
      <w:r w:rsidRPr="00036A71">
        <w:t>: Employees, department heads, leadership.</w:t>
      </w:r>
    </w:p>
    <w:p w14:paraId="3A128FCF" w14:textId="77777777" w:rsidR="003B3A0C" w:rsidRPr="00036A71" w:rsidRDefault="003B3A0C" w:rsidP="003B3A0C">
      <w:pPr>
        <w:numPr>
          <w:ilvl w:val="0"/>
          <w:numId w:val="138"/>
        </w:numPr>
        <w:spacing w:line="259" w:lineRule="auto"/>
      </w:pPr>
      <w:r w:rsidRPr="00036A71">
        <w:rPr>
          <w:b/>
          <w:bCs/>
        </w:rPr>
        <w:t>Channels</w:t>
      </w:r>
      <w:r w:rsidRPr="00036A71">
        <w:t>:</w:t>
      </w:r>
    </w:p>
    <w:p w14:paraId="7523BF57" w14:textId="77777777" w:rsidR="003B3A0C" w:rsidRPr="00036A71" w:rsidRDefault="003B3A0C" w:rsidP="003B3A0C">
      <w:pPr>
        <w:numPr>
          <w:ilvl w:val="1"/>
          <w:numId w:val="138"/>
        </w:numPr>
        <w:spacing w:line="259" w:lineRule="auto"/>
      </w:pPr>
      <w:r w:rsidRPr="00036A71">
        <w:t>Monthly newsletter.</w:t>
      </w:r>
    </w:p>
    <w:p w14:paraId="77706B88" w14:textId="77777777" w:rsidR="003B3A0C" w:rsidRPr="00036A71" w:rsidRDefault="003B3A0C" w:rsidP="003B3A0C">
      <w:pPr>
        <w:numPr>
          <w:ilvl w:val="1"/>
          <w:numId w:val="138"/>
        </w:numPr>
        <w:spacing w:line="259" w:lineRule="auto"/>
      </w:pPr>
      <w:r w:rsidRPr="00036A71">
        <w:t>Intranet updates.</w:t>
      </w:r>
    </w:p>
    <w:p w14:paraId="2EDA3539" w14:textId="77777777" w:rsidR="003B3A0C" w:rsidRPr="00036A71" w:rsidRDefault="003B3A0C" w:rsidP="003B3A0C">
      <w:pPr>
        <w:numPr>
          <w:ilvl w:val="1"/>
          <w:numId w:val="138"/>
        </w:numPr>
        <w:spacing w:line="259" w:lineRule="auto"/>
      </w:pPr>
      <w:r w:rsidRPr="00036A71">
        <w:t>Town hall meetings.</w:t>
      </w:r>
    </w:p>
    <w:p w14:paraId="04388615" w14:textId="77777777" w:rsidR="003B3A0C" w:rsidRPr="00036A71" w:rsidRDefault="003B3A0C" w:rsidP="003B3A0C">
      <w:pPr>
        <w:numPr>
          <w:ilvl w:val="1"/>
          <w:numId w:val="138"/>
        </w:numPr>
        <w:spacing w:line="259" w:lineRule="auto"/>
      </w:pPr>
      <w:r w:rsidRPr="00036A71">
        <w:t>ESG training workshops.</w:t>
      </w:r>
    </w:p>
    <w:p w14:paraId="077C73DA" w14:textId="77777777" w:rsidR="003B3A0C" w:rsidRPr="00036A71" w:rsidRDefault="003B3A0C" w:rsidP="003B3A0C">
      <w:pPr>
        <w:numPr>
          <w:ilvl w:val="0"/>
          <w:numId w:val="138"/>
        </w:numPr>
        <w:spacing w:line="259" w:lineRule="auto"/>
      </w:pPr>
      <w:r w:rsidRPr="00036A71">
        <w:rPr>
          <w:b/>
          <w:bCs/>
        </w:rPr>
        <w:t>Frequency</w:t>
      </w:r>
      <w:r w:rsidRPr="00036A71">
        <w:t>: Monthly, quarterly.</w:t>
      </w:r>
    </w:p>
    <w:p w14:paraId="4C7529B7" w14:textId="77777777" w:rsidR="003B3A0C" w:rsidRPr="00036A71" w:rsidRDefault="003B3A0C" w:rsidP="003B3A0C">
      <w:r w:rsidRPr="00036A71">
        <w:rPr>
          <w:b/>
          <w:bCs/>
        </w:rPr>
        <w:t>External Communication:</w:t>
      </w:r>
    </w:p>
    <w:p w14:paraId="45CE422C" w14:textId="77777777" w:rsidR="003B3A0C" w:rsidRPr="00036A71" w:rsidRDefault="003B3A0C" w:rsidP="003B3A0C">
      <w:pPr>
        <w:numPr>
          <w:ilvl w:val="0"/>
          <w:numId w:val="139"/>
        </w:numPr>
        <w:spacing w:line="259" w:lineRule="auto"/>
      </w:pPr>
      <w:r w:rsidRPr="00036A71">
        <w:rPr>
          <w:b/>
          <w:bCs/>
        </w:rPr>
        <w:t>Objective</w:t>
      </w:r>
      <w:r w:rsidRPr="00036A71">
        <w:t>: Share ESG progress with external stakeholders, including investors, customers, and the public.</w:t>
      </w:r>
    </w:p>
    <w:p w14:paraId="14CD7305" w14:textId="77777777" w:rsidR="003B3A0C" w:rsidRPr="00036A71" w:rsidRDefault="003B3A0C" w:rsidP="003B3A0C">
      <w:pPr>
        <w:numPr>
          <w:ilvl w:val="0"/>
          <w:numId w:val="139"/>
        </w:numPr>
        <w:spacing w:line="259" w:lineRule="auto"/>
      </w:pPr>
      <w:r w:rsidRPr="00036A71">
        <w:rPr>
          <w:b/>
          <w:bCs/>
        </w:rPr>
        <w:t>Audience</w:t>
      </w:r>
      <w:r w:rsidRPr="00036A71">
        <w:t>: Investors, customers, suppliers, media.</w:t>
      </w:r>
    </w:p>
    <w:p w14:paraId="28C242E9" w14:textId="77777777" w:rsidR="003B3A0C" w:rsidRPr="00036A71" w:rsidRDefault="003B3A0C" w:rsidP="003B3A0C">
      <w:pPr>
        <w:numPr>
          <w:ilvl w:val="0"/>
          <w:numId w:val="139"/>
        </w:numPr>
        <w:spacing w:line="259" w:lineRule="auto"/>
      </w:pPr>
      <w:r w:rsidRPr="00036A71">
        <w:rPr>
          <w:b/>
          <w:bCs/>
        </w:rPr>
        <w:t>Channels</w:t>
      </w:r>
      <w:r w:rsidRPr="00036A71">
        <w:t>:</w:t>
      </w:r>
    </w:p>
    <w:p w14:paraId="3F8DB20C" w14:textId="77777777" w:rsidR="003B3A0C" w:rsidRPr="00036A71" w:rsidRDefault="003B3A0C" w:rsidP="003B3A0C">
      <w:pPr>
        <w:numPr>
          <w:ilvl w:val="1"/>
          <w:numId w:val="139"/>
        </w:numPr>
        <w:spacing w:line="259" w:lineRule="auto"/>
      </w:pPr>
      <w:r w:rsidRPr="00036A71">
        <w:t>Annual ESG report.</w:t>
      </w:r>
    </w:p>
    <w:p w14:paraId="39F44230" w14:textId="77777777" w:rsidR="003B3A0C" w:rsidRPr="00036A71" w:rsidRDefault="003B3A0C" w:rsidP="003B3A0C">
      <w:pPr>
        <w:numPr>
          <w:ilvl w:val="1"/>
          <w:numId w:val="139"/>
        </w:numPr>
        <w:spacing w:line="259" w:lineRule="auto"/>
      </w:pPr>
      <w:r w:rsidRPr="00036A71">
        <w:t>Investor roadshows.</w:t>
      </w:r>
    </w:p>
    <w:p w14:paraId="6A9BFE61" w14:textId="77777777" w:rsidR="003B3A0C" w:rsidRPr="00036A71" w:rsidRDefault="003B3A0C" w:rsidP="003B3A0C">
      <w:pPr>
        <w:numPr>
          <w:ilvl w:val="1"/>
          <w:numId w:val="139"/>
        </w:numPr>
        <w:spacing w:line="259" w:lineRule="auto"/>
      </w:pPr>
      <w:r w:rsidRPr="00036A71">
        <w:t>Press releases.</w:t>
      </w:r>
    </w:p>
    <w:p w14:paraId="7D7AD25C" w14:textId="77777777" w:rsidR="003B3A0C" w:rsidRPr="00036A71" w:rsidRDefault="003B3A0C" w:rsidP="003B3A0C">
      <w:pPr>
        <w:numPr>
          <w:ilvl w:val="1"/>
          <w:numId w:val="139"/>
        </w:numPr>
        <w:spacing w:line="259" w:lineRule="auto"/>
      </w:pPr>
      <w:r w:rsidRPr="00036A71">
        <w:t>Social media updates.</w:t>
      </w:r>
    </w:p>
    <w:p w14:paraId="6BE50EAD" w14:textId="77777777" w:rsidR="003B3A0C" w:rsidRPr="00036A71" w:rsidRDefault="003B3A0C" w:rsidP="003B3A0C">
      <w:pPr>
        <w:numPr>
          <w:ilvl w:val="0"/>
          <w:numId w:val="139"/>
        </w:numPr>
        <w:spacing w:line="259" w:lineRule="auto"/>
      </w:pPr>
      <w:r w:rsidRPr="00036A71">
        <w:rPr>
          <w:b/>
          <w:bCs/>
        </w:rPr>
        <w:t>Frequency</w:t>
      </w:r>
      <w:r w:rsidRPr="00036A71">
        <w:t>: Annually (for report), quarterly (for updates).</w:t>
      </w:r>
    </w:p>
    <w:p w14:paraId="4D70FB68" w14:textId="77777777" w:rsidR="003B3A0C" w:rsidRPr="00036A71" w:rsidRDefault="003B3A0C" w:rsidP="003B3A0C">
      <w:r w:rsidRPr="00036A71">
        <w:rPr>
          <w:b/>
          <w:bCs/>
        </w:rPr>
        <w:t>Key Messages:</w:t>
      </w:r>
    </w:p>
    <w:p w14:paraId="0269A8AA" w14:textId="77777777" w:rsidR="003B3A0C" w:rsidRPr="00036A71" w:rsidRDefault="003B3A0C" w:rsidP="003B3A0C">
      <w:pPr>
        <w:numPr>
          <w:ilvl w:val="0"/>
          <w:numId w:val="140"/>
        </w:numPr>
        <w:spacing w:line="259" w:lineRule="auto"/>
      </w:pPr>
      <w:r w:rsidRPr="00036A71">
        <w:t>Highlight major ESG achievements (e.g., reduction in carbon emissions, diversity improvements).</w:t>
      </w:r>
    </w:p>
    <w:p w14:paraId="2A783A1B" w14:textId="77777777" w:rsidR="003B3A0C" w:rsidRPr="00036A71" w:rsidRDefault="003B3A0C" w:rsidP="003B3A0C">
      <w:pPr>
        <w:numPr>
          <w:ilvl w:val="0"/>
          <w:numId w:val="140"/>
        </w:numPr>
        <w:spacing w:line="259" w:lineRule="auto"/>
      </w:pPr>
      <w:r w:rsidRPr="00036A71">
        <w:t>Communicate future goals and targets.</w:t>
      </w:r>
    </w:p>
    <w:p w14:paraId="6159E810" w14:textId="77777777" w:rsidR="003B3A0C" w:rsidRPr="00036A71" w:rsidRDefault="003B3A0C" w:rsidP="003B3A0C">
      <w:pPr>
        <w:numPr>
          <w:ilvl w:val="0"/>
          <w:numId w:val="140"/>
        </w:numPr>
        <w:spacing w:line="259" w:lineRule="auto"/>
      </w:pPr>
      <w:r w:rsidRPr="00036A71">
        <w:t>Address any challenges or setbacks transparently.</w:t>
      </w:r>
    </w:p>
    <w:p w14:paraId="51289EE1" w14:textId="77777777" w:rsidR="003B3A0C" w:rsidRPr="00036A71" w:rsidRDefault="003B3A0C" w:rsidP="003B3A0C">
      <w:r w:rsidRPr="00036A71">
        <w:rPr>
          <w:b/>
          <w:bCs/>
        </w:rPr>
        <w:t>Checklist for Communication Plan:</w:t>
      </w:r>
    </w:p>
    <w:p w14:paraId="1E63FB40" w14:textId="77777777" w:rsidR="003B3A0C" w:rsidRPr="00036A71" w:rsidRDefault="003B3A0C" w:rsidP="003B3A0C">
      <w:pPr>
        <w:numPr>
          <w:ilvl w:val="0"/>
          <w:numId w:val="141"/>
        </w:numPr>
        <w:spacing w:line="259" w:lineRule="auto"/>
      </w:pPr>
      <w:r w:rsidRPr="00036A71">
        <w:t>Does your message align with the company’s overall ESG vision?</w:t>
      </w:r>
    </w:p>
    <w:p w14:paraId="7CAA9419" w14:textId="77777777" w:rsidR="003B3A0C" w:rsidRPr="00036A71" w:rsidRDefault="003B3A0C" w:rsidP="003B3A0C">
      <w:pPr>
        <w:numPr>
          <w:ilvl w:val="0"/>
          <w:numId w:val="141"/>
        </w:numPr>
        <w:spacing w:line="259" w:lineRule="auto"/>
      </w:pPr>
      <w:r w:rsidRPr="00036A71">
        <w:t>Are you using the right communication channels for your audience?</w:t>
      </w:r>
    </w:p>
    <w:p w14:paraId="370078B8" w14:textId="77777777" w:rsidR="003B3A0C" w:rsidRPr="00036A71" w:rsidRDefault="003B3A0C" w:rsidP="003B3A0C">
      <w:pPr>
        <w:numPr>
          <w:ilvl w:val="0"/>
          <w:numId w:val="141"/>
        </w:numPr>
        <w:spacing w:line="259" w:lineRule="auto"/>
      </w:pPr>
      <w:r w:rsidRPr="00036A71">
        <w:lastRenderedPageBreak/>
        <w:t>Is your communication transparent, consistent, and supported by data?</w:t>
      </w:r>
    </w:p>
    <w:p w14:paraId="28240B94" w14:textId="77777777" w:rsidR="003B3A0C" w:rsidRPr="00036A71" w:rsidRDefault="003B3A0C" w:rsidP="003B3A0C"/>
    <w:p w14:paraId="09DCF35A" w14:textId="77777777" w:rsidR="003B3A0C" w:rsidRPr="00036A71" w:rsidRDefault="003B3A0C" w:rsidP="003B3A0C">
      <w:r w:rsidRPr="00036A71">
        <w:t xml:space="preserve">  </w:t>
      </w:r>
      <w:r w:rsidRPr="00036A71">
        <w:rPr>
          <w:b/>
          <w:bCs/>
        </w:rPr>
        <w:t>Alignment with Company’s ESG Vision</w:t>
      </w:r>
      <w:r w:rsidRPr="00036A71">
        <w:t>:</w:t>
      </w:r>
    </w:p>
    <w:p w14:paraId="7C707B37" w14:textId="77777777" w:rsidR="003B3A0C" w:rsidRPr="00036A71" w:rsidRDefault="003B3A0C" w:rsidP="003B3A0C">
      <w:pPr>
        <w:numPr>
          <w:ilvl w:val="0"/>
          <w:numId w:val="142"/>
        </w:numPr>
        <w:spacing w:line="259" w:lineRule="auto"/>
      </w:pPr>
      <w:r w:rsidRPr="00036A71">
        <w:t>Does your communication align with the overall ESG mission and vision?</w:t>
      </w:r>
    </w:p>
    <w:p w14:paraId="0233DDAD" w14:textId="77777777" w:rsidR="003B3A0C" w:rsidRPr="00036A71" w:rsidRDefault="003B3A0C" w:rsidP="003B3A0C">
      <w:pPr>
        <w:numPr>
          <w:ilvl w:val="0"/>
          <w:numId w:val="142"/>
        </w:numPr>
        <w:spacing w:line="259" w:lineRule="auto"/>
      </w:pPr>
      <w:r w:rsidRPr="00036A71">
        <w:t>Are you highlighting the most material issues identified in your ESG strategy?</w:t>
      </w:r>
    </w:p>
    <w:p w14:paraId="1ACBF085" w14:textId="77777777" w:rsidR="003B3A0C" w:rsidRPr="00036A71" w:rsidRDefault="003B3A0C" w:rsidP="003B3A0C">
      <w:r w:rsidRPr="00036A71">
        <w:t xml:space="preserve">  </w:t>
      </w:r>
      <w:r w:rsidRPr="00036A71">
        <w:rPr>
          <w:b/>
          <w:bCs/>
        </w:rPr>
        <w:t>Channel Selection</w:t>
      </w:r>
      <w:r w:rsidRPr="00036A71">
        <w:t>:</w:t>
      </w:r>
    </w:p>
    <w:p w14:paraId="1CD6DA6A" w14:textId="77777777" w:rsidR="003B3A0C" w:rsidRPr="00036A71" w:rsidRDefault="003B3A0C" w:rsidP="003B3A0C">
      <w:pPr>
        <w:numPr>
          <w:ilvl w:val="0"/>
          <w:numId w:val="143"/>
        </w:numPr>
        <w:spacing w:line="259" w:lineRule="auto"/>
      </w:pPr>
      <w:r w:rsidRPr="00036A71">
        <w:t>Are you using the right channels for each audience (e.g., intranet for employees, social media for customers)?</w:t>
      </w:r>
    </w:p>
    <w:p w14:paraId="7985D28C" w14:textId="77777777" w:rsidR="003B3A0C" w:rsidRPr="00036A71" w:rsidRDefault="003B3A0C" w:rsidP="003B3A0C">
      <w:pPr>
        <w:numPr>
          <w:ilvl w:val="0"/>
          <w:numId w:val="143"/>
        </w:numPr>
        <w:spacing w:line="259" w:lineRule="auto"/>
      </w:pPr>
      <w:r w:rsidRPr="00036A71">
        <w:t>Have you considered both internal and external stakeholders in your plan?</w:t>
      </w:r>
    </w:p>
    <w:p w14:paraId="1DEB2DFC" w14:textId="77777777" w:rsidR="003B3A0C" w:rsidRPr="00036A71" w:rsidRDefault="003B3A0C" w:rsidP="003B3A0C">
      <w:r w:rsidRPr="00036A71">
        <w:t xml:space="preserve">  </w:t>
      </w:r>
      <w:r w:rsidRPr="00036A71">
        <w:rPr>
          <w:b/>
          <w:bCs/>
        </w:rPr>
        <w:t>Consistency and Transparency</w:t>
      </w:r>
      <w:r w:rsidRPr="00036A71">
        <w:t>:</w:t>
      </w:r>
    </w:p>
    <w:p w14:paraId="624FF064" w14:textId="77777777" w:rsidR="003B3A0C" w:rsidRPr="00036A71" w:rsidRDefault="003B3A0C" w:rsidP="003B3A0C">
      <w:pPr>
        <w:numPr>
          <w:ilvl w:val="0"/>
          <w:numId w:val="144"/>
        </w:numPr>
        <w:spacing w:line="259" w:lineRule="auto"/>
      </w:pPr>
      <w:r w:rsidRPr="00036A71">
        <w:t>Are your ESG communications consistent across all platforms?</w:t>
      </w:r>
    </w:p>
    <w:p w14:paraId="2FC60FFC" w14:textId="77777777" w:rsidR="003B3A0C" w:rsidRPr="00036A71" w:rsidRDefault="003B3A0C" w:rsidP="003B3A0C">
      <w:pPr>
        <w:numPr>
          <w:ilvl w:val="0"/>
          <w:numId w:val="144"/>
        </w:numPr>
        <w:spacing w:line="259" w:lineRule="auto"/>
      </w:pPr>
      <w:r w:rsidRPr="00036A71">
        <w:t>Are you transparent about both achievements and areas for improvement?</w:t>
      </w:r>
    </w:p>
    <w:p w14:paraId="5C60005A" w14:textId="77777777" w:rsidR="003B3A0C" w:rsidRPr="00036A71" w:rsidRDefault="003B3A0C" w:rsidP="003B3A0C">
      <w:r w:rsidRPr="00036A71">
        <w:t xml:space="preserve">  </w:t>
      </w:r>
      <w:r w:rsidRPr="00036A71">
        <w:rPr>
          <w:b/>
          <w:bCs/>
        </w:rPr>
        <w:t>Data-Driven Messaging</w:t>
      </w:r>
      <w:r w:rsidRPr="00036A71">
        <w:t>:</w:t>
      </w:r>
    </w:p>
    <w:p w14:paraId="69FA534F" w14:textId="77777777" w:rsidR="003B3A0C" w:rsidRPr="00036A71" w:rsidRDefault="003B3A0C" w:rsidP="003B3A0C">
      <w:pPr>
        <w:numPr>
          <w:ilvl w:val="0"/>
          <w:numId w:val="145"/>
        </w:numPr>
        <w:spacing w:line="259" w:lineRule="auto"/>
      </w:pPr>
      <w:r w:rsidRPr="00036A71">
        <w:t>Is your communication supported by accurate and up-to-date ESG data?</w:t>
      </w:r>
    </w:p>
    <w:p w14:paraId="435AFD01" w14:textId="77777777" w:rsidR="003B3A0C" w:rsidRPr="00036A71" w:rsidRDefault="003B3A0C" w:rsidP="003B3A0C">
      <w:pPr>
        <w:numPr>
          <w:ilvl w:val="0"/>
          <w:numId w:val="145"/>
        </w:numPr>
        <w:spacing w:line="259" w:lineRule="auto"/>
      </w:pPr>
      <w:r w:rsidRPr="00036A71">
        <w:t>Are you using clear, easy-to-understand metrics and visuals?</w:t>
      </w:r>
    </w:p>
    <w:p w14:paraId="14A8DA25" w14:textId="77777777" w:rsidR="003B3A0C" w:rsidRPr="00036A71" w:rsidRDefault="003B3A0C" w:rsidP="003B3A0C">
      <w:r w:rsidRPr="00036A71">
        <w:t xml:space="preserve">  </w:t>
      </w:r>
      <w:r w:rsidRPr="00036A71">
        <w:rPr>
          <w:b/>
          <w:bCs/>
        </w:rPr>
        <w:t>Engagement and Feedback</w:t>
      </w:r>
      <w:r w:rsidRPr="00036A71">
        <w:t>:</w:t>
      </w:r>
    </w:p>
    <w:p w14:paraId="2CC57B8F" w14:textId="77777777" w:rsidR="003B3A0C" w:rsidRPr="00036A71" w:rsidRDefault="003B3A0C" w:rsidP="003B3A0C">
      <w:pPr>
        <w:numPr>
          <w:ilvl w:val="0"/>
          <w:numId w:val="146"/>
        </w:numPr>
        <w:spacing w:line="259" w:lineRule="auto"/>
      </w:pPr>
      <w:r w:rsidRPr="00036A71">
        <w:t>Are you providing opportunities for stakeholders to ask questions and provide feedback?</w:t>
      </w:r>
    </w:p>
    <w:p w14:paraId="2F21E6AE" w14:textId="77777777" w:rsidR="003B3A0C" w:rsidRDefault="003B3A0C" w:rsidP="003B3A0C">
      <w:pPr>
        <w:numPr>
          <w:ilvl w:val="0"/>
          <w:numId w:val="146"/>
        </w:numPr>
        <w:spacing w:line="259" w:lineRule="auto"/>
      </w:pPr>
      <w:r w:rsidRPr="00036A71">
        <w:t>Have you established a feedback loop to improve future communications?</w:t>
      </w:r>
    </w:p>
    <w:p w14:paraId="429B70DC" w14:textId="77777777" w:rsidR="003B3A0C" w:rsidRDefault="003B3A0C" w:rsidP="003B3A0C"/>
    <w:p w14:paraId="604584FB" w14:textId="77777777" w:rsidR="003B3A0C" w:rsidRDefault="003B3A0C" w:rsidP="003B3A0C"/>
    <w:p w14:paraId="660B81F3" w14:textId="77777777" w:rsidR="003B3A0C" w:rsidRDefault="003B3A0C" w:rsidP="003B3A0C"/>
    <w:p w14:paraId="62852F47" w14:textId="77777777" w:rsidR="003B3A0C" w:rsidRDefault="003B3A0C" w:rsidP="003B3A0C"/>
    <w:p w14:paraId="2A739521" w14:textId="77777777" w:rsidR="003B3A0C" w:rsidRDefault="003B3A0C" w:rsidP="003B3A0C"/>
    <w:p w14:paraId="2F2CE0C4" w14:textId="77777777" w:rsidR="003B3A0C" w:rsidRDefault="003B3A0C" w:rsidP="003B3A0C"/>
    <w:p w14:paraId="314A81B3" w14:textId="77777777" w:rsidR="003B3A0C" w:rsidRDefault="003B3A0C" w:rsidP="003B3A0C"/>
    <w:p w14:paraId="125E7736" w14:textId="77777777" w:rsidR="003B3A0C" w:rsidRDefault="003B3A0C" w:rsidP="003B3A0C"/>
    <w:p w14:paraId="4D101B86" w14:textId="77777777" w:rsidR="003B3A0C" w:rsidRDefault="003B3A0C" w:rsidP="003B3A0C"/>
    <w:p w14:paraId="7DFCB366" w14:textId="77777777" w:rsidR="003B3A0C" w:rsidRDefault="003B3A0C" w:rsidP="003B3A0C">
      <w:r>
        <w:lastRenderedPageBreak/>
        <w:t xml:space="preserve">CHAPTER 2 – risk assessment and CSA </w:t>
      </w:r>
    </w:p>
    <w:p w14:paraId="627B5A72" w14:textId="77777777" w:rsidR="003B3A0C" w:rsidRPr="00036A71" w:rsidRDefault="003B3A0C" w:rsidP="003B3A0C"/>
    <w:p w14:paraId="3149B423" w14:textId="77777777" w:rsidR="003B3A0C" w:rsidRPr="00781F90" w:rsidRDefault="003B3A0C" w:rsidP="003B3A0C">
      <w:pPr>
        <w:rPr>
          <w:b/>
          <w:bCs/>
        </w:rPr>
      </w:pPr>
      <w:r w:rsidRPr="00781F90">
        <w:rPr>
          <w:b/>
          <w:bCs/>
        </w:rPr>
        <w:t>1. Stakeholder Engagement Survey Template</w:t>
      </w:r>
    </w:p>
    <w:p w14:paraId="73906BB1" w14:textId="77777777" w:rsidR="003B3A0C" w:rsidRPr="00781F90" w:rsidRDefault="003B3A0C" w:rsidP="003B3A0C">
      <w:r w:rsidRPr="00781F90">
        <w:rPr>
          <w:b/>
          <w:bCs/>
        </w:rPr>
        <w:t>Introduction</w:t>
      </w:r>
      <w:r w:rsidRPr="00781F90">
        <w:t xml:space="preserve">: This survey template is </w:t>
      </w:r>
      <w:r w:rsidRPr="00781F90">
        <w:rPr>
          <w:b/>
          <w:bCs/>
        </w:rPr>
        <w:t>customizable</w:t>
      </w:r>
      <w:r w:rsidRPr="00781F90">
        <w:t xml:space="preserve"> and designed to help companies understand the perspectives of their stakeholders—including employees, suppliers, customers, and community members—on critical ESG (Environmental, Social, and Governance) issues. The questions below are designed to be a starting point that can be tailored to fit specific industries or organizational needs. The responses collected will help shape your ESG strategy by identifying key areas of concern and opportunities for improvement.</w:t>
      </w:r>
    </w:p>
    <w:p w14:paraId="0680625C" w14:textId="77777777" w:rsidR="003B3A0C" w:rsidRPr="00781F90" w:rsidRDefault="003B3A0C" w:rsidP="003B3A0C">
      <w:r w:rsidRPr="00781F90">
        <w:rPr>
          <w:b/>
          <w:bCs/>
        </w:rPr>
        <w:t>Survey Questions</w:t>
      </w:r>
      <w:r w:rsidRPr="00781F90">
        <w:t>:</w:t>
      </w:r>
    </w:p>
    <w:p w14:paraId="064A1D0C" w14:textId="77777777" w:rsidR="003B3A0C" w:rsidRPr="00781F90" w:rsidRDefault="003B3A0C" w:rsidP="003B3A0C">
      <w:r w:rsidRPr="00781F90">
        <w:rPr>
          <w:b/>
          <w:bCs/>
        </w:rPr>
        <w:t>Employee Section</w:t>
      </w:r>
      <w:r w:rsidRPr="00781F90">
        <w:t>:</w:t>
      </w:r>
    </w:p>
    <w:p w14:paraId="6448FC9F" w14:textId="77777777" w:rsidR="003B3A0C" w:rsidRPr="00781F90" w:rsidRDefault="003B3A0C" w:rsidP="003B3A0C">
      <w:pPr>
        <w:numPr>
          <w:ilvl w:val="0"/>
          <w:numId w:val="147"/>
        </w:numPr>
        <w:spacing w:line="259" w:lineRule="auto"/>
      </w:pPr>
      <w:r w:rsidRPr="00781F90">
        <w:rPr>
          <w:b/>
          <w:bCs/>
        </w:rPr>
        <w:t>How aware are you of the company’s environmental initiatives?</w:t>
      </w:r>
    </w:p>
    <w:p w14:paraId="5F10407E" w14:textId="77777777" w:rsidR="003B3A0C" w:rsidRPr="00781F90" w:rsidRDefault="003B3A0C" w:rsidP="003B3A0C">
      <w:pPr>
        <w:numPr>
          <w:ilvl w:val="1"/>
          <w:numId w:val="147"/>
        </w:numPr>
        <w:spacing w:line="259" w:lineRule="auto"/>
      </w:pPr>
      <w:r w:rsidRPr="00781F90">
        <w:t>Not aware at all / Slightly aware / Moderately aware / Very aware / Extremely aware</w:t>
      </w:r>
    </w:p>
    <w:p w14:paraId="0D870EB9" w14:textId="77777777" w:rsidR="003B3A0C" w:rsidRPr="00781F90" w:rsidRDefault="003B3A0C" w:rsidP="003B3A0C">
      <w:pPr>
        <w:numPr>
          <w:ilvl w:val="0"/>
          <w:numId w:val="147"/>
        </w:numPr>
        <w:spacing w:line="259" w:lineRule="auto"/>
      </w:pPr>
      <w:r w:rsidRPr="00781F90">
        <w:rPr>
          <w:b/>
          <w:bCs/>
        </w:rPr>
        <w:t>How satisfied are you with the company’s commitment to diversity and inclusion?</w:t>
      </w:r>
    </w:p>
    <w:p w14:paraId="114C86BB" w14:textId="77777777" w:rsidR="003B3A0C" w:rsidRPr="00781F90" w:rsidRDefault="003B3A0C" w:rsidP="003B3A0C">
      <w:pPr>
        <w:numPr>
          <w:ilvl w:val="1"/>
          <w:numId w:val="147"/>
        </w:numPr>
        <w:spacing w:line="259" w:lineRule="auto"/>
      </w:pPr>
      <w:r w:rsidRPr="00781F90">
        <w:t>Very dissatisfied / Dissatisfied / Neutral / Satisfied / Very satisfied</w:t>
      </w:r>
    </w:p>
    <w:p w14:paraId="3FD97E43" w14:textId="77777777" w:rsidR="003B3A0C" w:rsidRPr="00781F90" w:rsidRDefault="003B3A0C" w:rsidP="003B3A0C">
      <w:pPr>
        <w:numPr>
          <w:ilvl w:val="0"/>
          <w:numId w:val="147"/>
        </w:numPr>
        <w:spacing w:line="259" w:lineRule="auto"/>
      </w:pPr>
      <w:r w:rsidRPr="00781F90">
        <w:rPr>
          <w:b/>
          <w:bCs/>
        </w:rPr>
        <w:t>Do you believe the company supports employee well-being (work-life balance, mental health support, etc.)?</w:t>
      </w:r>
    </w:p>
    <w:p w14:paraId="15CDB160" w14:textId="77777777" w:rsidR="003B3A0C" w:rsidRPr="00781F90" w:rsidRDefault="003B3A0C" w:rsidP="003B3A0C">
      <w:pPr>
        <w:numPr>
          <w:ilvl w:val="1"/>
          <w:numId w:val="147"/>
        </w:numPr>
        <w:spacing w:line="259" w:lineRule="auto"/>
      </w:pPr>
      <w:r w:rsidRPr="00781F90">
        <w:t>Strongly disagree / Disagree / Neutral / Agree / Strongly agree</w:t>
      </w:r>
    </w:p>
    <w:p w14:paraId="0F1A6BF9" w14:textId="77777777" w:rsidR="003B3A0C" w:rsidRPr="00781F90" w:rsidRDefault="003B3A0C" w:rsidP="003B3A0C">
      <w:pPr>
        <w:numPr>
          <w:ilvl w:val="0"/>
          <w:numId w:val="147"/>
        </w:numPr>
        <w:spacing w:line="259" w:lineRule="auto"/>
      </w:pPr>
      <w:r w:rsidRPr="00781F90">
        <w:rPr>
          <w:b/>
          <w:bCs/>
        </w:rPr>
        <w:t>How often do you participate in the company’s sustainability initiatives (e.g., recycling programs, energy-saving measures)?</w:t>
      </w:r>
    </w:p>
    <w:p w14:paraId="03ACD680" w14:textId="77777777" w:rsidR="003B3A0C" w:rsidRPr="00781F90" w:rsidRDefault="003B3A0C" w:rsidP="003B3A0C">
      <w:pPr>
        <w:numPr>
          <w:ilvl w:val="1"/>
          <w:numId w:val="147"/>
        </w:numPr>
        <w:spacing w:line="259" w:lineRule="auto"/>
      </w:pPr>
      <w:r w:rsidRPr="00781F90">
        <w:t>Never / Rarely / Occasionally / Frequently / Always</w:t>
      </w:r>
    </w:p>
    <w:p w14:paraId="18AD91F8" w14:textId="77777777" w:rsidR="003B3A0C" w:rsidRPr="00781F90" w:rsidRDefault="003B3A0C" w:rsidP="003B3A0C">
      <w:pPr>
        <w:numPr>
          <w:ilvl w:val="0"/>
          <w:numId w:val="147"/>
        </w:numPr>
        <w:spacing w:line="259" w:lineRule="auto"/>
      </w:pPr>
      <w:r w:rsidRPr="00781F90">
        <w:rPr>
          <w:b/>
          <w:bCs/>
        </w:rPr>
        <w:t>How can the company improve its environmental efforts at the workplace?</w:t>
      </w:r>
      <w:r w:rsidRPr="00781F90">
        <w:t xml:space="preserve"> </w:t>
      </w:r>
      <w:r w:rsidRPr="00781F90">
        <w:rPr>
          <w:i/>
          <w:iCs/>
        </w:rPr>
        <w:t>(Open-ended)</w:t>
      </w:r>
    </w:p>
    <w:p w14:paraId="55C583AD" w14:textId="77777777" w:rsidR="003B3A0C" w:rsidRPr="00781F90" w:rsidRDefault="003B3A0C" w:rsidP="003B3A0C">
      <w:r w:rsidRPr="00781F90">
        <w:rPr>
          <w:b/>
          <w:bCs/>
        </w:rPr>
        <w:t>Supplier Section</w:t>
      </w:r>
      <w:r w:rsidRPr="00781F90">
        <w:t>:</w:t>
      </w:r>
    </w:p>
    <w:p w14:paraId="1559609D" w14:textId="77777777" w:rsidR="003B3A0C" w:rsidRPr="00781F90" w:rsidRDefault="003B3A0C" w:rsidP="003B3A0C">
      <w:pPr>
        <w:numPr>
          <w:ilvl w:val="0"/>
          <w:numId w:val="148"/>
        </w:numPr>
        <w:spacing w:line="259" w:lineRule="auto"/>
      </w:pPr>
      <w:r w:rsidRPr="00781F90">
        <w:rPr>
          <w:b/>
          <w:bCs/>
        </w:rPr>
        <w:t>How would you rate our company’s communication regarding ESG expectations?</w:t>
      </w:r>
    </w:p>
    <w:p w14:paraId="20DC1591" w14:textId="77777777" w:rsidR="003B3A0C" w:rsidRPr="00781F90" w:rsidRDefault="003B3A0C" w:rsidP="003B3A0C">
      <w:pPr>
        <w:numPr>
          <w:ilvl w:val="1"/>
          <w:numId w:val="148"/>
        </w:numPr>
        <w:spacing w:line="259" w:lineRule="auto"/>
      </w:pPr>
      <w:r w:rsidRPr="00781F90">
        <w:t>Poor / Fair / Good / Very good / Excellent</w:t>
      </w:r>
    </w:p>
    <w:p w14:paraId="36342DCC" w14:textId="77777777" w:rsidR="003B3A0C" w:rsidRPr="00781F90" w:rsidRDefault="003B3A0C" w:rsidP="003B3A0C">
      <w:pPr>
        <w:numPr>
          <w:ilvl w:val="0"/>
          <w:numId w:val="148"/>
        </w:numPr>
        <w:spacing w:line="259" w:lineRule="auto"/>
      </w:pPr>
      <w:r w:rsidRPr="00781F90">
        <w:rPr>
          <w:b/>
          <w:bCs/>
        </w:rPr>
        <w:t>To what extent are you willing to collaborate to improve our shared environmental footprint?</w:t>
      </w:r>
    </w:p>
    <w:p w14:paraId="0ACDC7F3" w14:textId="77777777" w:rsidR="003B3A0C" w:rsidRPr="00781F90" w:rsidRDefault="003B3A0C" w:rsidP="003B3A0C">
      <w:pPr>
        <w:numPr>
          <w:ilvl w:val="1"/>
          <w:numId w:val="148"/>
        </w:numPr>
        <w:spacing w:line="259" w:lineRule="auto"/>
      </w:pPr>
      <w:r w:rsidRPr="00781F90">
        <w:t>Not willing at all / Somewhat willing / Neutral / Willing / Extremely willing</w:t>
      </w:r>
    </w:p>
    <w:p w14:paraId="137C6AC7" w14:textId="77777777" w:rsidR="003B3A0C" w:rsidRPr="00781F90" w:rsidRDefault="003B3A0C" w:rsidP="003B3A0C">
      <w:pPr>
        <w:numPr>
          <w:ilvl w:val="0"/>
          <w:numId w:val="148"/>
        </w:numPr>
        <w:spacing w:line="259" w:lineRule="auto"/>
      </w:pPr>
      <w:r w:rsidRPr="00781F90">
        <w:rPr>
          <w:b/>
          <w:bCs/>
        </w:rPr>
        <w:lastRenderedPageBreak/>
        <w:t>Do you have any suggestions for improving sustainability in our supply chain?</w:t>
      </w:r>
      <w:r w:rsidRPr="00781F90">
        <w:t xml:space="preserve"> </w:t>
      </w:r>
      <w:r w:rsidRPr="00781F90">
        <w:rPr>
          <w:i/>
          <w:iCs/>
        </w:rPr>
        <w:t>(Open-ended)</w:t>
      </w:r>
    </w:p>
    <w:p w14:paraId="2719224C" w14:textId="77777777" w:rsidR="003B3A0C" w:rsidRPr="00781F90" w:rsidRDefault="003B3A0C" w:rsidP="003B3A0C">
      <w:r w:rsidRPr="00781F90">
        <w:rPr>
          <w:b/>
          <w:bCs/>
        </w:rPr>
        <w:t>Customer Section</w:t>
      </w:r>
      <w:r w:rsidRPr="00781F90">
        <w:t>:</w:t>
      </w:r>
    </w:p>
    <w:p w14:paraId="0A457476" w14:textId="77777777" w:rsidR="003B3A0C" w:rsidRPr="00781F90" w:rsidRDefault="003B3A0C" w:rsidP="003B3A0C">
      <w:pPr>
        <w:numPr>
          <w:ilvl w:val="0"/>
          <w:numId w:val="149"/>
        </w:numPr>
        <w:spacing w:line="259" w:lineRule="auto"/>
      </w:pPr>
      <w:r w:rsidRPr="00781F90">
        <w:rPr>
          <w:b/>
          <w:bCs/>
        </w:rPr>
        <w:t>How important is a company’s sustainability performance to your purchasing decision?</w:t>
      </w:r>
    </w:p>
    <w:p w14:paraId="259184D9" w14:textId="77777777" w:rsidR="003B3A0C" w:rsidRPr="00781F90" w:rsidRDefault="003B3A0C" w:rsidP="003B3A0C">
      <w:pPr>
        <w:numPr>
          <w:ilvl w:val="1"/>
          <w:numId w:val="149"/>
        </w:numPr>
        <w:spacing w:line="259" w:lineRule="auto"/>
      </w:pPr>
      <w:r w:rsidRPr="00781F90">
        <w:t>Not important at all / Slightly important / Moderately important / Very important / Extremely important</w:t>
      </w:r>
    </w:p>
    <w:p w14:paraId="5AA2323A" w14:textId="77777777" w:rsidR="003B3A0C" w:rsidRPr="00781F90" w:rsidRDefault="003B3A0C" w:rsidP="003B3A0C">
      <w:pPr>
        <w:numPr>
          <w:ilvl w:val="0"/>
          <w:numId w:val="149"/>
        </w:numPr>
        <w:spacing w:line="259" w:lineRule="auto"/>
      </w:pPr>
      <w:r w:rsidRPr="00781F90">
        <w:rPr>
          <w:b/>
          <w:bCs/>
        </w:rPr>
        <w:t>How satisfied are you with the transparency of our environmental practices?</w:t>
      </w:r>
    </w:p>
    <w:p w14:paraId="1B6DBA28" w14:textId="77777777" w:rsidR="003B3A0C" w:rsidRPr="00781F90" w:rsidRDefault="003B3A0C" w:rsidP="003B3A0C">
      <w:pPr>
        <w:numPr>
          <w:ilvl w:val="1"/>
          <w:numId w:val="149"/>
        </w:numPr>
        <w:spacing w:line="259" w:lineRule="auto"/>
      </w:pPr>
      <w:r w:rsidRPr="00781F90">
        <w:t>Very dissatisfied / Dissatisfied / Neutral / Satisfied / Very satisfied</w:t>
      </w:r>
    </w:p>
    <w:p w14:paraId="5B8B5743" w14:textId="77777777" w:rsidR="003B3A0C" w:rsidRPr="00781F90" w:rsidRDefault="003B3A0C" w:rsidP="003B3A0C">
      <w:r w:rsidRPr="00781F90">
        <w:rPr>
          <w:b/>
          <w:bCs/>
        </w:rPr>
        <w:t>Community Section</w:t>
      </w:r>
      <w:r w:rsidRPr="00781F90">
        <w:t>:</w:t>
      </w:r>
    </w:p>
    <w:p w14:paraId="0B9F912A" w14:textId="77777777" w:rsidR="003B3A0C" w:rsidRPr="00781F90" w:rsidRDefault="003B3A0C" w:rsidP="003B3A0C">
      <w:pPr>
        <w:numPr>
          <w:ilvl w:val="0"/>
          <w:numId w:val="150"/>
        </w:numPr>
        <w:spacing w:line="259" w:lineRule="auto"/>
      </w:pPr>
      <w:r w:rsidRPr="00781F90">
        <w:rPr>
          <w:b/>
          <w:bCs/>
        </w:rPr>
        <w:t>How do you perceive our company’s impact on the local community?</w:t>
      </w:r>
    </w:p>
    <w:p w14:paraId="0390BA59" w14:textId="77777777" w:rsidR="003B3A0C" w:rsidRPr="00781F90" w:rsidRDefault="003B3A0C" w:rsidP="003B3A0C">
      <w:pPr>
        <w:numPr>
          <w:ilvl w:val="1"/>
          <w:numId w:val="150"/>
        </w:numPr>
        <w:spacing w:line="259" w:lineRule="auto"/>
      </w:pPr>
      <w:r w:rsidRPr="00781F90">
        <w:t>Very negative / Somewhat negative / Neutral / Somewhat positive / Very positive</w:t>
      </w:r>
    </w:p>
    <w:p w14:paraId="6249A3C0" w14:textId="77777777" w:rsidR="003B3A0C" w:rsidRPr="00781F90" w:rsidRDefault="003B3A0C" w:rsidP="003B3A0C">
      <w:pPr>
        <w:numPr>
          <w:ilvl w:val="0"/>
          <w:numId w:val="150"/>
        </w:numPr>
        <w:spacing w:line="259" w:lineRule="auto"/>
      </w:pPr>
      <w:r w:rsidRPr="00781F90">
        <w:rPr>
          <w:b/>
          <w:bCs/>
        </w:rPr>
        <w:t>What areas of community engagement could we improve?</w:t>
      </w:r>
      <w:r w:rsidRPr="00781F90">
        <w:t xml:space="preserve"> </w:t>
      </w:r>
      <w:r w:rsidRPr="00781F90">
        <w:rPr>
          <w:i/>
          <w:iCs/>
        </w:rPr>
        <w:t>(Open-ended)</w:t>
      </w:r>
    </w:p>
    <w:p w14:paraId="3E1BD82A" w14:textId="77777777" w:rsidR="003B3A0C" w:rsidRPr="00781F90" w:rsidRDefault="003B3A0C" w:rsidP="003B3A0C">
      <w:r w:rsidRPr="00781F90">
        <w:rPr>
          <w:b/>
          <w:bCs/>
        </w:rPr>
        <w:t>Metrics for Analysis</w:t>
      </w:r>
      <w:r w:rsidRPr="00781F90">
        <w:t>:</w:t>
      </w:r>
    </w:p>
    <w:p w14:paraId="4D408DD0" w14:textId="77777777" w:rsidR="003B3A0C" w:rsidRPr="00781F90" w:rsidRDefault="003B3A0C" w:rsidP="003B3A0C">
      <w:pPr>
        <w:numPr>
          <w:ilvl w:val="0"/>
          <w:numId w:val="151"/>
        </w:numPr>
        <w:spacing w:line="259" w:lineRule="auto"/>
      </w:pPr>
      <w:r w:rsidRPr="00781F90">
        <w:t xml:space="preserve">Use </w:t>
      </w:r>
      <w:r w:rsidRPr="00781F90">
        <w:rPr>
          <w:b/>
          <w:bCs/>
        </w:rPr>
        <w:t>Likert Scale Evaluations</w:t>
      </w:r>
      <w:r w:rsidRPr="00781F90">
        <w:t xml:space="preserve"> to quantify responses, enabling a numerical analysis of satisfaction and awareness levels.</w:t>
      </w:r>
    </w:p>
    <w:p w14:paraId="408D3423" w14:textId="77777777" w:rsidR="003B3A0C" w:rsidRDefault="003B3A0C" w:rsidP="003B3A0C">
      <w:pPr>
        <w:numPr>
          <w:ilvl w:val="0"/>
          <w:numId w:val="151"/>
        </w:numPr>
        <w:spacing w:line="259" w:lineRule="auto"/>
      </w:pPr>
      <w:r w:rsidRPr="00781F90">
        <w:rPr>
          <w:b/>
          <w:bCs/>
        </w:rPr>
        <w:t>Open-ended responses</w:t>
      </w:r>
      <w:r w:rsidRPr="00781F90">
        <w:t xml:space="preserve"> can be categorized for qualitative insights, helping identify recurring themes and ideas.</w:t>
      </w:r>
    </w:p>
    <w:p w14:paraId="0415F8D0" w14:textId="77777777" w:rsidR="003B3A0C" w:rsidRPr="003A7CDD" w:rsidRDefault="003B3A0C" w:rsidP="003B3A0C">
      <w:pPr>
        <w:rPr>
          <w:b/>
          <w:bCs/>
        </w:rPr>
      </w:pPr>
      <w:r w:rsidRPr="003A7CDD">
        <w:rPr>
          <w:b/>
          <w:bCs/>
        </w:rPr>
        <w:t>2. Stakeholder Mapping Checklist</w:t>
      </w:r>
    </w:p>
    <w:p w14:paraId="59F6EBB9" w14:textId="77777777" w:rsidR="003B3A0C" w:rsidRPr="003A7CDD" w:rsidRDefault="003B3A0C" w:rsidP="003B3A0C">
      <w:r w:rsidRPr="003A7CDD">
        <w:rPr>
          <w:b/>
          <w:bCs/>
        </w:rPr>
        <w:t>Introduction</w:t>
      </w:r>
      <w:r w:rsidRPr="003A7CDD">
        <w:t xml:space="preserve">: The </w:t>
      </w:r>
      <w:r w:rsidRPr="003A7CDD">
        <w:rPr>
          <w:b/>
          <w:bCs/>
        </w:rPr>
        <w:t>Stakeholder Mapping Checklist</w:t>
      </w:r>
      <w:r w:rsidRPr="003A7CDD">
        <w:t xml:space="preserve"> is designed to help companies </w:t>
      </w:r>
      <w:r w:rsidRPr="003A7CDD">
        <w:rPr>
          <w:b/>
          <w:bCs/>
        </w:rPr>
        <w:t>identify key stakeholders</w:t>
      </w:r>
      <w:r w:rsidRPr="003A7CDD">
        <w:t xml:space="preserve"> involved in or affected by ESG efforts. This checklist can be used to determine the </w:t>
      </w:r>
      <w:r w:rsidRPr="003A7CDD">
        <w:rPr>
          <w:b/>
          <w:bCs/>
        </w:rPr>
        <w:t>influence, interest, and impact</w:t>
      </w:r>
      <w:r w:rsidRPr="003A7CDD">
        <w:t xml:space="preserve"> of various stakeholders on your company's ESG strategy. Use this tool to ensure that all voices are considered when building or refining your ESG plan.</w:t>
      </w:r>
    </w:p>
    <w:p w14:paraId="70BDFFD5" w14:textId="77777777" w:rsidR="003B3A0C" w:rsidRPr="003A7CDD" w:rsidRDefault="003B3A0C" w:rsidP="003B3A0C">
      <w:r w:rsidRPr="003A7CDD">
        <w:rPr>
          <w:b/>
          <w:bCs/>
        </w:rPr>
        <w:t>Stakeholder Mapping Checklist</w:t>
      </w:r>
      <w:r w:rsidRPr="003A7CDD">
        <w:t>:</w:t>
      </w:r>
    </w:p>
    <w:p w14:paraId="440C703C" w14:textId="77777777" w:rsidR="003B3A0C" w:rsidRPr="003A7CDD" w:rsidRDefault="003B3A0C" w:rsidP="003B3A0C">
      <w:pPr>
        <w:numPr>
          <w:ilvl w:val="0"/>
          <w:numId w:val="152"/>
        </w:numPr>
        <w:spacing w:line="259" w:lineRule="auto"/>
      </w:pPr>
      <w:r w:rsidRPr="003A7CDD">
        <w:rPr>
          <w:b/>
          <w:bCs/>
        </w:rPr>
        <w:t>Identify Stakeholders</w:t>
      </w:r>
      <w:r w:rsidRPr="003A7CDD">
        <w:t>:</w:t>
      </w:r>
    </w:p>
    <w:p w14:paraId="2C3A9054" w14:textId="77777777" w:rsidR="003B3A0C" w:rsidRPr="003A7CDD" w:rsidRDefault="003B3A0C" w:rsidP="003B3A0C">
      <w:pPr>
        <w:numPr>
          <w:ilvl w:val="1"/>
          <w:numId w:val="152"/>
        </w:numPr>
        <w:spacing w:line="259" w:lineRule="auto"/>
      </w:pPr>
      <w:r w:rsidRPr="003A7CDD">
        <w:t>List all relevant stakeholders.</w:t>
      </w:r>
    </w:p>
    <w:p w14:paraId="5DBFBAE2" w14:textId="77777777" w:rsidR="003B3A0C" w:rsidRPr="003A7CDD" w:rsidRDefault="003B3A0C" w:rsidP="003B3A0C">
      <w:pPr>
        <w:numPr>
          <w:ilvl w:val="2"/>
          <w:numId w:val="152"/>
        </w:numPr>
        <w:spacing w:line="259" w:lineRule="auto"/>
      </w:pPr>
      <w:r w:rsidRPr="003A7CDD">
        <w:rPr>
          <w:b/>
          <w:bCs/>
        </w:rPr>
        <w:t>Internal</w:t>
      </w:r>
      <w:r w:rsidRPr="003A7CDD">
        <w:t>: Employees, Board members, Shareholders.</w:t>
      </w:r>
    </w:p>
    <w:p w14:paraId="1F715E2C" w14:textId="77777777" w:rsidR="003B3A0C" w:rsidRPr="003A7CDD" w:rsidRDefault="003B3A0C" w:rsidP="003B3A0C">
      <w:pPr>
        <w:numPr>
          <w:ilvl w:val="2"/>
          <w:numId w:val="152"/>
        </w:numPr>
        <w:spacing w:line="259" w:lineRule="auto"/>
      </w:pPr>
      <w:r w:rsidRPr="003A7CDD">
        <w:rPr>
          <w:b/>
          <w:bCs/>
        </w:rPr>
        <w:t>External</w:t>
      </w:r>
      <w:r w:rsidRPr="003A7CDD">
        <w:t>: Customers, Suppliers, Regulators, Community Groups, NGOs.</w:t>
      </w:r>
    </w:p>
    <w:p w14:paraId="5B36914E" w14:textId="77777777" w:rsidR="003B3A0C" w:rsidRPr="003A7CDD" w:rsidRDefault="003B3A0C" w:rsidP="003B3A0C">
      <w:pPr>
        <w:numPr>
          <w:ilvl w:val="0"/>
          <w:numId w:val="152"/>
        </w:numPr>
        <w:spacing w:line="259" w:lineRule="auto"/>
      </w:pPr>
      <w:r w:rsidRPr="003A7CDD">
        <w:rPr>
          <w:b/>
          <w:bCs/>
        </w:rPr>
        <w:t>Determine Stakeholder Attributes</w:t>
      </w:r>
      <w:r w:rsidRPr="003A7CDD">
        <w:t>:</w:t>
      </w:r>
    </w:p>
    <w:p w14:paraId="57713693" w14:textId="77777777" w:rsidR="003B3A0C" w:rsidRPr="003A7CDD" w:rsidRDefault="003B3A0C" w:rsidP="003B3A0C">
      <w:pPr>
        <w:numPr>
          <w:ilvl w:val="1"/>
          <w:numId w:val="152"/>
        </w:numPr>
        <w:spacing w:line="259" w:lineRule="auto"/>
      </w:pPr>
      <w:r w:rsidRPr="003A7CDD">
        <w:rPr>
          <w:b/>
          <w:bCs/>
        </w:rPr>
        <w:t>Power</w:t>
      </w:r>
      <w:r w:rsidRPr="003A7CDD">
        <w:t>: Does this stakeholder have decision-making power over ESG initiatives?</w:t>
      </w:r>
    </w:p>
    <w:p w14:paraId="2D478C0E" w14:textId="77777777" w:rsidR="003B3A0C" w:rsidRPr="003A7CDD" w:rsidRDefault="003B3A0C" w:rsidP="003B3A0C">
      <w:pPr>
        <w:numPr>
          <w:ilvl w:val="1"/>
          <w:numId w:val="152"/>
        </w:numPr>
        <w:spacing w:line="259" w:lineRule="auto"/>
      </w:pPr>
      <w:r w:rsidRPr="003A7CDD">
        <w:rPr>
          <w:b/>
          <w:bCs/>
        </w:rPr>
        <w:lastRenderedPageBreak/>
        <w:t>Interest</w:t>
      </w:r>
      <w:r w:rsidRPr="003A7CDD">
        <w:t>: Is this stakeholder highly interested in the outcomes of ESG policies?</w:t>
      </w:r>
    </w:p>
    <w:p w14:paraId="2CD4C915" w14:textId="77777777" w:rsidR="003B3A0C" w:rsidRPr="003A7CDD" w:rsidRDefault="003B3A0C" w:rsidP="003B3A0C">
      <w:pPr>
        <w:numPr>
          <w:ilvl w:val="1"/>
          <w:numId w:val="152"/>
        </w:numPr>
        <w:spacing w:line="259" w:lineRule="auto"/>
      </w:pPr>
      <w:r w:rsidRPr="003A7CDD">
        <w:rPr>
          <w:b/>
          <w:bCs/>
        </w:rPr>
        <w:t>Impact</w:t>
      </w:r>
      <w:r w:rsidRPr="003A7CDD">
        <w:t>: How much will the ESG strategy impact this stakeholder?</w:t>
      </w:r>
    </w:p>
    <w:p w14:paraId="7A32F5DB" w14:textId="77777777" w:rsidR="003B3A0C" w:rsidRPr="003A7CDD" w:rsidRDefault="003B3A0C" w:rsidP="003B3A0C">
      <w:pPr>
        <w:numPr>
          <w:ilvl w:val="0"/>
          <w:numId w:val="152"/>
        </w:numPr>
        <w:spacing w:line="259" w:lineRule="auto"/>
      </w:pPr>
      <w:r w:rsidRPr="003A7CDD">
        <w:rPr>
          <w:b/>
          <w:bCs/>
        </w:rPr>
        <w:t>Evaluate Stakeholder Influence</w:t>
      </w:r>
      <w:r w:rsidRPr="003A7CDD">
        <w:t>:</w:t>
      </w:r>
    </w:p>
    <w:p w14:paraId="100EBA7D" w14:textId="77777777" w:rsidR="003B3A0C" w:rsidRPr="003A7CDD" w:rsidRDefault="003B3A0C" w:rsidP="003B3A0C">
      <w:pPr>
        <w:numPr>
          <w:ilvl w:val="1"/>
          <w:numId w:val="152"/>
        </w:numPr>
        <w:spacing w:line="259" w:lineRule="auto"/>
      </w:pPr>
      <w:r w:rsidRPr="003A7CDD">
        <w:t>Does the stakeholder have a high or low influence on ESG goals?</w:t>
      </w:r>
    </w:p>
    <w:p w14:paraId="2014FE7E" w14:textId="77777777" w:rsidR="003B3A0C" w:rsidRPr="003A7CDD" w:rsidRDefault="003B3A0C" w:rsidP="003B3A0C">
      <w:pPr>
        <w:numPr>
          <w:ilvl w:val="1"/>
          <w:numId w:val="152"/>
        </w:numPr>
        <w:spacing w:line="259" w:lineRule="auto"/>
      </w:pPr>
      <w:r w:rsidRPr="003A7CDD">
        <w:t>Can this stakeholder significantly support or hinder ESG progress?</w:t>
      </w:r>
    </w:p>
    <w:p w14:paraId="6073DA46" w14:textId="77777777" w:rsidR="003B3A0C" w:rsidRPr="003A7CDD" w:rsidRDefault="003B3A0C" w:rsidP="003B3A0C">
      <w:pPr>
        <w:numPr>
          <w:ilvl w:val="0"/>
          <w:numId w:val="152"/>
        </w:numPr>
        <w:spacing w:line="259" w:lineRule="auto"/>
      </w:pPr>
      <w:r w:rsidRPr="003A7CDD">
        <w:rPr>
          <w:b/>
          <w:bCs/>
        </w:rPr>
        <w:t>Prioritize Stakeholders</w:t>
      </w:r>
      <w:r w:rsidRPr="003A7CDD">
        <w:t>:</w:t>
      </w:r>
    </w:p>
    <w:p w14:paraId="5789999A" w14:textId="77777777" w:rsidR="003B3A0C" w:rsidRPr="003A7CDD" w:rsidRDefault="003B3A0C" w:rsidP="003B3A0C">
      <w:pPr>
        <w:numPr>
          <w:ilvl w:val="1"/>
          <w:numId w:val="152"/>
        </w:numPr>
        <w:spacing w:line="259" w:lineRule="auto"/>
      </w:pPr>
      <w:r w:rsidRPr="003A7CDD">
        <w:t xml:space="preserve">Based on </w:t>
      </w:r>
      <w:r w:rsidRPr="003A7CDD">
        <w:rPr>
          <w:b/>
          <w:bCs/>
        </w:rPr>
        <w:t>power, interest, and impact</w:t>
      </w:r>
      <w:r w:rsidRPr="003A7CDD">
        <w:t>, assign each stakeholder to one of the following categories:</w:t>
      </w:r>
    </w:p>
    <w:p w14:paraId="54D6918B" w14:textId="77777777" w:rsidR="003B3A0C" w:rsidRPr="003A7CDD" w:rsidRDefault="003B3A0C" w:rsidP="003B3A0C">
      <w:pPr>
        <w:numPr>
          <w:ilvl w:val="2"/>
          <w:numId w:val="152"/>
        </w:numPr>
        <w:spacing w:line="259" w:lineRule="auto"/>
      </w:pPr>
      <w:r w:rsidRPr="003A7CDD">
        <w:rPr>
          <w:b/>
          <w:bCs/>
        </w:rPr>
        <w:t>High Power, High Interest</w:t>
      </w:r>
      <w:r w:rsidRPr="003A7CDD">
        <w:t>: Engage closely and keep informed.</w:t>
      </w:r>
    </w:p>
    <w:p w14:paraId="469A7137" w14:textId="77777777" w:rsidR="003B3A0C" w:rsidRPr="003A7CDD" w:rsidRDefault="003B3A0C" w:rsidP="003B3A0C">
      <w:pPr>
        <w:numPr>
          <w:ilvl w:val="2"/>
          <w:numId w:val="152"/>
        </w:numPr>
        <w:spacing w:line="259" w:lineRule="auto"/>
      </w:pPr>
      <w:r w:rsidRPr="003A7CDD">
        <w:rPr>
          <w:b/>
          <w:bCs/>
        </w:rPr>
        <w:t>High Power, Low Interest</w:t>
      </w:r>
      <w:r w:rsidRPr="003A7CDD">
        <w:t>: Keep satisfied but don’t overload with details.</w:t>
      </w:r>
    </w:p>
    <w:p w14:paraId="2DF61E27" w14:textId="77777777" w:rsidR="003B3A0C" w:rsidRPr="003A7CDD" w:rsidRDefault="003B3A0C" w:rsidP="003B3A0C">
      <w:pPr>
        <w:numPr>
          <w:ilvl w:val="2"/>
          <w:numId w:val="152"/>
        </w:numPr>
        <w:spacing w:line="259" w:lineRule="auto"/>
      </w:pPr>
      <w:r w:rsidRPr="003A7CDD">
        <w:rPr>
          <w:b/>
          <w:bCs/>
        </w:rPr>
        <w:t>Low Power, High Interest</w:t>
      </w:r>
      <w:r w:rsidRPr="003A7CDD">
        <w:t>: Keep informed and involve as needed.</w:t>
      </w:r>
    </w:p>
    <w:p w14:paraId="55EF8978" w14:textId="77777777" w:rsidR="003B3A0C" w:rsidRDefault="003B3A0C" w:rsidP="003B3A0C">
      <w:pPr>
        <w:numPr>
          <w:ilvl w:val="2"/>
          <w:numId w:val="152"/>
        </w:numPr>
        <w:spacing w:line="259" w:lineRule="auto"/>
      </w:pPr>
      <w:r w:rsidRPr="003A7CDD">
        <w:rPr>
          <w:b/>
          <w:bCs/>
        </w:rPr>
        <w:t>Low Power, Low Interest</w:t>
      </w:r>
      <w:r w:rsidRPr="003A7CDD">
        <w:t>: Monitor with minimal engagement.</w:t>
      </w:r>
    </w:p>
    <w:p w14:paraId="6179AF7C" w14:textId="77777777" w:rsidR="003B3A0C" w:rsidRDefault="003B3A0C" w:rsidP="003B3A0C"/>
    <w:p w14:paraId="144E21A9" w14:textId="77777777" w:rsidR="003B3A0C" w:rsidRPr="003A7CDD" w:rsidRDefault="003B3A0C" w:rsidP="003B3A0C">
      <w:pPr>
        <w:rPr>
          <w:b/>
          <w:bCs/>
        </w:rPr>
      </w:pPr>
      <w:r w:rsidRPr="003A7CDD">
        <w:rPr>
          <w:b/>
          <w:bCs/>
        </w:rPr>
        <w:t>Stakeholder Mapping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1411"/>
        <w:gridCol w:w="1436"/>
        <w:gridCol w:w="1421"/>
        <w:gridCol w:w="1613"/>
        <w:gridCol w:w="1978"/>
      </w:tblGrid>
      <w:tr w:rsidR="003B3A0C" w:rsidRPr="003A7CDD" w14:paraId="3561C96C" w14:textId="77777777" w:rsidTr="00CD46E3">
        <w:trPr>
          <w:tblHeader/>
          <w:tblCellSpacing w:w="15" w:type="dxa"/>
        </w:trPr>
        <w:tc>
          <w:tcPr>
            <w:tcW w:w="0" w:type="auto"/>
            <w:vAlign w:val="center"/>
            <w:hideMark/>
          </w:tcPr>
          <w:p w14:paraId="146DFC4E" w14:textId="77777777" w:rsidR="003B3A0C" w:rsidRPr="003A7CDD" w:rsidRDefault="003B3A0C" w:rsidP="00CD46E3">
            <w:pPr>
              <w:rPr>
                <w:b/>
                <w:bCs/>
              </w:rPr>
            </w:pPr>
            <w:r w:rsidRPr="003A7CDD">
              <w:rPr>
                <w:b/>
                <w:bCs/>
              </w:rPr>
              <w:t>Stakeholder Name</w:t>
            </w:r>
          </w:p>
        </w:tc>
        <w:tc>
          <w:tcPr>
            <w:tcW w:w="0" w:type="auto"/>
            <w:vAlign w:val="center"/>
            <w:hideMark/>
          </w:tcPr>
          <w:p w14:paraId="5A7500BF" w14:textId="77777777" w:rsidR="003B3A0C" w:rsidRPr="003A7CDD" w:rsidRDefault="003B3A0C" w:rsidP="00CD46E3">
            <w:pPr>
              <w:rPr>
                <w:b/>
                <w:bCs/>
              </w:rPr>
            </w:pPr>
            <w:r w:rsidRPr="003A7CDD">
              <w:rPr>
                <w:b/>
                <w:bCs/>
              </w:rPr>
              <w:t>Power Level (High/Low)</w:t>
            </w:r>
          </w:p>
        </w:tc>
        <w:tc>
          <w:tcPr>
            <w:tcW w:w="0" w:type="auto"/>
            <w:vAlign w:val="center"/>
            <w:hideMark/>
          </w:tcPr>
          <w:p w14:paraId="55AA7301" w14:textId="77777777" w:rsidR="003B3A0C" w:rsidRPr="003A7CDD" w:rsidRDefault="003B3A0C" w:rsidP="00CD46E3">
            <w:pPr>
              <w:rPr>
                <w:b/>
                <w:bCs/>
              </w:rPr>
            </w:pPr>
            <w:r w:rsidRPr="003A7CDD">
              <w:rPr>
                <w:b/>
                <w:bCs/>
              </w:rPr>
              <w:t>Interest Level (High/Low)</w:t>
            </w:r>
          </w:p>
        </w:tc>
        <w:tc>
          <w:tcPr>
            <w:tcW w:w="0" w:type="auto"/>
            <w:vAlign w:val="center"/>
            <w:hideMark/>
          </w:tcPr>
          <w:p w14:paraId="070AE27B" w14:textId="77777777" w:rsidR="003B3A0C" w:rsidRPr="003A7CDD" w:rsidRDefault="003B3A0C" w:rsidP="00CD46E3">
            <w:pPr>
              <w:rPr>
                <w:b/>
                <w:bCs/>
              </w:rPr>
            </w:pPr>
            <w:r w:rsidRPr="003A7CDD">
              <w:rPr>
                <w:b/>
                <w:bCs/>
              </w:rPr>
              <w:t>Impact Level (High/Low)</w:t>
            </w:r>
          </w:p>
        </w:tc>
        <w:tc>
          <w:tcPr>
            <w:tcW w:w="0" w:type="auto"/>
            <w:vAlign w:val="center"/>
            <w:hideMark/>
          </w:tcPr>
          <w:p w14:paraId="479F387D" w14:textId="77777777" w:rsidR="003B3A0C" w:rsidRPr="003A7CDD" w:rsidRDefault="003B3A0C" w:rsidP="00CD46E3">
            <w:pPr>
              <w:rPr>
                <w:b/>
                <w:bCs/>
              </w:rPr>
            </w:pPr>
            <w:r w:rsidRPr="003A7CDD">
              <w:rPr>
                <w:b/>
                <w:bCs/>
              </w:rPr>
              <w:t>Influence on ESG Goals (High/Low)</w:t>
            </w:r>
          </w:p>
        </w:tc>
        <w:tc>
          <w:tcPr>
            <w:tcW w:w="0" w:type="auto"/>
            <w:vAlign w:val="center"/>
            <w:hideMark/>
          </w:tcPr>
          <w:p w14:paraId="4246E8E7" w14:textId="77777777" w:rsidR="003B3A0C" w:rsidRPr="003A7CDD" w:rsidRDefault="003B3A0C" w:rsidP="00CD46E3">
            <w:pPr>
              <w:rPr>
                <w:b/>
                <w:bCs/>
              </w:rPr>
            </w:pPr>
            <w:r w:rsidRPr="003A7CDD">
              <w:rPr>
                <w:b/>
                <w:bCs/>
              </w:rPr>
              <w:t>Engagement Strategy</w:t>
            </w:r>
          </w:p>
        </w:tc>
      </w:tr>
      <w:tr w:rsidR="003B3A0C" w:rsidRPr="003A7CDD" w14:paraId="2B07E967" w14:textId="77777777" w:rsidTr="00CD46E3">
        <w:trPr>
          <w:tblCellSpacing w:w="15" w:type="dxa"/>
        </w:trPr>
        <w:tc>
          <w:tcPr>
            <w:tcW w:w="0" w:type="auto"/>
            <w:vAlign w:val="center"/>
            <w:hideMark/>
          </w:tcPr>
          <w:p w14:paraId="03791678" w14:textId="77777777" w:rsidR="003B3A0C" w:rsidRPr="003A7CDD" w:rsidRDefault="003B3A0C" w:rsidP="00CD46E3">
            <w:r w:rsidRPr="003A7CDD">
              <w:rPr>
                <w:b/>
                <w:bCs/>
              </w:rPr>
              <w:t>Employees</w:t>
            </w:r>
          </w:p>
        </w:tc>
        <w:tc>
          <w:tcPr>
            <w:tcW w:w="0" w:type="auto"/>
            <w:vAlign w:val="center"/>
            <w:hideMark/>
          </w:tcPr>
          <w:p w14:paraId="575FB217" w14:textId="77777777" w:rsidR="003B3A0C" w:rsidRPr="003A7CDD" w:rsidRDefault="003B3A0C" w:rsidP="00CD46E3">
            <w:r w:rsidRPr="003A7CDD">
              <w:t>High</w:t>
            </w:r>
          </w:p>
        </w:tc>
        <w:tc>
          <w:tcPr>
            <w:tcW w:w="0" w:type="auto"/>
            <w:vAlign w:val="center"/>
            <w:hideMark/>
          </w:tcPr>
          <w:p w14:paraId="0D3FF48D" w14:textId="77777777" w:rsidR="003B3A0C" w:rsidRPr="003A7CDD" w:rsidRDefault="003B3A0C" w:rsidP="00CD46E3">
            <w:r w:rsidRPr="003A7CDD">
              <w:t>High</w:t>
            </w:r>
          </w:p>
        </w:tc>
        <w:tc>
          <w:tcPr>
            <w:tcW w:w="0" w:type="auto"/>
            <w:vAlign w:val="center"/>
            <w:hideMark/>
          </w:tcPr>
          <w:p w14:paraId="699570AE" w14:textId="77777777" w:rsidR="003B3A0C" w:rsidRPr="003A7CDD" w:rsidRDefault="003B3A0C" w:rsidP="00CD46E3">
            <w:r w:rsidRPr="003A7CDD">
              <w:t>High</w:t>
            </w:r>
          </w:p>
        </w:tc>
        <w:tc>
          <w:tcPr>
            <w:tcW w:w="0" w:type="auto"/>
            <w:vAlign w:val="center"/>
            <w:hideMark/>
          </w:tcPr>
          <w:p w14:paraId="2510AA8A" w14:textId="77777777" w:rsidR="003B3A0C" w:rsidRPr="003A7CDD" w:rsidRDefault="003B3A0C" w:rsidP="00CD46E3">
            <w:r w:rsidRPr="003A7CDD">
              <w:t>High</w:t>
            </w:r>
          </w:p>
        </w:tc>
        <w:tc>
          <w:tcPr>
            <w:tcW w:w="0" w:type="auto"/>
            <w:vAlign w:val="center"/>
            <w:hideMark/>
          </w:tcPr>
          <w:p w14:paraId="0B6B361F" w14:textId="77777777" w:rsidR="003B3A0C" w:rsidRPr="003A7CDD" w:rsidRDefault="003B3A0C" w:rsidP="00CD46E3">
            <w:r w:rsidRPr="003A7CDD">
              <w:t>Engage closely and keep informed</w:t>
            </w:r>
          </w:p>
        </w:tc>
      </w:tr>
      <w:tr w:rsidR="003B3A0C" w:rsidRPr="003A7CDD" w14:paraId="49558199" w14:textId="77777777" w:rsidTr="00CD46E3">
        <w:trPr>
          <w:tblCellSpacing w:w="15" w:type="dxa"/>
        </w:trPr>
        <w:tc>
          <w:tcPr>
            <w:tcW w:w="0" w:type="auto"/>
            <w:vAlign w:val="center"/>
            <w:hideMark/>
          </w:tcPr>
          <w:p w14:paraId="6991D95A" w14:textId="77777777" w:rsidR="003B3A0C" w:rsidRPr="003A7CDD" w:rsidRDefault="003B3A0C" w:rsidP="00CD46E3">
            <w:r w:rsidRPr="003A7CDD">
              <w:rPr>
                <w:b/>
                <w:bCs/>
              </w:rPr>
              <w:t>Board Members</w:t>
            </w:r>
          </w:p>
        </w:tc>
        <w:tc>
          <w:tcPr>
            <w:tcW w:w="0" w:type="auto"/>
            <w:vAlign w:val="center"/>
            <w:hideMark/>
          </w:tcPr>
          <w:p w14:paraId="1B4C2FBC" w14:textId="77777777" w:rsidR="003B3A0C" w:rsidRPr="003A7CDD" w:rsidRDefault="003B3A0C" w:rsidP="00CD46E3">
            <w:r w:rsidRPr="003A7CDD">
              <w:t>High</w:t>
            </w:r>
          </w:p>
        </w:tc>
        <w:tc>
          <w:tcPr>
            <w:tcW w:w="0" w:type="auto"/>
            <w:vAlign w:val="center"/>
            <w:hideMark/>
          </w:tcPr>
          <w:p w14:paraId="54CFF133" w14:textId="77777777" w:rsidR="003B3A0C" w:rsidRPr="003A7CDD" w:rsidRDefault="003B3A0C" w:rsidP="00CD46E3">
            <w:r w:rsidRPr="003A7CDD">
              <w:t>Low</w:t>
            </w:r>
          </w:p>
        </w:tc>
        <w:tc>
          <w:tcPr>
            <w:tcW w:w="0" w:type="auto"/>
            <w:vAlign w:val="center"/>
            <w:hideMark/>
          </w:tcPr>
          <w:p w14:paraId="48650A51" w14:textId="77777777" w:rsidR="003B3A0C" w:rsidRPr="003A7CDD" w:rsidRDefault="003B3A0C" w:rsidP="00CD46E3">
            <w:r w:rsidRPr="003A7CDD">
              <w:t>High</w:t>
            </w:r>
          </w:p>
        </w:tc>
        <w:tc>
          <w:tcPr>
            <w:tcW w:w="0" w:type="auto"/>
            <w:vAlign w:val="center"/>
            <w:hideMark/>
          </w:tcPr>
          <w:p w14:paraId="6749A8A1" w14:textId="77777777" w:rsidR="003B3A0C" w:rsidRPr="003A7CDD" w:rsidRDefault="003B3A0C" w:rsidP="00CD46E3">
            <w:r w:rsidRPr="003A7CDD">
              <w:t>High</w:t>
            </w:r>
          </w:p>
        </w:tc>
        <w:tc>
          <w:tcPr>
            <w:tcW w:w="0" w:type="auto"/>
            <w:vAlign w:val="center"/>
            <w:hideMark/>
          </w:tcPr>
          <w:p w14:paraId="0FD71536" w14:textId="77777777" w:rsidR="003B3A0C" w:rsidRPr="003A7CDD" w:rsidRDefault="003B3A0C" w:rsidP="00CD46E3">
            <w:r w:rsidRPr="003A7CDD">
              <w:t>Keep satisfied; provide relevant updates</w:t>
            </w:r>
          </w:p>
        </w:tc>
      </w:tr>
      <w:tr w:rsidR="003B3A0C" w:rsidRPr="003A7CDD" w14:paraId="216D2417" w14:textId="77777777" w:rsidTr="00CD46E3">
        <w:trPr>
          <w:tblCellSpacing w:w="15" w:type="dxa"/>
        </w:trPr>
        <w:tc>
          <w:tcPr>
            <w:tcW w:w="0" w:type="auto"/>
            <w:vAlign w:val="center"/>
            <w:hideMark/>
          </w:tcPr>
          <w:p w14:paraId="7059A145" w14:textId="77777777" w:rsidR="003B3A0C" w:rsidRPr="003A7CDD" w:rsidRDefault="003B3A0C" w:rsidP="00CD46E3">
            <w:r w:rsidRPr="003A7CDD">
              <w:rPr>
                <w:b/>
                <w:bCs/>
              </w:rPr>
              <w:t>Shareholders</w:t>
            </w:r>
          </w:p>
        </w:tc>
        <w:tc>
          <w:tcPr>
            <w:tcW w:w="0" w:type="auto"/>
            <w:vAlign w:val="center"/>
            <w:hideMark/>
          </w:tcPr>
          <w:p w14:paraId="398CDA57" w14:textId="77777777" w:rsidR="003B3A0C" w:rsidRPr="003A7CDD" w:rsidRDefault="003B3A0C" w:rsidP="00CD46E3">
            <w:r w:rsidRPr="003A7CDD">
              <w:t>High</w:t>
            </w:r>
          </w:p>
        </w:tc>
        <w:tc>
          <w:tcPr>
            <w:tcW w:w="0" w:type="auto"/>
            <w:vAlign w:val="center"/>
            <w:hideMark/>
          </w:tcPr>
          <w:p w14:paraId="6BA10243" w14:textId="77777777" w:rsidR="003B3A0C" w:rsidRPr="003A7CDD" w:rsidRDefault="003B3A0C" w:rsidP="00CD46E3">
            <w:r w:rsidRPr="003A7CDD">
              <w:t>Low</w:t>
            </w:r>
          </w:p>
        </w:tc>
        <w:tc>
          <w:tcPr>
            <w:tcW w:w="0" w:type="auto"/>
            <w:vAlign w:val="center"/>
            <w:hideMark/>
          </w:tcPr>
          <w:p w14:paraId="1AE0A932" w14:textId="77777777" w:rsidR="003B3A0C" w:rsidRPr="003A7CDD" w:rsidRDefault="003B3A0C" w:rsidP="00CD46E3">
            <w:r w:rsidRPr="003A7CDD">
              <w:t>Medium</w:t>
            </w:r>
          </w:p>
        </w:tc>
        <w:tc>
          <w:tcPr>
            <w:tcW w:w="0" w:type="auto"/>
            <w:vAlign w:val="center"/>
            <w:hideMark/>
          </w:tcPr>
          <w:p w14:paraId="37C7A986" w14:textId="77777777" w:rsidR="003B3A0C" w:rsidRPr="003A7CDD" w:rsidRDefault="003B3A0C" w:rsidP="00CD46E3">
            <w:r w:rsidRPr="003A7CDD">
              <w:t>High</w:t>
            </w:r>
          </w:p>
        </w:tc>
        <w:tc>
          <w:tcPr>
            <w:tcW w:w="0" w:type="auto"/>
            <w:vAlign w:val="center"/>
            <w:hideMark/>
          </w:tcPr>
          <w:p w14:paraId="01BF42AA" w14:textId="77777777" w:rsidR="003B3A0C" w:rsidRPr="003A7CDD" w:rsidRDefault="003B3A0C" w:rsidP="00CD46E3">
            <w:r w:rsidRPr="003A7CDD">
              <w:t>Keep satisfied, focus on key performance</w:t>
            </w:r>
          </w:p>
        </w:tc>
      </w:tr>
      <w:tr w:rsidR="003B3A0C" w:rsidRPr="003A7CDD" w14:paraId="10517593" w14:textId="77777777" w:rsidTr="00CD46E3">
        <w:trPr>
          <w:tblCellSpacing w:w="15" w:type="dxa"/>
        </w:trPr>
        <w:tc>
          <w:tcPr>
            <w:tcW w:w="0" w:type="auto"/>
            <w:vAlign w:val="center"/>
            <w:hideMark/>
          </w:tcPr>
          <w:p w14:paraId="730E3FE6" w14:textId="77777777" w:rsidR="003B3A0C" w:rsidRPr="003A7CDD" w:rsidRDefault="003B3A0C" w:rsidP="00CD46E3">
            <w:r w:rsidRPr="003A7CDD">
              <w:rPr>
                <w:b/>
                <w:bCs/>
              </w:rPr>
              <w:t>Customers</w:t>
            </w:r>
          </w:p>
        </w:tc>
        <w:tc>
          <w:tcPr>
            <w:tcW w:w="0" w:type="auto"/>
            <w:vAlign w:val="center"/>
            <w:hideMark/>
          </w:tcPr>
          <w:p w14:paraId="04B65E95" w14:textId="77777777" w:rsidR="003B3A0C" w:rsidRPr="003A7CDD" w:rsidRDefault="003B3A0C" w:rsidP="00CD46E3">
            <w:r w:rsidRPr="003A7CDD">
              <w:t>Low</w:t>
            </w:r>
          </w:p>
        </w:tc>
        <w:tc>
          <w:tcPr>
            <w:tcW w:w="0" w:type="auto"/>
            <w:vAlign w:val="center"/>
            <w:hideMark/>
          </w:tcPr>
          <w:p w14:paraId="63572FB3" w14:textId="77777777" w:rsidR="003B3A0C" w:rsidRPr="003A7CDD" w:rsidRDefault="003B3A0C" w:rsidP="00CD46E3">
            <w:r w:rsidRPr="003A7CDD">
              <w:t>High</w:t>
            </w:r>
          </w:p>
        </w:tc>
        <w:tc>
          <w:tcPr>
            <w:tcW w:w="0" w:type="auto"/>
            <w:vAlign w:val="center"/>
            <w:hideMark/>
          </w:tcPr>
          <w:p w14:paraId="22CDE15D" w14:textId="77777777" w:rsidR="003B3A0C" w:rsidRPr="003A7CDD" w:rsidRDefault="003B3A0C" w:rsidP="00CD46E3">
            <w:r w:rsidRPr="003A7CDD">
              <w:t>High</w:t>
            </w:r>
          </w:p>
        </w:tc>
        <w:tc>
          <w:tcPr>
            <w:tcW w:w="0" w:type="auto"/>
            <w:vAlign w:val="center"/>
            <w:hideMark/>
          </w:tcPr>
          <w:p w14:paraId="4F4B5F83" w14:textId="77777777" w:rsidR="003B3A0C" w:rsidRPr="003A7CDD" w:rsidRDefault="003B3A0C" w:rsidP="00CD46E3">
            <w:r w:rsidRPr="003A7CDD">
              <w:t>Medium</w:t>
            </w:r>
          </w:p>
        </w:tc>
        <w:tc>
          <w:tcPr>
            <w:tcW w:w="0" w:type="auto"/>
            <w:vAlign w:val="center"/>
            <w:hideMark/>
          </w:tcPr>
          <w:p w14:paraId="199BFD4F" w14:textId="77777777" w:rsidR="003B3A0C" w:rsidRPr="003A7CDD" w:rsidRDefault="003B3A0C" w:rsidP="00CD46E3">
            <w:r w:rsidRPr="003A7CDD">
              <w:t>Keep informed and involve in campaigns</w:t>
            </w:r>
          </w:p>
        </w:tc>
      </w:tr>
      <w:tr w:rsidR="003B3A0C" w:rsidRPr="003A7CDD" w14:paraId="009F20A4" w14:textId="77777777" w:rsidTr="00CD46E3">
        <w:trPr>
          <w:tblCellSpacing w:w="15" w:type="dxa"/>
        </w:trPr>
        <w:tc>
          <w:tcPr>
            <w:tcW w:w="0" w:type="auto"/>
            <w:vAlign w:val="center"/>
            <w:hideMark/>
          </w:tcPr>
          <w:p w14:paraId="201852E2" w14:textId="77777777" w:rsidR="003B3A0C" w:rsidRPr="003A7CDD" w:rsidRDefault="003B3A0C" w:rsidP="00CD46E3">
            <w:r w:rsidRPr="003A7CDD">
              <w:rPr>
                <w:b/>
                <w:bCs/>
              </w:rPr>
              <w:lastRenderedPageBreak/>
              <w:t>Suppliers</w:t>
            </w:r>
          </w:p>
        </w:tc>
        <w:tc>
          <w:tcPr>
            <w:tcW w:w="0" w:type="auto"/>
            <w:vAlign w:val="center"/>
            <w:hideMark/>
          </w:tcPr>
          <w:p w14:paraId="603070B5" w14:textId="77777777" w:rsidR="003B3A0C" w:rsidRPr="003A7CDD" w:rsidRDefault="003B3A0C" w:rsidP="00CD46E3">
            <w:r w:rsidRPr="003A7CDD">
              <w:t>Medium</w:t>
            </w:r>
          </w:p>
        </w:tc>
        <w:tc>
          <w:tcPr>
            <w:tcW w:w="0" w:type="auto"/>
            <w:vAlign w:val="center"/>
            <w:hideMark/>
          </w:tcPr>
          <w:p w14:paraId="3D60A9F8" w14:textId="77777777" w:rsidR="003B3A0C" w:rsidRPr="003A7CDD" w:rsidRDefault="003B3A0C" w:rsidP="00CD46E3">
            <w:r w:rsidRPr="003A7CDD">
              <w:t>Medium</w:t>
            </w:r>
          </w:p>
        </w:tc>
        <w:tc>
          <w:tcPr>
            <w:tcW w:w="0" w:type="auto"/>
            <w:vAlign w:val="center"/>
            <w:hideMark/>
          </w:tcPr>
          <w:p w14:paraId="40655D3F" w14:textId="77777777" w:rsidR="003B3A0C" w:rsidRPr="003A7CDD" w:rsidRDefault="003B3A0C" w:rsidP="00CD46E3">
            <w:r w:rsidRPr="003A7CDD">
              <w:t>High</w:t>
            </w:r>
          </w:p>
        </w:tc>
        <w:tc>
          <w:tcPr>
            <w:tcW w:w="0" w:type="auto"/>
            <w:vAlign w:val="center"/>
            <w:hideMark/>
          </w:tcPr>
          <w:p w14:paraId="0BB6FEAD" w14:textId="77777777" w:rsidR="003B3A0C" w:rsidRPr="003A7CDD" w:rsidRDefault="003B3A0C" w:rsidP="00CD46E3">
            <w:r w:rsidRPr="003A7CDD">
              <w:t>Medium</w:t>
            </w:r>
          </w:p>
        </w:tc>
        <w:tc>
          <w:tcPr>
            <w:tcW w:w="0" w:type="auto"/>
            <w:vAlign w:val="center"/>
            <w:hideMark/>
          </w:tcPr>
          <w:p w14:paraId="0654DC96" w14:textId="77777777" w:rsidR="003B3A0C" w:rsidRPr="003A7CDD" w:rsidRDefault="003B3A0C" w:rsidP="00CD46E3">
            <w:r w:rsidRPr="003A7CDD">
              <w:t>Engage collaboratively to meet standards</w:t>
            </w:r>
          </w:p>
        </w:tc>
      </w:tr>
      <w:tr w:rsidR="003B3A0C" w:rsidRPr="003A7CDD" w14:paraId="4938639A" w14:textId="77777777" w:rsidTr="00CD46E3">
        <w:trPr>
          <w:tblCellSpacing w:w="15" w:type="dxa"/>
        </w:trPr>
        <w:tc>
          <w:tcPr>
            <w:tcW w:w="0" w:type="auto"/>
            <w:vAlign w:val="center"/>
            <w:hideMark/>
          </w:tcPr>
          <w:p w14:paraId="73B3E541" w14:textId="77777777" w:rsidR="003B3A0C" w:rsidRPr="003A7CDD" w:rsidRDefault="003B3A0C" w:rsidP="00CD46E3">
            <w:r w:rsidRPr="003A7CDD">
              <w:rPr>
                <w:b/>
                <w:bCs/>
              </w:rPr>
              <w:t>Regulators</w:t>
            </w:r>
          </w:p>
        </w:tc>
        <w:tc>
          <w:tcPr>
            <w:tcW w:w="0" w:type="auto"/>
            <w:vAlign w:val="center"/>
            <w:hideMark/>
          </w:tcPr>
          <w:p w14:paraId="576ED8DD" w14:textId="77777777" w:rsidR="003B3A0C" w:rsidRPr="003A7CDD" w:rsidRDefault="003B3A0C" w:rsidP="00CD46E3">
            <w:r w:rsidRPr="003A7CDD">
              <w:t>High</w:t>
            </w:r>
          </w:p>
        </w:tc>
        <w:tc>
          <w:tcPr>
            <w:tcW w:w="0" w:type="auto"/>
            <w:vAlign w:val="center"/>
            <w:hideMark/>
          </w:tcPr>
          <w:p w14:paraId="52826B07" w14:textId="77777777" w:rsidR="003B3A0C" w:rsidRPr="003A7CDD" w:rsidRDefault="003B3A0C" w:rsidP="00CD46E3">
            <w:r w:rsidRPr="003A7CDD">
              <w:t>High</w:t>
            </w:r>
          </w:p>
        </w:tc>
        <w:tc>
          <w:tcPr>
            <w:tcW w:w="0" w:type="auto"/>
            <w:vAlign w:val="center"/>
            <w:hideMark/>
          </w:tcPr>
          <w:p w14:paraId="7050D617" w14:textId="77777777" w:rsidR="003B3A0C" w:rsidRPr="003A7CDD" w:rsidRDefault="003B3A0C" w:rsidP="00CD46E3">
            <w:r w:rsidRPr="003A7CDD">
              <w:t>High</w:t>
            </w:r>
          </w:p>
        </w:tc>
        <w:tc>
          <w:tcPr>
            <w:tcW w:w="0" w:type="auto"/>
            <w:vAlign w:val="center"/>
            <w:hideMark/>
          </w:tcPr>
          <w:p w14:paraId="6832156E" w14:textId="77777777" w:rsidR="003B3A0C" w:rsidRPr="003A7CDD" w:rsidRDefault="003B3A0C" w:rsidP="00CD46E3">
            <w:r w:rsidRPr="003A7CDD">
              <w:t>High</w:t>
            </w:r>
          </w:p>
        </w:tc>
        <w:tc>
          <w:tcPr>
            <w:tcW w:w="0" w:type="auto"/>
            <w:vAlign w:val="center"/>
            <w:hideMark/>
          </w:tcPr>
          <w:p w14:paraId="646D1E83" w14:textId="77777777" w:rsidR="003B3A0C" w:rsidRPr="003A7CDD" w:rsidRDefault="003B3A0C" w:rsidP="00CD46E3">
            <w:r w:rsidRPr="003A7CDD">
              <w:t>Engage closely, ensure compliance</w:t>
            </w:r>
          </w:p>
        </w:tc>
      </w:tr>
      <w:tr w:rsidR="003B3A0C" w:rsidRPr="003A7CDD" w14:paraId="1767B434" w14:textId="77777777" w:rsidTr="00CD46E3">
        <w:trPr>
          <w:tblCellSpacing w:w="15" w:type="dxa"/>
        </w:trPr>
        <w:tc>
          <w:tcPr>
            <w:tcW w:w="0" w:type="auto"/>
            <w:vAlign w:val="center"/>
            <w:hideMark/>
          </w:tcPr>
          <w:p w14:paraId="1351E6E3" w14:textId="77777777" w:rsidR="003B3A0C" w:rsidRPr="003A7CDD" w:rsidRDefault="003B3A0C" w:rsidP="00CD46E3">
            <w:r w:rsidRPr="003A7CDD">
              <w:rPr>
                <w:b/>
                <w:bCs/>
              </w:rPr>
              <w:t>Community Groups</w:t>
            </w:r>
          </w:p>
        </w:tc>
        <w:tc>
          <w:tcPr>
            <w:tcW w:w="0" w:type="auto"/>
            <w:vAlign w:val="center"/>
            <w:hideMark/>
          </w:tcPr>
          <w:p w14:paraId="48134112" w14:textId="77777777" w:rsidR="003B3A0C" w:rsidRPr="003A7CDD" w:rsidRDefault="003B3A0C" w:rsidP="00CD46E3">
            <w:r w:rsidRPr="003A7CDD">
              <w:t>Low</w:t>
            </w:r>
          </w:p>
        </w:tc>
        <w:tc>
          <w:tcPr>
            <w:tcW w:w="0" w:type="auto"/>
            <w:vAlign w:val="center"/>
            <w:hideMark/>
          </w:tcPr>
          <w:p w14:paraId="25B428A1" w14:textId="77777777" w:rsidR="003B3A0C" w:rsidRPr="003A7CDD" w:rsidRDefault="003B3A0C" w:rsidP="00CD46E3">
            <w:r w:rsidRPr="003A7CDD">
              <w:t>High</w:t>
            </w:r>
          </w:p>
        </w:tc>
        <w:tc>
          <w:tcPr>
            <w:tcW w:w="0" w:type="auto"/>
            <w:vAlign w:val="center"/>
            <w:hideMark/>
          </w:tcPr>
          <w:p w14:paraId="0B878135" w14:textId="77777777" w:rsidR="003B3A0C" w:rsidRPr="003A7CDD" w:rsidRDefault="003B3A0C" w:rsidP="00CD46E3">
            <w:r w:rsidRPr="003A7CDD">
              <w:t>Medium</w:t>
            </w:r>
          </w:p>
        </w:tc>
        <w:tc>
          <w:tcPr>
            <w:tcW w:w="0" w:type="auto"/>
            <w:vAlign w:val="center"/>
            <w:hideMark/>
          </w:tcPr>
          <w:p w14:paraId="68748420" w14:textId="77777777" w:rsidR="003B3A0C" w:rsidRPr="003A7CDD" w:rsidRDefault="003B3A0C" w:rsidP="00CD46E3">
            <w:r w:rsidRPr="003A7CDD">
              <w:t>Medium</w:t>
            </w:r>
          </w:p>
        </w:tc>
        <w:tc>
          <w:tcPr>
            <w:tcW w:w="0" w:type="auto"/>
            <w:vAlign w:val="center"/>
            <w:hideMark/>
          </w:tcPr>
          <w:p w14:paraId="58FDB077" w14:textId="77777777" w:rsidR="003B3A0C" w:rsidRPr="003A7CDD" w:rsidRDefault="003B3A0C" w:rsidP="00CD46E3">
            <w:r w:rsidRPr="003A7CDD">
              <w:t>Keep informed, gather feedback</w:t>
            </w:r>
          </w:p>
        </w:tc>
      </w:tr>
      <w:tr w:rsidR="003B3A0C" w:rsidRPr="003A7CDD" w14:paraId="52673338" w14:textId="77777777" w:rsidTr="00CD46E3">
        <w:trPr>
          <w:tblCellSpacing w:w="15" w:type="dxa"/>
        </w:trPr>
        <w:tc>
          <w:tcPr>
            <w:tcW w:w="0" w:type="auto"/>
            <w:vAlign w:val="center"/>
            <w:hideMark/>
          </w:tcPr>
          <w:p w14:paraId="0078E2BF" w14:textId="77777777" w:rsidR="003B3A0C" w:rsidRPr="003A7CDD" w:rsidRDefault="003B3A0C" w:rsidP="00CD46E3">
            <w:r w:rsidRPr="003A7CDD">
              <w:rPr>
                <w:b/>
                <w:bCs/>
              </w:rPr>
              <w:t>NGOs</w:t>
            </w:r>
          </w:p>
        </w:tc>
        <w:tc>
          <w:tcPr>
            <w:tcW w:w="0" w:type="auto"/>
            <w:vAlign w:val="center"/>
            <w:hideMark/>
          </w:tcPr>
          <w:p w14:paraId="389F612D" w14:textId="77777777" w:rsidR="003B3A0C" w:rsidRPr="003A7CDD" w:rsidRDefault="003B3A0C" w:rsidP="00CD46E3">
            <w:r w:rsidRPr="003A7CDD">
              <w:t>Low</w:t>
            </w:r>
          </w:p>
        </w:tc>
        <w:tc>
          <w:tcPr>
            <w:tcW w:w="0" w:type="auto"/>
            <w:vAlign w:val="center"/>
            <w:hideMark/>
          </w:tcPr>
          <w:p w14:paraId="555FC022" w14:textId="77777777" w:rsidR="003B3A0C" w:rsidRPr="003A7CDD" w:rsidRDefault="003B3A0C" w:rsidP="00CD46E3">
            <w:r w:rsidRPr="003A7CDD">
              <w:t>High</w:t>
            </w:r>
          </w:p>
        </w:tc>
        <w:tc>
          <w:tcPr>
            <w:tcW w:w="0" w:type="auto"/>
            <w:vAlign w:val="center"/>
            <w:hideMark/>
          </w:tcPr>
          <w:p w14:paraId="555AB3EA" w14:textId="77777777" w:rsidR="003B3A0C" w:rsidRPr="003A7CDD" w:rsidRDefault="003B3A0C" w:rsidP="00CD46E3">
            <w:r w:rsidRPr="003A7CDD">
              <w:t>Low</w:t>
            </w:r>
          </w:p>
        </w:tc>
        <w:tc>
          <w:tcPr>
            <w:tcW w:w="0" w:type="auto"/>
            <w:vAlign w:val="center"/>
            <w:hideMark/>
          </w:tcPr>
          <w:p w14:paraId="13B4F080" w14:textId="77777777" w:rsidR="003B3A0C" w:rsidRPr="003A7CDD" w:rsidRDefault="003B3A0C" w:rsidP="00CD46E3">
            <w:r w:rsidRPr="003A7CDD">
              <w:t>Medium</w:t>
            </w:r>
          </w:p>
        </w:tc>
        <w:tc>
          <w:tcPr>
            <w:tcW w:w="0" w:type="auto"/>
            <w:vAlign w:val="center"/>
            <w:hideMark/>
          </w:tcPr>
          <w:p w14:paraId="1F7B25D6" w14:textId="77777777" w:rsidR="003B3A0C" w:rsidRPr="003A7CDD" w:rsidRDefault="003B3A0C" w:rsidP="00CD46E3">
            <w:r w:rsidRPr="003A7CDD">
              <w:t>Keep informed, involve when necessary</w:t>
            </w:r>
          </w:p>
        </w:tc>
      </w:tr>
      <w:tr w:rsidR="003B3A0C" w:rsidRPr="003A7CDD" w14:paraId="4FAFE313" w14:textId="77777777" w:rsidTr="00CD46E3">
        <w:trPr>
          <w:tblCellSpacing w:w="15" w:type="dxa"/>
        </w:trPr>
        <w:tc>
          <w:tcPr>
            <w:tcW w:w="0" w:type="auto"/>
            <w:vAlign w:val="center"/>
            <w:hideMark/>
          </w:tcPr>
          <w:p w14:paraId="5C24D930" w14:textId="77777777" w:rsidR="003B3A0C" w:rsidRPr="003A7CDD" w:rsidRDefault="003B3A0C" w:rsidP="00CD46E3">
            <w:r w:rsidRPr="003A7CDD">
              <w:rPr>
                <w:b/>
                <w:bCs/>
              </w:rPr>
              <w:t>Local Government</w:t>
            </w:r>
          </w:p>
        </w:tc>
        <w:tc>
          <w:tcPr>
            <w:tcW w:w="0" w:type="auto"/>
            <w:vAlign w:val="center"/>
            <w:hideMark/>
          </w:tcPr>
          <w:p w14:paraId="0CACEB38" w14:textId="77777777" w:rsidR="003B3A0C" w:rsidRPr="003A7CDD" w:rsidRDefault="003B3A0C" w:rsidP="00CD46E3">
            <w:r w:rsidRPr="003A7CDD">
              <w:t>High</w:t>
            </w:r>
          </w:p>
        </w:tc>
        <w:tc>
          <w:tcPr>
            <w:tcW w:w="0" w:type="auto"/>
            <w:vAlign w:val="center"/>
            <w:hideMark/>
          </w:tcPr>
          <w:p w14:paraId="60C88295" w14:textId="77777777" w:rsidR="003B3A0C" w:rsidRPr="003A7CDD" w:rsidRDefault="003B3A0C" w:rsidP="00CD46E3">
            <w:r w:rsidRPr="003A7CDD">
              <w:t>Medium</w:t>
            </w:r>
          </w:p>
        </w:tc>
        <w:tc>
          <w:tcPr>
            <w:tcW w:w="0" w:type="auto"/>
            <w:vAlign w:val="center"/>
            <w:hideMark/>
          </w:tcPr>
          <w:p w14:paraId="074673A9" w14:textId="77777777" w:rsidR="003B3A0C" w:rsidRPr="003A7CDD" w:rsidRDefault="003B3A0C" w:rsidP="00CD46E3">
            <w:r w:rsidRPr="003A7CDD">
              <w:t>High</w:t>
            </w:r>
          </w:p>
        </w:tc>
        <w:tc>
          <w:tcPr>
            <w:tcW w:w="0" w:type="auto"/>
            <w:vAlign w:val="center"/>
            <w:hideMark/>
          </w:tcPr>
          <w:p w14:paraId="34CFD297" w14:textId="77777777" w:rsidR="003B3A0C" w:rsidRPr="003A7CDD" w:rsidRDefault="003B3A0C" w:rsidP="00CD46E3">
            <w:r w:rsidRPr="003A7CDD">
              <w:t>High</w:t>
            </w:r>
          </w:p>
        </w:tc>
        <w:tc>
          <w:tcPr>
            <w:tcW w:w="0" w:type="auto"/>
            <w:vAlign w:val="center"/>
            <w:hideMark/>
          </w:tcPr>
          <w:p w14:paraId="23CECD8A" w14:textId="77777777" w:rsidR="003B3A0C" w:rsidRPr="003A7CDD" w:rsidRDefault="003B3A0C" w:rsidP="00CD46E3">
            <w:r w:rsidRPr="003A7CDD">
              <w:t>Engage closely, ensure legal alignment</w:t>
            </w:r>
          </w:p>
        </w:tc>
      </w:tr>
      <w:tr w:rsidR="003B3A0C" w:rsidRPr="003A7CDD" w14:paraId="13BE94AB" w14:textId="77777777" w:rsidTr="00CD46E3">
        <w:trPr>
          <w:tblCellSpacing w:w="15" w:type="dxa"/>
        </w:trPr>
        <w:tc>
          <w:tcPr>
            <w:tcW w:w="0" w:type="auto"/>
            <w:vAlign w:val="center"/>
            <w:hideMark/>
          </w:tcPr>
          <w:p w14:paraId="29A735BB" w14:textId="77777777" w:rsidR="003B3A0C" w:rsidRPr="003A7CDD" w:rsidRDefault="003B3A0C" w:rsidP="00CD46E3">
            <w:r w:rsidRPr="003A7CDD">
              <w:rPr>
                <w:b/>
                <w:bCs/>
              </w:rPr>
              <w:t>Media</w:t>
            </w:r>
          </w:p>
        </w:tc>
        <w:tc>
          <w:tcPr>
            <w:tcW w:w="0" w:type="auto"/>
            <w:vAlign w:val="center"/>
            <w:hideMark/>
          </w:tcPr>
          <w:p w14:paraId="0EC51B02" w14:textId="77777777" w:rsidR="003B3A0C" w:rsidRPr="003A7CDD" w:rsidRDefault="003B3A0C" w:rsidP="00CD46E3">
            <w:r w:rsidRPr="003A7CDD">
              <w:t>Low</w:t>
            </w:r>
          </w:p>
        </w:tc>
        <w:tc>
          <w:tcPr>
            <w:tcW w:w="0" w:type="auto"/>
            <w:vAlign w:val="center"/>
            <w:hideMark/>
          </w:tcPr>
          <w:p w14:paraId="3AA9C78F" w14:textId="77777777" w:rsidR="003B3A0C" w:rsidRPr="003A7CDD" w:rsidRDefault="003B3A0C" w:rsidP="00CD46E3">
            <w:r w:rsidRPr="003A7CDD">
              <w:t>High</w:t>
            </w:r>
          </w:p>
        </w:tc>
        <w:tc>
          <w:tcPr>
            <w:tcW w:w="0" w:type="auto"/>
            <w:vAlign w:val="center"/>
            <w:hideMark/>
          </w:tcPr>
          <w:p w14:paraId="1E599CC2" w14:textId="77777777" w:rsidR="003B3A0C" w:rsidRPr="003A7CDD" w:rsidRDefault="003B3A0C" w:rsidP="00CD46E3">
            <w:r w:rsidRPr="003A7CDD">
              <w:t>Medium</w:t>
            </w:r>
          </w:p>
        </w:tc>
        <w:tc>
          <w:tcPr>
            <w:tcW w:w="0" w:type="auto"/>
            <w:vAlign w:val="center"/>
            <w:hideMark/>
          </w:tcPr>
          <w:p w14:paraId="6EDF6FDA" w14:textId="77777777" w:rsidR="003B3A0C" w:rsidRPr="003A7CDD" w:rsidRDefault="003B3A0C" w:rsidP="00CD46E3">
            <w:r w:rsidRPr="003A7CDD">
              <w:t>Low</w:t>
            </w:r>
          </w:p>
        </w:tc>
        <w:tc>
          <w:tcPr>
            <w:tcW w:w="0" w:type="auto"/>
            <w:vAlign w:val="center"/>
            <w:hideMark/>
          </w:tcPr>
          <w:p w14:paraId="0CD2F2F0" w14:textId="77777777" w:rsidR="003B3A0C" w:rsidRPr="003A7CDD" w:rsidRDefault="003B3A0C" w:rsidP="00CD46E3">
            <w:r w:rsidRPr="003A7CDD">
              <w:t>Monitor and engage when required</w:t>
            </w:r>
          </w:p>
        </w:tc>
      </w:tr>
    </w:tbl>
    <w:p w14:paraId="115A0F6F" w14:textId="77777777" w:rsidR="003B3A0C" w:rsidRDefault="003B3A0C" w:rsidP="003B3A0C"/>
    <w:p w14:paraId="470EC85A" w14:textId="77777777" w:rsidR="003B3A0C" w:rsidRPr="003A7CDD" w:rsidRDefault="003B3A0C" w:rsidP="003B3A0C">
      <w:pPr>
        <w:rPr>
          <w:b/>
          <w:bCs/>
        </w:rPr>
      </w:pPr>
      <w:r w:rsidRPr="003A7CDD">
        <w:rPr>
          <w:b/>
          <w:bCs/>
        </w:rPr>
        <w:t>3. Stakeholder Matrix Template</w:t>
      </w:r>
    </w:p>
    <w:p w14:paraId="1D28F2EC" w14:textId="77777777" w:rsidR="003B3A0C" w:rsidRPr="003A7CDD" w:rsidRDefault="003B3A0C" w:rsidP="003B3A0C">
      <w:r w:rsidRPr="003A7CDD">
        <w:rPr>
          <w:b/>
          <w:bCs/>
        </w:rPr>
        <w:t>Introduction</w:t>
      </w:r>
      <w:r w:rsidRPr="003A7CDD">
        <w:t xml:space="preserve">: The </w:t>
      </w:r>
      <w:r w:rsidRPr="003A7CDD">
        <w:rPr>
          <w:b/>
          <w:bCs/>
        </w:rPr>
        <w:t>Stakeholder Matrix Template</w:t>
      </w:r>
      <w:r w:rsidRPr="003A7CDD">
        <w:t xml:space="preserve"> helps categorize stakeholders based on their </w:t>
      </w:r>
      <w:r w:rsidRPr="003A7CDD">
        <w:rPr>
          <w:b/>
          <w:bCs/>
        </w:rPr>
        <w:t>power, influence, and interest</w:t>
      </w:r>
      <w:r w:rsidRPr="003A7CDD">
        <w:t xml:space="preserve"> in your company's ESG initiatives. Use this visual tool to strategically manage stakeholder relationships and plan engagement tactics.</w:t>
      </w:r>
    </w:p>
    <w:p w14:paraId="46FC137D" w14:textId="77777777" w:rsidR="003B3A0C" w:rsidRPr="003A7CDD" w:rsidRDefault="003B3A0C" w:rsidP="003B3A0C">
      <w:r w:rsidRPr="003A7CDD">
        <w:rPr>
          <w:b/>
          <w:bCs/>
        </w:rPr>
        <w:t>Stakeholder Matrix</w:t>
      </w:r>
      <w:r w:rsidRPr="003A7CD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2266"/>
        <w:gridCol w:w="2384"/>
        <w:gridCol w:w="2825"/>
      </w:tblGrid>
      <w:tr w:rsidR="003B3A0C" w:rsidRPr="003A7CDD" w14:paraId="373FDBAF" w14:textId="77777777" w:rsidTr="00CD46E3">
        <w:trPr>
          <w:tblHeader/>
          <w:tblCellSpacing w:w="15" w:type="dxa"/>
        </w:trPr>
        <w:tc>
          <w:tcPr>
            <w:tcW w:w="0" w:type="auto"/>
            <w:vAlign w:val="center"/>
            <w:hideMark/>
          </w:tcPr>
          <w:p w14:paraId="4F846E63" w14:textId="77777777" w:rsidR="003B3A0C" w:rsidRPr="003A7CDD" w:rsidRDefault="003B3A0C" w:rsidP="00CD46E3">
            <w:pPr>
              <w:rPr>
                <w:b/>
                <w:bCs/>
              </w:rPr>
            </w:pPr>
            <w:r w:rsidRPr="003A7CDD">
              <w:rPr>
                <w:b/>
                <w:bCs/>
              </w:rPr>
              <w:t>Stakeholder Name</w:t>
            </w:r>
          </w:p>
        </w:tc>
        <w:tc>
          <w:tcPr>
            <w:tcW w:w="0" w:type="auto"/>
            <w:vAlign w:val="center"/>
            <w:hideMark/>
          </w:tcPr>
          <w:p w14:paraId="268BACD9" w14:textId="77777777" w:rsidR="003B3A0C" w:rsidRPr="003A7CDD" w:rsidRDefault="003B3A0C" w:rsidP="00CD46E3">
            <w:pPr>
              <w:rPr>
                <w:b/>
                <w:bCs/>
              </w:rPr>
            </w:pPr>
            <w:r w:rsidRPr="003A7CDD">
              <w:rPr>
                <w:b/>
                <w:bCs/>
              </w:rPr>
              <w:t>Power Level (High/Low)</w:t>
            </w:r>
          </w:p>
        </w:tc>
        <w:tc>
          <w:tcPr>
            <w:tcW w:w="0" w:type="auto"/>
            <w:vAlign w:val="center"/>
            <w:hideMark/>
          </w:tcPr>
          <w:p w14:paraId="5772D55A" w14:textId="77777777" w:rsidR="003B3A0C" w:rsidRPr="003A7CDD" w:rsidRDefault="003B3A0C" w:rsidP="00CD46E3">
            <w:pPr>
              <w:rPr>
                <w:b/>
                <w:bCs/>
              </w:rPr>
            </w:pPr>
            <w:r w:rsidRPr="003A7CDD">
              <w:rPr>
                <w:b/>
                <w:bCs/>
              </w:rPr>
              <w:t>Interest Level (High/Low)</w:t>
            </w:r>
          </w:p>
        </w:tc>
        <w:tc>
          <w:tcPr>
            <w:tcW w:w="0" w:type="auto"/>
            <w:vAlign w:val="center"/>
            <w:hideMark/>
          </w:tcPr>
          <w:p w14:paraId="6B6FB356" w14:textId="77777777" w:rsidR="003B3A0C" w:rsidRPr="003A7CDD" w:rsidRDefault="003B3A0C" w:rsidP="00CD46E3">
            <w:pPr>
              <w:rPr>
                <w:b/>
                <w:bCs/>
              </w:rPr>
            </w:pPr>
            <w:r w:rsidRPr="003A7CDD">
              <w:rPr>
                <w:b/>
                <w:bCs/>
              </w:rPr>
              <w:t>Engagement Strategy</w:t>
            </w:r>
          </w:p>
        </w:tc>
      </w:tr>
      <w:tr w:rsidR="003B3A0C" w:rsidRPr="003A7CDD" w14:paraId="15BFEAB7" w14:textId="77777777" w:rsidTr="00CD46E3">
        <w:trPr>
          <w:tblCellSpacing w:w="15" w:type="dxa"/>
        </w:trPr>
        <w:tc>
          <w:tcPr>
            <w:tcW w:w="0" w:type="auto"/>
            <w:vAlign w:val="center"/>
            <w:hideMark/>
          </w:tcPr>
          <w:p w14:paraId="27DBA2B7" w14:textId="77777777" w:rsidR="003B3A0C" w:rsidRPr="003A7CDD" w:rsidRDefault="003B3A0C" w:rsidP="00CD46E3">
            <w:r w:rsidRPr="003A7CDD">
              <w:t>Employees</w:t>
            </w:r>
          </w:p>
        </w:tc>
        <w:tc>
          <w:tcPr>
            <w:tcW w:w="0" w:type="auto"/>
            <w:vAlign w:val="center"/>
            <w:hideMark/>
          </w:tcPr>
          <w:p w14:paraId="2FFE0DAA" w14:textId="77777777" w:rsidR="003B3A0C" w:rsidRPr="003A7CDD" w:rsidRDefault="003B3A0C" w:rsidP="00CD46E3">
            <w:r w:rsidRPr="003A7CDD">
              <w:t>High</w:t>
            </w:r>
          </w:p>
        </w:tc>
        <w:tc>
          <w:tcPr>
            <w:tcW w:w="0" w:type="auto"/>
            <w:vAlign w:val="center"/>
            <w:hideMark/>
          </w:tcPr>
          <w:p w14:paraId="405EFBAA" w14:textId="77777777" w:rsidR="003B3A0C" w:rsidRPr="003A7CDD" w:rsidRDefault="003B3A0C" w:rsidP="00CD46E3">
            <w:r w:rsidRPr="003A7CDD">
              <w:t>High</w:t>
            </w:r>
          </w:p>
        </w:tc>
        <w:tc>
          <w:tcPr>
            <w:tcW w:w="0" w:type="auto"/>
            <w:vAlign w:val="center"/>
            <w:hideMark/>
          </w:tcPr>
          <w:p w14:paraId="16E9787C" w14:textId="77777777" w:rsidR="003B3A0C" w:rsidRPr="003A7CDD" w:rsidRDefault="003B3A0C" w:rsidP="00CD46E3">
            <w:r w:rsidRPr="003A7CDD">
              <w:t>Engage closely and empower</w:t>
            </w:r>
          </w:p>
        </w:tc>
      </w:tr>
      <w:tr w:rsidR="003B3A0C" w:rsidRPr="003A7CDD" w14:paraId="6E8F2E39" w14:textId="77777777" w:rsidTr="00CD46E3">
        <w:trPr>
          <w:tblCellSpacing w:w="15" w:type="dxa"/>
        </w:trPr>
        <w:tc>
          <w:tcPr>
            <w:tcW w:w="0" w:type="auto"/>
            <w:vAlign w:val="center"/>
            <w:hideMark/>
          </w:tcPr>
          <w:p w14:paraId="7E9C34C2" w14:textId="77777777" w:rsidR="003B3A0C" w:rsidRPr="003A7CDD" w:rsidRDefault="003B3A0C" w:rsidP="00CD46E3">
            <w:r w:rsidRPr="003A7CDD">
              <w:lastRenderedPageBreak/>
              <w:t>Shareholders</w:t>
            </w:r>
          </w:p>
        </w:tc>
        <w:tc>
          <w:tcPr>
            <w:tcW w:w="0" w:type="auto"/>
            <w:vAlign w:val="center"/>
            <w:hideMark/>
          </w:tcPr>
          <w:p w14:paraId="49A10537" w14:textId="77777777" w:rsidR="003B3A0C" w:rsidRPr="003A7CDD" w:rsidRDefault="003B3A0C" w:rsidP="00CD46E3">
            <w:r w:rsidRPr="003A7CDD">
              <w:t>High</w:t>
            </w:r>
          </w:p>
        </w:tc>
        <w:tc>
          <w:tcPr>
            <w:tcW w:w="0" w:type="auto"/>
            <w:vAlign w:val="center"/>
            <w:hideMark/>
          </w:tcPr>
          <w:p w14:paraId="4151E9DE" w14:textId="77777777" w:rsidR="003B3A0C" w:rsidRPr="003A7CDD" w:rsidRDefault="003B3A0C" w:rsidP="00CD46E3">
            <w:r w:rsidRPr="003A7CDD">
              <w:t>Low</w:t>
            </w:r>
          </w:p>
        </w:tc>
        <w:tc>
          <w:tcPr>
            <w:tcW w:w="0" w:type="auto"/>
            <w:vAlign w:val="center"/>
            <w:hideMark/>
          </w:tcPr>
          <w:p w14:paraId="7E85D026" w14:textId="77777777" w:rsidR="003B3A0C" w:rsidRPr="003A7CDD" w:rsidRDefault="003B3A0C" w:rsidP="00CD46E3">
            <w:r w:rsidRPr="003A7CDD">
              <w:t>Keep satisfied</w:t>
            </w:r>
          </w:p>
        </w:tc>
      </w:tr>
      <w:tr w:rsidR="003B3A0C" w:rsidRPr="003A7CDD" w14:paraId="2C4F70F2" w14:textId="77777777" w:rsidTr="00CD46E3">
        <w:trPr>
          <w:tblCellSpacing w:w="15" w:type="dxa"/>
        </w:trPr>
        <w:tc>
          <w:tcPr>
            <w:tcW w:w="0" w:type="auto"/>
            <w:vAlign w:val="center"/>
            <w:hideMark/>
          </w:tcPr>
          <w:p w14:paraId="05ED3A9F" w14:textId="77777777" w:rsidR="003B3A0C" w:rsidRPr="003A7CDD" w:rsidRDefault="003B3A0C" w:rsidP="00CD46E3">
            <w:r w:rsidRPr="003A7CDD">
              <w:t>Community Groups</w:t>
            </w:r>
          </w:p>
        </w:tc>
        <w:tc>
          <w:tcPr>
            <w:tcW w:w="0" w:type="auto"/>
            <w:vAlign w:val="center"/>
            <w:hideMark/>
          </w:tcPr>
          <w:p w14:paraId="78EE8740" w14:textId="77777777" w:rsidR="003B3A0C" w:rsidRPr="003A7CDD" w:rsidRDefault="003B3A0C" w:rsidP="00CD46E3">
            <w:r w:rsidRPr="003A7CDD">
              <w:t>Low</w:t>
            </w:r>
          </w:p>
        </w:tc>
        <w:tc>
          <w:tcPr>
            <w:tcW w:w="0" w:type="auto"/>
            <w:vAlign w:val="center"/>
            <w:hideMark/>
          </w:tcPr>
          <w:p w14:paraId="71C7A9DE" w14:textId="77777777" w:rsidR="003B3A0C" w:rsidRPr="003A7CDD" w:rsidRDefault="003B3A0C" w:rsidP="00CD46E3">
            <w:r w:rsidRPr="003A7CDD">
              <w:t>High</w:t>
            </w:r>
          </w:p>
        </w:tc>
        <w:tc>
          <w:tcPr>
            <w:tcW w:w="0" w:type="auto"/>
            <w:vAlign w:val="center"/>
            <w:hideMark/>
          </w:tcPr>
          <w:p w14:paraId="13CCA129" w14:textId="77777777" w:rsidR="003B3A0C" w:rsidRPr="003A7CDD" w:rsidRDefault="003B3A0C" w:rsidP="00CD46E3">
            <w:r w:rsidRPr="003A7CDD">
              <w:t>Keep informed</w:t>
            </w:r>
          </w:p>
        </w:tc>
      </w:tr>
      <w:tr w:rsidR="003B3A0C" w:rsidRPr="003A7CDD" w14:paraId="4C58596A" w14:textId="77777777" w:rsidTr="00CD46E3">
        <w:trPr>
          <w:tblCellSpacing w:w="15" w:type="dxa"/>
        </w:trPr>
        <w:tc>
          <w:tcPr>
            <w:tcW w:w="0" w:type="auto"/>
            <w:vAlign w:val="center"/>
            <w:hideMark/>
          </w:tcPr>
          <w:p w14:paraId="7EACBF97" w14:textId="77777777" w:rsidR="003B3A0C" w:rsidRPr="003A7CDD" w:rsidRDefault="003B3A0C" w:rsidP="00CD46E3">
            <w:r w:rsidRPr="003A7CDD">
              <w:t>Regulatory Bodies</w:t>
            </w:r>
          </w:p>
        </w:tc>
        <w:tc>
          <w:tcPr>
            <w:tcW w:w="0" w:type="auto"/>
            <w:vAlign w:val="center"/>
            <w:hideMark/>
          </w:tcPr>
          <w:p w14:paraId="443EEF3A" w14:textId="77777777" w:rsidR="003B3A0C" w:rsidRPr="003A7CDD" w:rsidRDefault="003B3A0C" w:rsidP="00CD46E3">
            <w:r w:rsidRPr="003A7CDD">
              <w:t>High</w:t>
            </w:r>
          </w:p>
        </w:tc>
        <w:tc>
          <w:tcPr>
            <w:tcW w:w="0" w:type="auto"/>
            <w:vAlign w:val="center"/>
            <w:hideMark/>
          </w:tcPr>
          <w:p w14:paraId="3D6C6926" w14:textId="77777777" w:rsidR="003B3A0C" w:rsidRPr="003A7CDD" w:rsidRDefault="003B3A0C" w:rsidP="00CD46E3">
            <w:r w:rsidRPr="003A7CDD">
              <w:t>High</w:t>
            </w:r>
          </w:p>
        </w:tc>
        <w:tc>
          <w:tcPr>
            <w:tcW w:w="0" w:type="auto"/>
            <w:vAlign w:val="center"/>
            <w:hideMark/>
          </w:tcPr>
          <w:p w14:paraId="030AB1EC" w14:textId="77777777" w:rsidR="003B3A0C" w:rsidRPr="003A7CDD" w:rsidRDefault="003B3A0C" w:rsidP="00CD46E3">
            <w:r w:rsidRPr="003A7CDD">
              <w:t>Engage closely and collaborate</w:t>
            </w:r>
          </w:p>
        </w:tc>
      </w:tr>
      <w:tr w:rsidR="003B3A0C" w:rsidRPr="003A7CDD" w14:paraId="0A02493D" w14:textId="77777777" w:rsidTr="00CD46E3">
        <w:trPr>
          <w:tblCellSpacing w:w="15" w:type="dxa"/>
        </w:trPr>
        <w:tc>
          <w:tcPr>
            <w:tcW w:w="0" w:type="auto"/>
            <w:vAlign w:val="center"/>
            <w:hideMark/>
          </w:tcPr>
          <w:p w14:paraId="746B1791" w14:textId="77777777" w:rsidR="003B3A0C" w:rsidRPr="003A7CDD" w:rsidRDefault="003B3A0C" w:rsidP="00CD46E3">
            <w:r w:rsidRPr="003A7CDD">
              <w:t>NGOs</w:t>
            </w:r>
          </w:p>
        </w:tc>
        <w:tc>
          <w:tcPr>
            <w:tcW w:w="0" w:type="auto"/>
            <w:vAlign w:val="center"/>
            <w:hideMark/>
          </w:tcPr>
          <w:p w14:paraId="4B740146" w14:textId="77777777" w:rsidR="003B3A0C" w:rsidRPr="003A7CDD" w:rsidRDefault="003B3A0C" w:rsidP="00CD46E3">
            <w:r w:rsidRPr="003A7CDD">
              <w:t>Low</w:t>
            </w:r>
          </w:p>
        </w:tc>
        <w:tc>
          <w:tcPr>
            <w:tcW w:w="0" w:type="auto"/>
            <w:vAlign w:val="center"/>
            <w:hideMark/>
          </w:tcPr>
          <w:p w14:paraId="3C61ADFA" w14:textId="77777777" w:rsidR="003B3A0C" w:rsidRPr="003A7CDD" w:rsidRDefault="003B3A0C" w:rsidP="00CD46E3">
            <w:r w:rsidRPr="003A7CDD">
              <w:t>Low</w:t>
            </w:r>
          </w:p>
        </w:tc>
        <w:tc>
          <w:tcPr>
            <w:tcW w:w="0" w:type="auto"/>
            <w:vAlign w:val="center"/>
            <w:hideMark/>
          </w:tcPr>
          <w:p w14:paraId="0A5C179B" w14:textId="77777777" w:rsidR="003B3A0C" w:rsidRPr="003A7CDD" w:rsidRDefault="003B3A0C" w:rsidP="00CD46E3">
            <w:r w:rsidRPr="003A7CDD">
              <w:t>Monitor</w:t>
            </w:r>
          </w:p>
        </w:tc>
      </w:tr>
    </w:tbl>
    <w:p w14:paraId="14C057EB" w14:textId="77777777" w:rsidR="003B3A0C" w:rsidRPr="003A7CDD" w:rsidRDefault="003B3A0C" w:rsidP="003B3A0C">
      <w:pPr>
        <w:numPr>
          <w:ilvl w:val="0"/>
          <w:numId w:val="153"/>
        </w:numPr>
        <w:spacing w:line="259" w:lineRule="auto"/>
      </w:pPr>
      <w:r w:rsidRPr="003A7CDD">
        <w:rPr>
          <w:b/>
          <w:bCs/>
        </w:rPr>
        <w:t>Legend</w:t>
      </w:r>
      <w:r w:rsidRPr="003A7CDD">
        <w:t>:</w:t>
      </w:r>
    </w:p>
    <w:p w14:paraId="31F99309" w14:textId="77777777" w:rsidR="003B3A0C" w:rsidRPr="003A7CDD" w:rsidRDefault="003B3A0C" w:rsidP="003B3A0C">
      <w:pPr>
        <w:numPr>
          <w:ilvl w:val="1"/>
          <w:numId w:val="153"/>
        </w:numPr>
        <w:spacing w:line="259" w:lineRule="auto"/>
      </w:pPr>
      <w:r w:rsidRPr="003A7CDD">
        <w:rPr>
          <w:b/>
          <w:bCs/>
        </w:rPr>
        <w:t>High Power, High Interest</w:t>
      </w:r>
      <w:r w:rsidRPr="003A7CDD">
        <w:t>: Collaborate actively and maintain continuous communication.</w:t>
      </w:r>
    </w:p>
    <w:p w14:paraId="4E8A90BE" w14:textId="77777777" w:rsidR="003B3A0C" w:rsidRPr="003A7CDD" w:rsidRDefault="003B3A0C" w:rsidP="003B3A0C">
      <w:pPr>
        <w:numPr>
          <w:ilvl w:val="1"/>
          <w:numId w:val="153"/>
        </w:numPr>
        <w:spacing w:line="259" w:lineRule="auto"/>
      </w:pPr>
      <w:r w:rsidRPr="003A7CDD">
        <w:rPr>
          <w:b/>
          <w:bCs/>
        </w:rPr>
        <w:t>High Power, Low Interest</w:t>
      </w:r>
      <w:r w:rsidRPr="003A7CDD">
        <w:t>: Regular updates, emphasize strategic importance.</w:t>
      </w:r>
    </w:p>
    <w:p w14:paraId="34DFA603" w14:textId="77777777" w:rsidR="003B3A0C" w:rsidRPr="003A7CDD" w:rsidRDefault="003B3A0C" w:rsidP="003B3A0C">
      <w:pPr>
        <w:numPr>
          <w:ilvl w:val="1"/>
          <w:numId w:val="153"/>
        </w:numPr>
        <w:spacing w:line="259" w:lineRule="auto"/>
      </w:pPr>
      <w:r w:rsidRPr="003A7CDD">
        <w:rPr>
          <w:b/>
          <w:bCs/>
        </w:rPr>
        <w:t>Low Power, High Interest</w:t>
      </w:r>
      <w:r w:rsidRPr="003A7CDD">
        <w:t>: Provide opportunities for involvement; keep informed.</w:t>
      </w:r>
    </w:p>
    <w:p w14:paraId="02F08488" w14:textId="77777777" w:rsidR="003B3A0C" w:rsidRDefault="003B3A0C" w:rsidP="003B3A0C">
      <w:pPr>
        <w:numPr>
          <w:ilvl w:val="1"/>
          <w:numId w:val="153"/>
        </w:numPr>
        <w:spacing w:line="259" w:lineRule="auto"/>
      </w:pPr>
      <w:r w:rsidRPr="003A7CDD">
        <w:rPr>
          <w:b/>
          <w:bCs/>
        </w:rPr>
        <w:t>Low Power, Low Interest</w:t>
      </w:r>
      <w:r w:rsidRPr="003A7CDD">
        <w:t>: Keep updated with general communication.</w:t>
      </w:r>
    </w:p>
    <w:p w14:paraId="6018F4CD" w14:textId="77777777" w:rsidR="003B3A0C" w:rsidRPr="003A7CDD" w:rsidRDefault="003B3A0C" w:rsidP="003B3A0C">
      <w:pPr>
        <w:rPr>
          <w:b/>
          <w:bCs/>
        </w:rPr>
      </w:pPr>
      <w:r w:rsidRPr="003A7CDD">
        <w:rPr>
          <w:b/>
          <w:bCs/>
        </w:rPr>
        <w:t>Compliance Checklist</w:t>
      </w:r>
    </w:p>
    <w:p w14:paraId="38743A70" w14:textId="77777777" w:rsidR="003B3A0C" w:rsidRPr="003A7CDD" w:rsidRDefault="003B3A0C" w:rsidP="003B3A0C">
      <w:r w:rsidRPr="003A7CDD">
        <w:rPr>
          <w:b/>
          <w:bCs/>
        </w:rPr>
        <w:t>Introduction</w:t>
      </w:r>
      <w:r w:rsidRPr="003A7CDD">
        <w:t>:</w:t>
      </w:r>
      <w:r w:rsidRPr="003A7CDD">
        <w:br/>
        <w:t xml:space="preserve">This </w:t>
      </w:r>
      <w:r w:rsidRPr="003A7CDD">
        <w:rPr>
          <w:b/>
          <w:bCs/>
        </w:rPr>
        <w:t>Compliance Checklist</w:t>
      </w:r>
      <w:r w:rsidRPr="003A7CDD">
        <w:t xml:space="preserve"> ensures that companies maintain compliance with all relevant </w:t>
      </w:r>
      <w:r w:rsidRPr="003A7CDD">
        <w:rPr>
          <w:b/>
          <w:bCs/>
        </w:rPr>
        <w:t>local and international ESG regulations</w:t>
      </w:r>
      <w:r w:rsidRPr="003A7CDD">
        <w:t xml:space="preserve">. This checklist covers </w:t>
      </w:r>
      <w:r w:rsidRPr="003A7CDD">
        <w:rPr>
          <w:b/>
          <w:bCs/>
        </w:rPr>
        <w:t>environmental laws, social standards, and corporate governance requirements</w:t>
      </w:r>
      <w:r w:rsidRPr="003A7CDD">
        <w:t>, helping verify that your ESG practices are aligned with best practices and regulatory standards.</w:t>
      </w:r>
    </w:p>
    <w:p w14:paraId="5DF29C9F" w14:textId="77777777" w:rsidR="003B3A0C" w:rsidRPr="003A7CDD" w:rsidRDefault="003B3A0C" w:rsidP="003B3A0C">
      <w:r>
        <w:pict w14:anchorId="0BE571DE">
          <v:rect id="_x0000_i1029" style="width:0;height:1.5pt" o:hralign="center" o:hrstd="t" o:hr="t" fillcolor="#a0a0a0" stroked="f"/>
        </w:pict>
      </w:r>
    </w:p>
    <w:p w14:paraId="3F6F79F8" w14:textId="77777777" w:rsidR="003B3A0C" w:rsidRPr="003A7CDD" w:rsidRDefault="003B3A0C" w:rsidP="003B3A0C">
      <w:pPr>
        <w:rPr>
          <w:b/>
          <w:bCs/>
        </w:rPr>
      </w:pPr>
      <w:r w:rsidRPr="003A7CDD">
        <w:rPr>
          <w:b/>
          <w:bCs/>
        </w:rPr>
        <w:t>1. Environmental Compliance</w:t>
      </w:r>
    </w:p>
    <w:p w14:paraId="32A702C0" w14:textId="77777777" w:rsidR="003B3A0C" w:rsidRPr="003A7CDD" w:rsidRDefault="003B3A0C" w:rsidP="003B3A0C">
      <w:r w:rsidRPr="003A7CDD">
        <w:rPr>
          <w:b/>
          <w:bCs/>
        </w:rPr>
        <w:t>1.1 Local and International Standards Compliance</w:t>
      </w:r>
    </w:p>
    <w:p w14:paraId="4C21498E" w14:textId="77777777" w:rsidR="003B3A0C" w:rsidRPr="003A7CDD" w:rsidRDefault="003B3A0C" w:rsidP="003B3A0C">
      <w:pPr>
        <w:numPr>
          <w:ilvl w:val="0"/>
          <w:numId w:val="154"/>
        </w:numPr>
        <w:spacing w:line="259" w:lineRule="auto"/>
      </w:pPr>
      <w:r w:rsidRPr="003A7CDD">
        <w:rPr>
          <w:b/>
          <w:bCs/>
        </w:rPr>
        <w:t>Local Environmental Standards</w:t>
      </w:r>
      <w:r w:rsidRPr="003A7CDD">
        <w:t>: Verify adherence to waste management regulations, emissions standards, and pollution limits as per national laws.</w:t>
      </w:r>
    </w:p>
    <w:p w14:paraId="340FA334" w14:textId="77777777" w:rsidR="003B3A0C" w:rsidRPr="003A7CDD" w:rsidRDefault="003B3A0C" w:rsidP="003B3A0C">
      <w:pPr>
        <w:numPr>
          <w:ilvl w:val="1"/>
          <w:numId w:val="154"/>
        </w:numPr>
        <w:spacing w:line="259" w:lineRule="auto"/>
      </w:pPr>
      <w:r w:rsidRPr="003A7CDD">
        <w:rPr>
          <w:b/>
          <w:bCs/>
        </w:rPr>
        <w:t>Document reference</w:t>
      </w:r>
      <w:r w:rsidRPr="003A7CDD">
        <w:t>: Attach records of permits, certificates, and approved environmental plans.</w:t>
      </w:r>
    </w:p>
    <w:p w14:paraId="56F4DAD4" w14:textId="77777777" w:rsidR="003B3A0C" w:rsidRPr="003A7CDD" w:rsidRDefault="003B3A0C" w:rsidP="003B3A0C">
      <w:pPr>
        <w:numPr>
          <w:ilvl w:val="0"/>
          <w:numId w:val="154"/>
        </w:numPr>
        <w:spacing w:line="259" w:lineRule="auto"/>
      </w:pPr>
      <w:r w:rsidRPr="003A7CDD">
        <w:rPr>
          <w:b/>
          <w:bCs/>
        </w:rPr>
        <w:t>International Agreements</w:t>
      </w:r>
      <w:r w:rsidRPr="003A7CDD">
        <w:t xml:space="preserve">: Ensure compliance with agreements like the </w:t>
      </w:r>
      <w:r w:rsidRPr="003A7CDD">
        <w:rPr>
          <w:b/>
          <w:bCs/>
        </w:rPr>
        <w:t>Paris Agreement</w:t>
      </w:r>
      <w:r w:rsidRPr="003A7CDD">
        <w:t xml:space="preserve"> or </w:t>
      </w:r>
      <w:r w:rsidRPr="003A7CDD">
        <w:rPr>
          <w:b/>
          <w:bCs/>
        </w:rPr>
        <w:t>UN Sustainable Development Goals (SDGs)</w:t>
      </w:r>
      <w:r w:rsidRPr="003A7CDD">
        <w:t>.</w:t>
      </w:r>
    </w:p>
    <w:p w14:paraId="0A7BE829" w14:textId="77777777" w:rsidR="003B3A0C" w:rsidRPr="003A7CDD" w:rsidRDefault="003B3A0C" w:rsidP="003B3A0C">
      <w:pPr>
        <w:numPr>
          <w:ilvl w:val="1"/>
          <w:numId w:val="154"/>
        </w:numPr>
        <w:spacing w:line="259" w:lineRule="auto"/>
      </w:pPr>
      <w:r w:rsidRPr="003A7CDD">
        <w:lastRenderedPageBreak/>
        <w:t xml:space="preserve">Have emission reduction goals that align with </w:t>
      </w:r>
      <w:r w:rsidRPr="003A7CDD">
        <w:rPr>
          <w:b/>
          <w:bCs/>
        </w:rPr>
        <w:t>Paris Climate Goals</w:t>
      </w:r>
      <w:r w:rsidRPr="003A7CDD">
        <w:t>.</w:t>
      </w:r>
    </w:p>
    <w:p w14:paraId="4E862B02" w14:textId="77777777" w:rsidR="003B3A0C" w:rsidRPr="003A7CDD" w:rsidRDefault="003B3A0C" w:rsidP="003B3A0C">
      <w:pPr>
        <w:numPr>
          <w:ilvl w:val="1"/>
          <w:numId w:val="154"/>
        </w:numPr>
        <w:spacing w:line="259" w:lineRule="auto"/>
      </w:pPr>
      <w:r w:rsidRPr="003A7CDD">
        <w:t>Participate in regional or global climate initiatives where applicable.</w:t>
      </w:r>
    </w:p>
    <w:p w14:paraId="0C2CDBD3" w14:textId="77777777" w:rsidR="003B3A0C" w:rsidRPr="003A7CDD" w:rsidRDefault="003B3A0C" w:rsidP="003B3A0C">
      <w:r w:rsidRPr="003A7CDD">
        <w:rPr>
          <w:b/>
          <w:bCs/>
        </w:rPr>
        <w:t>1.2 Pollution and Emissions Reporting</w:t>
      </w:r>
    </w:p>
    <w:p w14:paraId="2FF9D6F0" w14:textId="77777777" w:rsidR="003B3A0C" w:rsidRPr="003A7CDD" w:rsidRDefault="003B3A0C" w:rsidP="003B3A0C">
      <w:pPr>
        <w:numPr>
          <w:ilvl w:val="0"/>
          <w:numId w:val="155"/>
        </w:numPr>
        <w:spacing w:line="259" w:lineRule="auto"/>
      </w:pPr>
      <w:r w:rsidRPr="003A7CDD">
        <w:rPr>
          <w:b/>
          <w:bCs/>
        </w:rPr>
        <w:t>Emissions Tracking</w:t>
      </w:r>
      <w:r w:rsidRPr="003A7CDD">
        <w:t>: Track and report:</w:t>
      </w:r>
    </w:p>
    <w:p w14:paraId="1EB79240" w14:textId="77777777" w:rsidR="003B3A0C" w:rsidRPr="003A7CDD" w:rsidRDefault="003B3A0C" w:rsidP="003B3A0C">
      <w:pPr>
        <w:numPr>
          <w:ilvl w:val="1"/>
          <w:numId w:val="155"/>
        </w:numPr>
        <w:spacing w:line="259" w:lineRule="auto"/>
      </w:pPr>
      <w:r w:rsidRPr="003A7CDD">
        <w:rPr>
          <w:b/>
          <w:bCs/>
        </w:rPr>
        <w:t>Scope 1</w:t>
      </w:r>
      <w:r w:rsidRPr="003A7CDD">
        <w:t>: Direct emissions from company-owned sources.</w:t>
      </w:r>
    </w:p>
    <w:p w14:paraId="03726BA8" w14:textId="77777777" w:rsidR="003B3A0C" w:rsidRPr="003A7CDD" w:rsidRDefault="003B3A0C" w:rsidP="003B3A0C">
      <w:pPr>
        <w:numPr>
          <w:ilvl w:val="1"/>
          <w:numId w:val="155"/>
        </w:numPr>
        <w:spacing w:line="259" w:lineRule="auto"/>
      </w:pPr>
      <w:r w:rsidRPr="003A7CDD">
        <w:rPr>
          <w:b/>
          <w:bCs/>
        </w:rPr>
        <w:t>Scope 2</w:t>
      </w:r>
      <w:r w:rsidRPr="003A7CDD">
        <w:t>: Indirect emissions from energy purchased and used by the company.</w:t>
      </w:r>
    </w:p>
    <w:p w14:paraId="5798CDAB" w14:textId="77777777" w:rsidR="003B3A0C" w:rsidRPr="003A7CDD" w:rsidRDefault="003B3A0C" w:rsidP="003B3A0C">
      <w:pPr>
        <w:numPr>
          <w:ilvl w:val="1"/>
          <w:numId w:val="155"/>
        </w:numPr>
        <w:spacing w:line="259" w:lineRule="auto"/>
      </w:pPr>
      <w:r w:rsidRPr="003A7CDD">
        <w:rPr>
          <w:b/>
          <w:bCs/>
        </w:rPr>
        <w:t>Scope 3</w:t>
      </w:r>
      <w:r w:rsidRPr="003A7CDD">
        <w:t>: Emissions across the value chain, including suppliers, transportation, and product end-use.</w:t>
      </w:r>
    </w:p>
    <w:p w14:paraId="1C16F775" w14:textId="77777777" w:rsidR="003B3A0C" w:rsidRPr="003A7CDD" w:rsidRDefault="003B3A0C" w:rsidP="003B3A0C">
      <w:pPr>
        <w:numPr>
          <w:ilvl w:val="1"/>
          <w:numId w:val="155"/>
        </w:numPr>
        <w:spacing w:line="259" w:lineRule="auto"/>
      </w:pPr>
      <w:r w:rsidRPr="003A7CDD">
        <w:rPr>
          <w:b/>
          <w:bCs/>
        </w:rPr>
        <w:t>Document Reference</w:t>
      </w:r>
      <w:r w:rsidRPr="003A7CDD">
        <w:t>: Provide an annual emissions report with verification by third-party auditors.</w:t>
      </w:r>
    </w:p>
    <w:p w14:paraId="38201148" w14:textId="77777777" w:rsidR="003B3A0C" w:rsidRPr="003A7CDD" w:rsidRDefault="003B3A0C" w:rsidP="003B3A0C">
      <w:pPr>
        <w:numPr>
          <w:ilvl w:val="0"/>
          <w:numId w:val="155"/>
        </w:numPr>
        <w:spacing w:line="259" w:lineRule="auto"/>
      </w:pPr>
      <w:r w:rsidRPr="003A7CDD">
        <w:rPr>
          <w:b/>
          <w:bCs/>
        </w:rPr>
        <w:t>Reduction Targets</w:t>
      </w:r>
      <w:r w:rsidRPr="003A7CDD">
        <w:t>:</w:t>
      </w:r>
    </w:p>
    <w:p w14:paraId="4143BF76" w14:textId="77777777" w:rsidR="003B3A0C" w:rsidRPr="003A7CDD" w:rsidRDefault="003B3A0C" w:rsidP="003B3A0C">
      <w:pPr>
        <w:numPr>
          <w:ilvl w:val="1"/>
          <w:numId w:val="155"/>
        </w:numPr>
        <w:spacing w:line="259" w:lineRule="auto"/>
      </w:pPr>
      <w:r w:rsidRPr="003A7CDD">
        <w:t xml:space="preserve">Set and publish annual targets for reducing </w:t>
      </w:r>
      <w:r w:rsidRPr="003A7CDD">
        <w:rPr>
          <w:b/>
          <w:bCs/>
        </w:rPr>
        <w:t>carbon emissions</w:t>
      </w:r>
      <w:r w:rsidRPr="003A7CDD">
        <w:t xml:space="preserve">, </w:t>
      </w:r>
      <w:r w:rsidRPr="003A7CDD">
        <w:rPr>
          <w:b/>
          <w:bCs/>
        </w:rPr>
        <w:t>air pollution</w:t>
      </w:r>
      <w:r w:rsidRPr="003A7CDD">
        <w:t xml:space="preserve">, and </w:t>
      </w:r>
      <w:r w:rsidRPr="003A7CDD">
        <w:rPr>
          <w:b/>
          <w:bCs/>
        </w:rPr>
        <w:t>water contamination</w:t>
      </w:r>
      <w:r w:rsidRPr="003A7CDD">
        <w:t>.</w:t>
      </w:r>
    </w:p>
    <w:p w14:paraId="5F14F692" w14:textId="77777777" w:rsidR="003B3A0C" w:rsidRPr="003A7CDD" w:rsidRDefault="003B3A0C" w:rsidP="003B3A0C">
      <w:pPr>
        <w:numPr>
          <w:ilvl w:val="1"/>
          <w:numId w:val="155"/>
        </w:numPr>
        <w:spacing w:line="259" w:lineRule="auto"/>
      </w:pPr>
      <w:r w:rsidRPr="003A7CDD">
        <w:t xml:space="preserve">Monitor progress against </w:t>
      </w:r>
      <w:r w:rsidRPr="003A7CDD">
        <w:rPr>
          <w:b/>
          <w:bCs/>
        </w:rPr>
        <w:t>Science-Based Targets (SBTi)</w:t>
      </w:r>
      <w:r w:rsidRPr="003A7CDD">
        <w:t>, where applicable.</w:t>
      </w:r>
    </w:p>
    <w:p w14:paraId="42441DAC" w14:textId="77777777" w:rsidR="003B3A0C" w:rsidRPr="003A7CDD" w:rsidRDefault="003B3A0C" w:rsidP="003B3A0C">
      <w:r w:rsidRPr="003A7CDD">
        <w:rPr>
          <w:b/>
          <w:bCs/>
        </w:rPr>
        <w:t>1.3 Waste and Resource Management</w:t>
      </w:r>
    </w:p>
    <w:p w14:paraId="4A333922" w14:textId="77777777" w:rsidR="003B3A0C" w:rsidRPr="003A7CDD" w:rsidRDefault="003B3A0C" w:rsidP="003B3A0C">
      <w:pPr>
        <w:numPr>
          <w:ilvl w:val="0"/>
          <w:numId w:val="156"/>
        </w:numPr>
        <w:spacing w:line="259" w:lineRule="auto"/>
      </w:pPr>
      <w:r w:rsidRPr="003A7CDD">
        <w:rPr>
          <w:b/>
          <w:bCs/>
        </w:rPr>
        <w:t>Hazardous Waste Management</w:t>
      </w:r>
      <w:r w:rsidRPr="003A7CDD">
        <w:t>: Adhere to regulations regarding the disposal and handling of hazardous materials.</w:t>
      </w:r>
    </w:p>
    <w:p w14:paraId="2A23AB8A" w14:textId="77777777" w:rsidR="003B3A0C" w:rsidRPr="003A7CDD" w:rsidRDefault="003B3A0C" w:rsidP="003B3A0C">
      <w:pPr>
        <w:numPr>
          <w:ilvl w:val="1"/>
          <w:numId w:val="156"/>
        </w:numPr>
        <w:spacing w:line="259" w:lineRule="auto"/>
      </w:pPr>
      <w:r w:rsidRPr="003A7CDD">
        <w:t>Document methods of waste disposal and ensure they are certified by authorities.</w:t>
      </w:r>
    </w:p>
    <w:p w14:paraId="35788CF9" w14:textId="77777777" w:rsidR="003B3A0C" w:rsidRPr="003A7CDD" w:rsidRDefault="003B3A0C" w:rsidP="003B3A0C">
      <w:pPr>
        <w:numPr>
          <w:ilvl w:val="0"/>
          <w:numId w:val="156"/>
        </w:numPr>
        <w:spacing w:line="259" w:lineRule="auto"/>
      </w:pPr>
      <w:r w:rsidRPr="003A7CDD">
        <w:rPr>
          <w:b/>
          <w:bCs/>
        </w:rPr>
        <w:t>Water Management</w:t>
      </w:r>
      <w:r w:rsidRPr="003A7CDD">
        <w:t>:</w:t>
      </w:r>
    </w:p>
    <w:p w14:paraId="6CC4FD01" w14:textId="77777777" w:rsidR="003B3A0C" w:rsidRPr="003A7CDD" w:rsidRDefault="003B3A0C" w:rsidP="003B3A0C">
      <w:pPr>
        <w:numPr>
          <w:ilvl w:val="1"/>
          <w:numId w:val="156"/>
        </w:numPr>
        <w:spacing w:line="259" w:lineRule="auto"/>
      </w:pPr>
      <w:r w:rsidRPr="003A7CDD">
        <w:t>Track water usage and wastewater output.</w:t>
      </w:r>
    </w:p>
    <w:p w14:paraId="5C2AF351" w14:textId="77777777" w:rsidR="003B3A0C" w:rsidRPr="003A7CDD" w:rsidRDefault="003B3A0C" w:rsidP="003B3A0C">
      <w:pPr>
        <w:numPr>
          <w:ilvl w:val="1"/>
          <w:numId w:val="156"/>
        </w:numPr>
        <w:spacing w:line="259" w:lineRule="auto"/>
      </w:pPr>
      <w:r w:rsidRPr="003A7CDD">
        <w:t xml:space="preserve">Ensure compliance with </w:t>
      </w:r>
      <w:r w:rsidRPr="003A7CDD">
        <w:rPr>
          <w:b/>
          <w:bCs/>
        </w:rPr>
        <w:t>local water treatment standards</w:t>
      </w:r>
      <w:r w:rsidRPr="003A7CDD">
        <w:t>.</w:t>
      </w:r>
    </w:p>
    <w:p w14:paraId="76C55040" w14:textId="77777777" w:rsidR="003B3A0C" w:rsidRPr="003A7CDD" w:rsidRDefault="003B3A0C" w:rsidP="003B3A0C">
      <w:pPr>
        <w:numPr>
          <w:ilvl w:val="1"/>
          <w:numId w:val="156"/>
        </w:numPr>
        <w:spacing w:line="259" w:lineRule="auto"/>
      </w:pPr>
      <w:r w:rsidRPr="003A7CDD">
        <w:t xml:space="preserve">Develop a plan to </w:t>
      </w:r>
      <w:r w:rsidRPr="003A7CDD">
        <w:rPr>
          <w:b/>
          <w:bCs/>
        </w:rPr>
        <w:t>reduce water usage</w:t>
      </w:r>
      <w:r w:rsidRPr="003A7CDD">
        <w:t xml:space="preserve"> by a set percentage over a defined period.</w:t>
      </w:r>
    </w:p>
    <w:p w14:paraId="0AA4A1B0" w14:textId="77777777" w:rsidR="003B3A0C" w:rsidRPr="003A7CDD" w:rsidRDefault="003B3A0C" w:rsidP="003B3A0C">
      <w:pPr>
        <w:numPr>
          <w:ilvl w:val="0"/>
          <w:numId w:val="156"/>
        </w:numPr>
        <w:spacing w:line="259" w:lineRule="auto"/>
      </w:pPr>
      <w:r w:rsidRPr="003A7CDD">
        <w:rPr>
          <w:b/>
          <w:bCs/>
        </w:rPr>
        <w:t>Circular Economy Initiatives</w:t>
      </w:r>
      <w:r w:rsidRPr="003A7CDD">
        <w:t>:</w:t>
      </w:r>
    </w:p>
    <w:p w14:paraId="68DB88EB" w14:textId="77777777" w:rsidR="003B3A0C" w:rsidRPr="003A7CDD" w:rsidRDefault="003B3A0C" w:rsidP="003B3A0C">
      <w:pPr>
        <w:numPr>
          <w:ilvl w:val="1"/>
          <w:numId w:val="156"/>
        </w:numPr>
        <w:spacing w:line="259" w:lineRule="auto"/>
      </w:pPr>
      <w:r w:rsidRPr="003A7CDD">
        <w:t>Establish initiatives to reuse, recycle, or reduce materials used in operations.</w:t>
      </w:r>
    </w:p>
    <w:p w14:paraId="4920911D" w14:textId="77777777" w:rsidR="003B3A0C" w:rsidRPr="003A7CDD" w:rsidRDefault="003B3A0C" w:rsidP="003B3A0C">
      <w:pPr>
        <w:numPr>
          <w:ilvl w:val="1"/>
          <w:numId w:val="156"/>
        </w:numPr>
        <w:spacing w:line="259" w:lineRule="auto"/>
      </w:pPr>
      <w:r w:rsidRPr="003A7CDD">
        <w:t xml:space="preserve">Maintain documentation for </w:t>
      </w:r>
      <w:r w:rsidRPr="003A7CDD">
        <w:rPr>
          <w:b/>
          <w:bCs/>
        </w:rPr>
        <w:t>waste diverted from landfills</w:t>
      </w:r>
      <w:r w:rsidRPr="003A7CDD">
        <w:t xml:space="preserve"> or </w:t>
      </w:r>
      <w:r w:rsidRPr="003A7CDD">
        <w:rPr>
          <w:b/>
          <w:bCs/>
        </w:rPr>
        <w:t>products recycled</w:t>
      </w:r>
      <w:r w:rsidRPr="003A7CDD">
        <w:t>.</w:t>
      </w:r>
    </w:p>
    <w:p w14:paraId="016BD50A" w14:textId="77777777" w:rsidR="003B3A0C" w:rsidRPr="003A7CDD" w:rsidRDefault="003B3A0C" w:rsidP="003B3A0C">
      <w:r w:rsidRPr="003A7CDD">
        <w:rPr>
          <w:b/>
          <w:bCs/>
        </w:rPr>
        <w:t>1.4 Biodiversity and Habitat Conservation</w:t>
      </w:r>
    </w:p>
    <w:p w14:paraId="20D88965" w14:textId="77777777" w:rsidR="003B3A0C" w:rsidRPr="003A7CDD" w:rsidRDefault="003B3A0C" w:rsidP="003B3A0C">
      <w:pPr>
        <w:numPr>
          <w:ilvl w:val="0"/>
          <w:numId w:val="157"/>
        </w:numPr>
        <w:spacing w:line="259" w:lineRule="auto"/>
      </w:pPr>
      <w:r w:rsidRPr="003A7CDD">
        <w:rPr>
          <w:b/>
          <w:bCs/>
        </w:rPr>
        <w:t>Biodiversity Assessments</w:t>
      </w:r>
      <w:r w:rsidRPr="003A7CDD">
        <w:t>: Conduct assessments before major projects to measure impact on local ecosystems.</w:t>
      </w:r>
    </w:p>
    <w:p w14:paraId="2E1BBA57" w14:textId="77777777" w:rsidR="003B3A0C" w:rsidRPr="003A7CDD" w:rsidRDefault="003B3A0C" w:rsidP="003B3A0C">
      <w:pPr>
        <w:numPr>
          <w:ilvl w:val="1"/>
          <w:numId w:val="157"/>
        </w:numPr>
        <w:spacing w:line="259" w:lineRule="auto"/>
      </w:pPr>
      <w:r w:rsidRPr="003A7CDD">
        <w:lastRenderedPageBreak/>
        <w:t>Obtain certifications or approvals from environmental agencies.</w:t>
      </w:r>
    </w:p>
    <w:p w14:paraId="78C867FE" w14:textId="77777777" w:rsidR="003B3A0C" w:rsidRPr="003A7CDD" w:rsidRDefault="003B3A0C" w:rsidP="003B3A0C">
      <w:pPr>
        <w:numPr>
          <w:ilvl w:val="0"/>
          <w:numId w:val="157"/>
        </w:numPr>
        <w:spacing w:line="259" w:lineRule="auto"/>
      </w:pPr>
      <w:r w:rsidRPr="003A7CDD">
        <w:rPr>
          <w:b/>
          <w:bCs/>
        </w:rPr>
        <w:t>Conservation Efforts</w:t>
      </w:r>
      <w:r w:rsidRPr="003A7CDD">
        <w:t>:</w:t>
      </w:r>
    </w:p>
    <w:p w14:paraId="3B4A6F4D" w14:textId="77777777" w:rsidR="003B3A0C" w:rsidRPr="003A7CDD" w:rsidRDefault="003B3A0C" w:rsidP="003B3A0C">
      <w:pPr>
        <w:numPr>
          <w:ilvl w:val="1"/>
          <w:numId w:val="157"/>
        </w:numPr>
        <w:spacing w:line="259" w:lineRule="auto"/>
      </w:pPr>
      <w:r w:rsidRPr="003A7CDD">
        <w:t>Engage in conservation projects or partnerships to offset environmental impacts.</w:t>
      </w:r>
    </w:p>
    <w:p w14:paraId="319CAE1F" w14:textId="77777777" w:rsidR="003B3A0C" w:rsidRPr="003A7CDD" w:rsidRDefault="003B3A0C" w:rsidP="003B3A0C">
      <w:pPr>
        <w:numPr>
          <w:ilvl w:val="1"/>
          <w:numId w:val="157"/>
        </w:numPr>
        <w:spacing w:line="259" w:lineRule="auto"/>
      </w:pPr>
      <w:r w:rsidRPr="003A7CDD">
        <w:t>Record partnerships with conservation organizations and ensure consistent tracking.</w:t>
      </w:r>
    </w:p>
    <w:p w14:paraId="62D0AA3C" w14:textId="77777777" w:rsidR="003B3A0C" w:rsidRPr="003A7CDD" w:rsidRDefault="003B3A0C" w:rsidP="003B3A0C">
      <w:r>
        <w:pict w14:anchorId="7C4E1501">
          <v:rect id="_x0000_i1030" style="width:0;height:1.5pt" o:hralign="center" o:hrstd="t" o:hr="t" fillcolor="#a0a0a0" stroked="f"/>
        </w:pict>
      </w:r>
    </w:p>
    <w:p w14:paraId="7A1FAADE" w14:textId="77777777" w:rsidR="003B3A0C" w:rsidRPr="003A7CDD" w:rsidRDefault="003B3A0C" w:rsidP="003B3A0C">
      <w:pPr>
        <w:rPr>
          <w:b/>
          <w:bCs/>
        </w:rPr>
      </w:pPr>
      <w:r w:rsidRPr="003A7CDD">
        <w:rPr>
          <w:b/>
          <w:bCs/>
        </w:rPr>
        <w:t>2. Social Compliance</w:t>
      </w:r>
    </w:p>
    <w:p w14:paraId="2BEAF625" w14:textId="77777777" w:rsidR="003B3A0C" w:rsidRPr="003A7CDD" w:rsidRDefault="003B3A0C" w:rsidP="003B3A0C">
      <w:r w:rsidRPr="003A7CDD">
        <w:rPr>
          <w:b/>
          <w:bCs/>
        </w:rPr>
        <w:t>2.1 Labor Standards and Human Rights</w:t>
      </w:r>
    </w:p>
    <w:p w14:paraId="6FF1A7B4" w14:textId="77777777" w:rsidR="003B3A0C" w:rsidRPr="003A7CDD" w:rsidRDefault="003B3A0C" w:rsidP="003B3A0C">
      <w:pPr>
        <w:numPr>
          <w:ilvl w:val="0"/>
          <w:numId w:val="158"/>
        </w:numPr>
        <w:spacing w:line="259" w:lineRule="auto"/>
      </w:pPr>
      <w:r w:rsidRPr="003A7CDD">
        <w:rPr>
          <w:b/>
          <w:bCs/>
        </w:rPr>
        <w:t>Local Labor Law Compliance</w:t>
      </w:r>
      <w:r w:rsidRPr="003A7CDD">
        <w:t>:</w:t>
      </w:r>
    </w:p>
    <w:p w14:paraId="24BBA26C" w14:textId="77777777" w:rsidR="003B3A0C" w:rsidRPr="003A7CDD" w:rsidRDefault="003B3A0C" w:rsidP="003B3A0C">
      <w:pPr>
        <w:numPr>
          <w:ilvl w:val="1"/>
          <w:numId w:val="158"/>
        </w:numPr>
        <w:spacing w:line="259" w:lineRule="auto"/>
      </w:pPr>
      <w:r w:rsidRPr="003A7CDD">
        <w:t>Adhere to minimum wage laws, working hours, and occupational health and safety standards.</w:t>
      </w:r>
    </w:p>
    <w:p w14:paraId="4D52D0CA" w14:textId="77777777" w:rsidR="003B3A0C" w:rsidRPr="003A7CDD" w:rsidRDefault="003B3A0C" w:rsidP="003B3A0C">
      <w:pPr>
        <w:numPr>
          <w:ilvl w:val="1"/>
          <w:numId w:val="158"/>
        </w:numPr>
        <w:spacing w:line="259" w:lineRule="auto"/>
      </w:pPr>
      <w:r w:rsidRPr="003A7CDD">
        <w:t>Provide records of employee contracts to ensure they align with local legal standards.</w:t>
      </w:r>
    </w:p>
    <w:p w14:paraId="7D20C120" w14:textId="77777777" w:rsidR="003B3A0C" w:rsidRPr="003A7CDD" w:rsidRDefault="003B3A0C" w:rsidP="003B3A0C">
      <w:pPr>
        <w:numPr>
          <w:ilvl w:val="0"/>
          <w:numId w:val="158"/>
        </w:numPr>
        <w:spacing w:line="259" w:lineRule="auto"/>
      </w:pPr>
      <w:r w:rsidRPr="003A7CDD">
        <w:rPr>
          <w:b/>
          <w:bCs/>
        </w:rPr>
        <w:t>Global Standards</w:t>
      </w:r>
      <w:r w:rsidRPr="003A7CDD">
        <w:t>:</w:t>
      </w:r>
    </w:p>
    <w:p w14:paraId="6C9DF078" w14:textId="77777777" w:rsidR="003B3A0C" w:rsidRPr="003A7CDD" w:rsidRDefault="003B3A0C" w:rsidP="003B3A0C">
      <w:pPr>
        <w:numPr>
          <w:ilvl w:val="1"/>
          <w:numId w:val="158"/>
        </w:numPr>
        <w:spacing w:line="259" w:lineRule="auto"/>
      </w:pPr>
      <w:r w:rsidRPr="003A7CDD">
        <w:t xml:space="preserve">Align with the </w:t>
      </w:r>
      <w:r w:rsidRPr="003A7CDD">
        <w:rPr>
          <w:b/>
          <w:bCs/>
        </w:rPr>
        <w:t>ILO (International Labour Organization)</w:t>
      </w:r>
      <w:r w:rsidRPr="003A7CDD">
        <w:t xml:space="preserve"> standards.</w:t>
      </w:r>
    </w:p>
    <w:p w14:paraId="021F1193" w14:textId="77777777" w:rsidR="003B3A0C" w:rsidRPr="003A7CDD" w:rsidRDefault="003B3A0C" w:rsidP="003B3A0C">
      <w:pPr>
        <w:numPr>
          <w:ilvl w:val="1"/>
          <w:numId w:val="158"/>
        </w:numPr>
        <w:spacing w:line="259" w:lineRule="auto"/>
      </w:pPr>
      <w:r w:rsidRPr="003A7CDD">
        <w:t xml:space="preserve">Implement a </w:t>
      </w:r>
      <w:r w:rsidRPr="003A7CDD">
        <w:rPr>
          <w:b/>
          <w:bCs/>
        </w:rPr>
        <w:t>Zero Tolerance Policy</w:t>
      </w:r>
      <w:r w:rsidRPr="003A7CDD">
        <w:t xml:space="preserve"> for forced labor or child labor.</w:t>
      </w:r>
    </w:p>
    <w:p w14:paraId="7CF1F01E" w14:textId="77777777" w:rsidR="003B3A0C" w:rsidRPr="003A7CDD" w:rsidRDefault="003B3A0C" w:rsidP="003B3A0C">
      <w:pPr>
        <w:numPr>
          <w:ilvl w:val="1"/>
          <w:numId w:val="158"/>
        </w:numPr>
        <w:spacing w:line="259" w:lineRule="auto"/>
      </w:pPr>
      <w:r w:rsidRPr="003A7CDD">
        <w:t xml:space="preserve">Conduct audits within the supply chain to ensure suppliers are </w:t>
      </w:r>
      <w:r w:rsidRPr="003A7CDD">
        <w:rPr>
          <w:b/>
          <w:bCs/>
        </w:rPr>
        <w:t>compliant with labor laws</w:t>
      </w:r>
      <w:r w:rsidRPr="003A7CDD">
        <w:t>.</w:t>
      </w:r>
    </w:p>
    <w:p w14:paraId="6895A62F" w14:textId="77777777" w:rsidR="003B3A0C" w:rsidRPr="003A7CDD" w:rsidRDefault="003B3A0C" w:rsidP="003B3A0C">
      <w:r w:rsidRPr="003A7CDD">
        <w:rPr>
          <w:b/>
          <w:bCs/>
        </w:rPr>
        <w:t>2.2 Workplace Health and Safety</w:t>
      </w:r>
    </w:p>
    <w:p w14:paraId="50155096" w14:textId="77777777" w:rsidR="003B3A0C" w:rsidRPr="003A7CDD" w:rsidRDefault="003B3A0C" w:rsidP="003B3A0C">
      <w:pPr>
        <w:numPr>
          <w:ilvl w:val="0"/>
          <w:numId w:val="159"/>
        </w:numPr>
        <w:spacing w:line="259" w:lineRule="auto"/>
      </w:pPr>
      <w:r w:rsidRPr="003A7CDD">
        <w:rPr>
          <w:b/>
          <w:bCs/>
        </w:rPr>
        <w:t>Safety Protocols</w:t>
      </w:r>
      <w:r w:rsidRPr="003A7CDD">
        <w:t>:</w:t>
      </w:r>
    </w:p>
    <w:p w14:paraId="5CC15977" w14:textId="77777777" w:rsidR="003B3A0C" w:rsidRPr="003A7CDD" w:rsidRDefault="003B3A0C" w:rsidP="003B3A0C">
      <w:pPr>
        <w:numPr>
          <w:ilvl w:val="1"/>
          <w:numId w:val="159"/>
        </w:numPr>
        <w:spacing w:line="259" w:lineRule="auto"/>
      </w:pPr>
      <w:r w:rsidRPr="003A7CDD">
        <w:t xml:space="preserve">Implement and update </w:t>
      </w:r>
      <w:r w:rsidRPr="003A7CDD">
        <w:rPr>
          <w:b/>
          <w:bCs/>
        </w:rPr>
        <w:t>Occupational Health and Safety</w:t>
      </w:r>
      <w:r w:rsidRPr="003A7CDD">
        <w:t xml:space="preserve"> programs.</w:t>
      </w:r>
    </w:p>
    <w:p w14:paraId="0092154F" w14:textId="77777777" w:rsidR="003B3A0C" w:rsidRPr="003A7CDD" w:rsidRDefault="003B3A0C" w:rsidP="003B3A0C">
      <w:pPr>
        <w:numPr>
          <w:ilvl w:val="1"/>
          <w:numId w:val="159"/>
        </w:numPr>
        <w:spacing w:line="259" w:lineRule="auto"/>
      </w:pPr>
      <w:r w:rsidRPr="003A7CDD">
        <w:t>Conduct regular safety training sessions for all employees.</w:t>
      </w:r>
    </w:p>
    <w:p w14:paraId="7F481A76" w14:textId="77777777" w:rsidR="003B3A0C" w:rsidRPr="003A7CDD" w:rsidRDefault="003B3A0C" w:rsidP="003B3A0C">
      <w:pPr>
        <w:numPr>
          <w:ilvl w:val="1"/>
          <w:numId w:val="159"/>
        </w:numPr>
        <w:spacing w:line="259" w:lineRule="auto"/>
      </w:pPr>
      <w:r w:rsidRPr="003A7CDD">
        <w:t xml:space="preserve">Keep an updated </w:t>
      </w:r>
      <w:r w:rsidRPr="003A7CDD">
        <w:rPr>
          <w:b/>
          <w:bCs/>
        </w:rPr>
        <w:t>incident reporting log</w:t>
      </w:r>
      <w:r w:rsidRPr="003A7CDD">
        <w:t xml:space="preserve"> and </w:t>
      </w:r>
      <w:r w:rsidRPr="003A7CDD">
        <w:rPr>
          <w:b/>
          <w:bCs/>
        </w:rPr>
        <w:t>safety audit records</w:t>
      </w:r>
      <w:r w:rsidRPr="003A7CDD">
        <w:t>.</w:t>
      </w:r>
    </w:p>
    <w:p w14:paraId="0C2C2BDD" w14:textId="77777777" w:rsidR="003B3A0C" w:rsidRPr="003A7CDD" w:rsidRDefault="003B3A0C" w:rsidP="003B3A0C">
      <w:pPr>
        <w:numPr>
          <w:ilvl w:val="0"/>
          <w:numId w:val="159"/>
        </w:numPr>
        <w:spacing w:line="259" w:lineRule="auto"/>
      </w:pPr>
      <w:r w:rsidRPr="003A7CDD">
        <w:rPr>
          <w:b/>
          <w:bCs/>
        </w:rPr>
        <w:t>Certification</w:t>
      </w:r>
      <w:r w:rsidRPr="003A7CDD">
        <w:t>:</w:t>
      </w:r>
    </w:p>
    <w:p w14:paraId="159B7A34" w14:textId="77777777" w:rsidR="003B3A0C" w:rsidRPr="003A7CDD" w:rsidRDefault="003B3A0C" w:rsidP="003B3A0C">
      <w:pPr>
        <w:numPr>
          <w:ilvl w:val="1"/>
          <w:numId w:val="159"/>
        </w:numPr>
        <w:spacing w:line="259" w:lineRule="auto"/>
      </w:pPr>
      <w:r w:rsidRPr="003A7CDD">
        <w:t xml:space="preserve">Maintain </w:t>
      </w:r>
      <w:r w:rsidRPr="003A7CDD">
        <w:rPr>
          <w:b/>
          <w:bCs/>
        </w:rPr>
        <w:t>ISO 45001</w:t>
      </w:r>
      <w:r w:rsidRPr="003A7CDD">
        <w:t xml:space="preserve"> certification for occupational health and safety.</w:t>
      </w:r>
    </w:p>
    <w:p w14:paraId="08ABEA38" w14:textId="77777777" w:rsidR="003B3A0C" w:rsidRPr="003A7CDD" w:rsidRDefault="003B3A0C" w:rsidP="003B3A0C">
      <w:r w:rsidRPr="003A7CDD">
        <w:rPr>
          <w:b/>
          <w:bCs/>
        </w:rPr>
        <w:t>2.3 Diversity, Equity, and Inclusion (DEI)</w:t>
      </w:r>
    </w:p>
    <w:p w14:paraId="46452B34" w14:textId="77777777" w:rsidR="003B3A0C" w:rsidRPr="003A7CDD" w:rsidRDefault="003B3A0C" w:rsidP="003B3A0C">
      <w:pPr>
        <w:numPr>
          <w:ilvl w:val="0"/>
          <w:numId w:val="160"/>
        </w:numPr>
        <w:spacing w:line="259" w:lineRule="auto"/>
      </w:pPr>
      <w:r w:rsidRPr="003A7CDD">
        <w:rPr>
          <w:b/>
          <w:bCs/>
        </w:rPr>
        <w:t>Anti-Discrimination Policies</w:t>
      </w:r>
      <w:r w:rsidRPr="003A7CDD">
        <w:t>:</w:t>
      </w:r>
    </w:p>
    <w:p w14:paraId="669740F5" w14:textId="77777777" w:rsidR="003B3A0C" w:rsidRPr="003A7CDD" w:rsidRDefault="003B3A0C" w:rsidP="003B3A0C">
      <w:pPr>
        <w:numPr>
          <w:ilvl w:val="1"/>
          <w:numId w:val="160"/>
        </w:numPr>
        <w:spacing w:line="259" w:lineRule="auto"/>
      </w:pPr>
      <w:r w:rsidRPr="003A7CDD">
        <w:t>Develop and publicize anti-discrimination policies covering hiring, promotion, and workplace behavior.</w:t>
      </w:r>
    </w:p>
    <w:p w14:paraId="53A3D364" w14:textId="77777777" w:rsidR="003B3A0C" w:rsidRPr="003A7CDD" w:rsidRDefault="003B3A0C" w:rsidP="003B3A0C">
      <w:pPr>
        <w:numPr>
          <w:ilvl w:val="1"/>
          <w:numId w:val="160"/>
        </w:numPr>
        <w:spacing w:line="259" w:lineRule="auto"/>
      </w:pPr>
      <w:r w:rsidRPr="003A7CDD">
        <w:lastRenderedPageBreak/>
        <w:t>Record any employee grievances and actions taken to address them.</w:t>
      </w:r>
    </w:p>
    <w:p w14:paraId="4EF17BBE" w14:textId="77777777" w:rsidR="003B3A0C" w:rsidRPr="003A7CDD" w:rsidRDefault="003B3A0C" w:rsidP="003B3A0C">
      <w:pPr>
        <w:numPr>
          <w:ilvl w:val="0"/>
          <w:numId w:val="160"/>
        </w:numPr>
        <w:spacing w:line="259" w:lineRule="auto"/>
      </w:pPr>
      <w:r w:rsidRPr="003A7CDD">
        <w:rPr>
          <w:b/>
          <w:bCs/>
        </w:rPr>
        <w:t>Diversity Programs</w:t>
      </w:r>
      <w:r w:rsidRPr="003A7CDD">
        <w:t>:</w:t>
      </w:r>
    </w:p>
    <w:p w14:paraId="21250EC1" w14:textId="77777777" w:rsidR="003B3A0C" w:rsidRPr="003A7CDD" w:rsidRDefault="003B3A0C" w:rsidP="003B3A0C">
      <w:pPr>
        <w:numPr>
          <w:ilvl w:val="1"/>
          <w:numId w:val="160"/>
        </w:numPr>
        <w:spacing w:line="259" w:lineRule="auto"/>
      </w:pPr>
      <w:r w:rsidRPr="003A7CDD">
        <w:t xml:space="preserve">Set and track goals for </w:t>
      </w:r>
      <w:r w:rsidRPr="003A7CDD">
        <w:rPr>
          <w:b/>
          <w:bCs/>
        </w:rPr>
        <w:t>gender and ethnic diversity</w:t>
      </w:r>
      <w:r w:rsidRPr="003A7CDD">
        <w:t xml:space="preserve"> at all company levels.</w:t>
      </w:r>
    </w:p>
    <w:p w14:paraId="25B3B6B7" w14:textId="77777777" w:rsidR="003B3A0C" w:rsidRPr="003A7CDD" w:rsidRDefault="003B3A0C" w:rsidP="003B3A0C">
      <w:pPr>
        <w:numPr>
          <w:ilvl w:val="1"/>
          <w:numId w:val="160"/>
        </w:numPr>
        <w:spacing w:line="259" w:lineRule="auto"/>
      </w:pPr>
      <w:r w:rsidRPr="003A7CDD">
        <w:t xml:space="preserve">Conduct regular </w:t>
      </w:r>
      <w:r w:rsidRPr="003A7CDD">
        <w:rPr>
          <w:b/>
          <w:bCs/>
        </w:rPr>
        <w:t>diversity and inclusion training</w:t>
      </w:r>
      <w:r w:rsidRPr="003A7CDD">
        <w:t>.</w:t>
      </w:r>
    </w:p>
    <w:p w14:paraId="7A755196" w14:textId="77777777" w:rsidR="003B3A0C" w:rsidRPr="003A7CDD" w:rsidRDefault="003B3A0C" w:rsidP="003B3A0C">
      <w:r w:rsidRPr="003A7CDD">
        <w:rPr>
          <w:b/>
          <w:bCs/>
        </w:rPr>
        <w:t>2.4 Community Impact and Stakeholder Engagement</w:t>
      </w:r>
    </w:p>
    <w:p w14:paraId="01C7CFCC" w14:textId="77777777" w:rsidR="003B3A0C" w:rsidRPr="003A7CDD" w:rsidRDefault="003B3A0C" w:rsidP="003B3A0C">
      <w:pPr>
        <w:numPr>
          <w:ilvl w:val="0"/>
          <w:numId w:val="161"/>
        </w:numPr>
        <w:spacing w:line="259" w:lineRule="auto"/>
      </w:pPr>
      <w:r w:rsidRPr="003A7CDD">
        <w:rPr>
          <w:b/>
          <w:bCs/>
        </w:rPr>
        <w:t>Community Engagement Programs</w:t>
      </w:r>
      <w:r w:rsidRPr="003A7CDD">
        <w:t>:</w:t>
      </w:r>
    </w:p>
    <w:p w14:paraId="697B7297" w14:textId="77777777" w:rsidR="003B3A0C" w:rsidRPr="003A7CDD" w:rsidRDefault="003B3A0C" w:rsidP="003B3A0C">
      <w:pPr>
        <w:numPr>
          <w:ilvl w:val="1"/>
          <w:numId w:val="161"/>
        </w:numPr>
        <w:spacing w:line="259" w:lineRule="auto"/>
      </w:pPr>
      <w:r w:rsidRPr="003A7CDD">
        <w:t xml:space="preserve">Develop and implement </w:t>
      </w:r>
      <w:r w:rsidRPr="003A7CDD">
        <w:rPr>
          <w:b/>
          <w:bCs/>
        </w:rPr>
        <w:t>community support initiatives</w:t>
      </w:r>
      <w:r w:rsidRPr="003A7CDD">
        <w:t xml:space="preserve"> (e.g., educational programs, local employment initiatives).</w:t>
      </w:r>
    </w:p>
    <w:p w14:paraId="3FE7EE83" w14:textId="77777777" w:rsidR="003B3A0C" w:rsidRPr="003A7CDD" w:rsidRDefault="003B3A0C" w:rsidP="003B3A0C">
      <w:pPr>
        <w:numPr>
          <w:ilvl w:val="1"/>
          <w:numId w:val="161"/>
        </w:numPr>
        <w:spacing w:line="259" w:lineRule="auto"/>
      </w:pPr>
      <w:r w:rsidRPr="003A7CDD">
        <w:t>Track impact metrics, such as the number of community members reached or supported.</w:t>
      </w:r>
    </w:p>
    <w:p w14:paraId="3FB5F866" w14:textId="77777777" w:rsidR="003B3A0C" w:rsidRPr="003A7CDD" w:rsidRDefault="003B3A0C" w:rsidP="003B3A0C">
      <w:pPr>
        <w:numPr>
          <w:ilvl w:val="0"/>
          <w:numId w:val="161"/>
        </w:numPr>
        <w:spacing w:line="259" w:lineRule="auto"/>
      </w:pPr>
      <w:r w:rsidRPr="003A7CDD">
        <w:rPr>
          <w:b/>
          <w:bCs/>
        </w:rPr>
        <w:t>Stakeholder Communication</w:t>
      </w:r>
      <w:r w:rsidRPr="003A7CDD">
        <w:t>:</w:t>
      </w:r>
    </w:p>
    <w:p w14:paraId="43072E9B" w14:textId="77777777" w:rsidR="003B3A0C" w:rsidRPr="003A7CDD" w:rsidRDefault="003B3A0C" w:rsidP="003B3A0C">
      <w:pPr>
        <w:numPr>
          <w:ilvl w:val="1"/>
          <w:numId w:val="161"/>
        </w:numPr>
        <w:spacing w:line="259" w:lineRule="auto"/>
      </w:pPr>
      <w:r w:rsidRPr="003A7CDD">
        <w:t>Engage with local communities before starting major projects.</w:t>
      </w:r>
    </w:p>
    <w:p w14:paraId="0593CA14" w14:textId="77777777" w:rsidR="003B3A0C" w:rsidRPr="003A7CDD" w:rsidRDefault="003B3A0C" w:rsidP="003B3A0C">
      <w:pPr>
        <w:numPr>
          <w:ilvl w:val="1"/>
          <w:numId w:val="161"/>
        </w:numPr>
        <w:spacing w:line="259" w:lineRule="auto"/>
      </w:pPr>
      <w:r w:rsidRPr="003A7CDD">
        <w:t>Document community feedback and steps taken to address concerns.</w:t>
      </w:r>
    </w:p>
    <w:p w14:paraId="11BC059C" w14:textId="77777777" w:rsidR="003B3A0C" w:rsidRPr="003A7CDD" w:rsidRDefault="003B3A0C" w:rsidP="003B3A0C">
      <w:r w:rsidRPr="003A7CDD">
        <w:rPr>
          <w:b/>
          <w:bCs/>
        </w:rPr>
        <w:t>2.5 Supplier and Value Chain Compliance</w:t>
      </w:r>
    </w:p>
    <w:p w14:paraId="752FE8D1" w14:textId="77777777" w:rsidR="003B3A0C" w:rsidRPr="003A7CDD" w:rsidRDefault="003B3A0C" w:rsidP="003B3A0C">
      <w:pPr>
        <w:numPr>
          <w:ilvl w:val="0"/>
          <w:numId w:val="162"/>
        </w:numPr>
        <w:spacing w:line="259" w:lineRule="auto"/>
      </w:pPr>
      <w:r w:rsidRPr="003A7CDD">
        <w:rPr>
          <w:b/>
          <w:bCs/>
        </w:rPr>
        <w:t>Supplier Audits</w:t>
      </w:r>
      <w:r w:rsidRPr="003A7CDD">
        <w:t>:</w:t>
      </w:r>
    </w:p>
    <w:p w14:paraId="4A038E24" w14:textId="77777777" w:rsidR="003B3A0C" w:rsidRPr="003A7CDD" w:rsidRDefault="003B3A0C" w:rsidP="003B3A0C">
      <w:pPr>
        <w:numPr>
          <w:ilvl w:val="1"/>
          <w:numId w:val="162"/>
        </w:numPr>
        <w:spacing w:line="259" w:lineRule="auto"/>
      </w:pPr>
      <w:r w:rsidRPr="003A7CDD">
        <w:t xml:space="preserve">Conduct due diligence to ensure all suppliers comply with </w:t>
      </w:r>
      <w:r w:rsidRPr="003A7CDD">
        <w:rPr>
          <w:b/>
          <w:bCs/>
        </w:rPr>
        <w:t>labor, health, and safety standards</w:t>
      </w:r>
      <w:r w:rsidRPr="003A7CDD">
        <w:t>.</w:t>
      </w:r>
    </w:p>
    <w:p w14:paraId="0570CA6E" w14:textId="77777777" w:rsidR="003B3A0C" w:rsidRPr="003A7CDD" w:rsidRDefault="003B3A0C" w:rsidP="003B3A0C">
      <w:pPr>
        <w:numPr>
          <w:ilvl w:val="1"/>
          <w:numId w:val="162"/>
        </w:numPr>
        <w:spacing w:line="259" w:lineRule="auto"/>
      </w:pPr>
      <w:r w:rsidRPr="003A7CDD">
        <w:t>Keep an updated log of supplier assessments, including corrective actions.</w:t>
      </w:r>
    </w:p>
    <w:p w14:paraId="53129F26" w14:textId="77777777" w:rsidR="003B3A0C" w:rsidRPr="003A7CDD" w:rsidRDefault="003B3A0C" w:rsidP="003B3A0C">
      <w:pPr>
        <w:numPr>
          <w:ilvl w:val="0"/>
          <w:numId w:val="162"/>
        </w:numPr>
        <w:spacing w:line="259" w:lineRule="auto"/>
      </w:pPr>
      <w:r w:rsidRPr="003A7CDD">
        <w:rPr>
          <w:b/>
          <w:bCs/>
        </w:rPr>
        <w:t>Code of Conduct for Suppliers</w:t>
      </w:r>
      <w:r w:rsidRPr="003A7CDD">
        <w:t>:</w:t>
      </w:r>
    </w:p>
    <w:p w14:paraId="0C704FB2" w14:textId="77777777" w:rsidR="003B3A0C" w:rsidRPr="003A7CDD" w:rsidRDefault="003B3A0C" w:rsidP="003B3A0C">
      <w:pPr>
        <w:numPr>
          <w:ilvl w:val="1"/>
          <w:numId w:val="162"/>
        </w:numPr>
        <w:spacing w:line="259" w:lineRule="auto"/>
      </w:pPr>
      <w:r w:rsidRPr="003A7CDD">
        <w:t xml:space="preserve">Require all suppliers to sign and comply with the company's </w:t>
      </w:r>
      <w:r w:rsidRPr="003A7CDD">
        <w:rPr>
          <w:b/>
          <w:bCs/>
        </w:rPr>
        <w:t>Code of Conduct</w:t>
      </w:r>
      <w:r w:rsidRPr="003A7CDD">
        <w:t xml:space="preserve"> regarding labor and ethical practices.</w:t>
      </w:r>
    </w:p>
    <w:p w14:paraId="4BAE1FCD" w14:textId="77777777" w:rsidR="003B3A0C" w:rsidRPr="003A7CDD" w:rsidRDefault="003B3A0C" w:rsidP="003B3A0C">
      <w:pPr>
        <w:numPr>
          <w:ilvl w:val="1"/>
          <w:numId w:val="162"/>
        </w:numPr>
        <w:spacing w:line="259" w:lineRule="auto"/>
      </w:pPr>
      <w:r w:rsidRPr="003A7CDD">
        <w:t xml:space="preserve">Monitor supplier adherence through </w:t>
      </w:r>
      <w:r w:rsidRPr="003A7CDD">
        <w:rPr>
          <w:b/>
          <w:bCs/>
        </w:rPr>
        <w:t>third-party audits</w:t>
      </w:r>
      <w:r w:rsidRPr="003A7CDD">
        <w:t xml:space="preserve"> where feasible.</w:t>
      </w:r>
    </w:p>
    <w:p w14:paraId="7206E7E4" w14:textId="77777777" w:rsidR="003B3A0C" w:rsidRPr="003A7CDD" w:rsidRDefault="003B3A0C" w:rsidP="003B3A0C">
      <w:pPr>
        <w:rPr>
          <w:b/>
          <w:bCs/>
        </w:rPr>
      </w:pPr>
      <w:r w:rsidRPr="003A7CDD">
        <w:rPr>
          <w:b/>
          <w:bCs/>
        </w:rPr>
        <w:t>3. Governance Compliance</w:t>
      </w:r>
    </w:p>
    <w:p w14:paraId="0DFB0FAA" w14:textId="77777777" w:rsidR="003B3A0C" w:rsidRPr="003A7CDD" w:rsidRDefault="003B3A0C" w:rsidP="003B3A0C">
      <w:r w:rsidRPr="003A7CDD">
        <w:rPr>
          <w:b/>
          <w:bCs/>
        </w:rPr>
        <w:t>3.1 Corporate Transparency and Reporting</w:t>
      </w:r>
    </w:p>
    <w:p w14:paraId="7394ADB8" w14:textId="77777777" w:rsidR="003B3A0C" w:rsidRPr="003A7CDD" w:rsidRDefault="003B3A0C" w:rsidP="003B3A0C">
      <w:pPr>
        <w:numPr>
          <w:ilvl w:val="0"/>
          <w:numId w:val="163"/>
        </w:numPr>
        <w:spacing w:line="259" w:lineRule="auto"/>
      </w:pPr>
      <w:r w:rsidRPr="003A7CDD">
        <w:rPr>
          <w:b/>
          <w:bCs/>
        </w:rPr>
        <w:t>Financial Reporting</w:t>
      </w:r>
      <w:r w:rsidRPr="003A7CDD">
        <w:t>:</w:t>
      </w:r>
    </w:p>
    <w:p w14:paraId="29D95831" w14:textId="77777777" w:rsidR="003B3A0C" w:rsidRPr="003A7CDD" w:rsidRDefault="003B3A0C" w:rsidP="003B3A0C">
      <w:pPr>
        <w:numPr>
          <w:ilvl w:val="1"/>
          <w:numId w:val="163"/>
        </w:numPr>
        <w:spacing w:line="259" w:lineRule="auto"/>
      </w:pPr>
      <w:r w:rsidRPr="003A7CDD">
        <w:t xml:space="preserve">Adhere to </w:t>
      </w:r>
      <w:r w:rsidRPr="003A7CDD">
        <w:rPr>
          <w:b/>
          <w:bCs/>
        </w:rPr>
        <w:t>local and international financial reporting standards</w:t>
      </w:r>
      <w:r w:rsidRPr="003A7CDD">
        <w:t>.</w:t>
      </w:r>
    </w:p>
    <w:p w14:paraId="12191C75" w14:textId="77777777" w:rsidR="003B3A0C" w:rsidRPr="003A7CDD" w:rsidRDefault="003B3A0C" w:rsidP="003B3A0C">
      <w:pPr>
        <w:numPr>
          <w:ilvl w:val="1"/>
          <w:numId w:val="163"/>
        </w:numPr>
        <w:spacing w:line="259" w:lineRule="auto"/>
      </w:pPr>
      <w:r w:rsidRPr="003A7CDD">
        <w:t xml:space="preserve">Publish an </w:t>
      </w:r>
      <w:r w:rsidRPr="003A7CDD">
        <w:rPr>
          <w:b/>
          <w:bCs/>
        </w:rPr>
        <w:t>Annual Sustainability Report</w:t>
      </w:r>
      <w:r w:rsidRPr="003A7CDD">
        <w:t>, including a clear outline of ESG goals and progress.</w:t>
      </w:r>
    </w:p>
    <w:p w14:paraId="68656102" w14:textId="77777777" w:rsidR="003B3A0C" w:rsidRPr="003A7CDD" w:rsidRDefault="003B3A0C" w:rsidP="003B3A0C">
      <w:pPr>
        <w:numPr>
          <w:ilvl w:val="0"/>
          <w:numId w:val="163"/>
        </w:numPr>
        <w:spacing w:line="259" w:lineRule="auto"/>
      </w:pPr>
      <w:r w:rsidRPr="003A7CDD">
        <w:rPr>
          <w:b/>
          <w:bCs/>
        </w:rPr>
        <w:t>Disclosure Requirements</w:t>
      </w:r>
      <w:r w:rsidRPr="003A7CDD">
        <w:t>:</w:t>
      </w:r>
    </w:p>
    <w:p w14:paraId="144785E3" w14:textId="77777777" w:rsidR="003B3A0C" w:rsidRPr="003A7CDD" w:rsidRDefault="003B3A0C" w:rsidP="003B3A0C">
      <w:pPr>
        <w:numPr>
          <w:ilvl w:val="1"/>
          <w:numId w:val="163"/>
        </w:numPr>
        <w:spacing w:line="259" w:lineRule="auto"/>
      </w:pPr>
      <w:r w:rsidRPr="003A7CDD">
        <w:lastRenderedPageBreak/>
        <w:t xml:space="preserve">Comply with </w:t>
      </w:r>
      <w:r w:rsidRPr="003A7CDD">
        <w:rPr>
          <w:b/>
          <w:bCs/>
        </w:rPr>
        <w:t>TCFD (Task Force on Climate-related Financial Disclosures)</w:t>
      </w:r>
      <w:r w:rsidRPr="003A7CDD">
        <w:t xml:space="preserve"> to report climate-related financial information.</w:t>
      </w:r>
    </w:p>
    <w:p w14:paraId="16E8081F" w14:textId="77777777" w:rsidR="003B3A0C" w:rsidRPr="003A7CDD" w:rsidRDefault="003B3A0C" w:rsidP="003B3A0C">
      <w:pPr>
        <w:numPr>
          <w:ilvl w:val="1"/>
          <w:numId w:val="163"/>
        </w:numPr>
        <w:spacing w:line="259" w:lineRule="auto"/>
      </w:pPr>
      <w:r w:rsidRPr="003A7CDD">
        <w:t xml:space="preserve">Maintain records of </w:t>
      </w:r>
      <w:r w:rsidRPr="003A7CDD">
        <w:rPr>
          <w:b/>
          <w:bCs/>
        </w:rPr>
        <w:t>stakeholder engagement</w:t>
      </w:r>
      <w:r w:rsidRPr="003A7CDD">
        <w:t xml:space="preserve"> and outcomes.</w:t>
      </w:r>
    </w:p>
    <w:p w14:paraId="5E8C38A5" w14:textId="77777777" w:rsidR="003B3A0C" w:rsidRPr="003A7CDD" w:rsidRDefault="003B3A0C" w:rsidP="003B3A0C">
      <w:r w:rsidRPr="003A7CDD">
        <w:rPr>
          <w:b/>
          <w:bCs/>
        </w:rPr>
        <w:t>3.2 Anti-Corruption and Ethics Policies</w:t>
      </w:r>
    </w:p>
    <w:p w14:paraId="4465F24D" w14:textId="77777777" w:rsidR="003B3A0C" w:rsidRPr="003A7CDD" w:rsidRDefault="003B3A0C" w:rsidP="003B3A0C">
      <w:pPr>
        <w:numPr>
          <w:ilvl w:val="0"/>
          <w:numId w:val="164"/>
        </w:numPr>
        <w:spacing w:line="259" w:lineRule="auto"/>
      </w:pPr>
      <w:r w:rsidRPr="003A7CDD">
        <w:rPr>
          <w:b/>
          <w:bCs/>
        </w:rPr>
        <w:t>Ethics Training</w:t>
      </w:r>
      <w:r w:rsidRPr="003A7CDD">
        <w:t>:</w:t>
      </w:r>
    </w:p>
    <w:p w14:paraId="160D3E14" w14:textId="77777777" w:rsidR="003B3A0C" w:rsidRPr="003A7CDD" w:rsidRDefault="003B3A0C" w:rsidP="003B3A0C">
      <w:pPr>
        <w:numPr>
          <w:ilvl w:val="1"/>
          <w:numId w:val="164"/>
        </w:numPr>
        <w:spacing w:line="259" w:lineRule="auto"/>
      </w:pPr>
      <w:r w:rsidRPr="003A7CDD">
        <w:t>Conduct ethics and compliance training for all employees, with additional sessions for leadership.</w:t>
      </w:r>
    </w:p>
    <w:p w14:paraId="15135165" w14:textId="77777777" w:rsidR="003B3A0C" w:rsidRPr="003A7CDD" w:rsidRDefault="003B3A0C" w:rsidP="003B3A0C">
      <w:pPr>
        <w:numPr>
          <w:ilvl w:val="1"/>
          <w:numId w:val="164"/>
        </w:numPr>
        <w:spacing w:line="259" w:lineRule="auto"/>
      </w:pPr>
      <w:r w:rsidRPr="003A7CDD">
        <w:t>Maintain attendance records and follow-up assessments.</w:t>
      </w:r>
    </w:p>
    <w:p w14:paraId="21265826" w14:textId="77777777" w:rsidR="003B3A0C" w:rsidRPr="003A7CDD" w:rsidRDefault="003B3A0C" w:rsidP="003B3A0C">
      <w:pPr>
        <w:numPr>
          <w:ilvl w:val="0"/>
          <w:numId w:val="164"/>
        </w:numPr>
        <w:spacing w:line="259" w:lineRule="auto"/>
      </w:pPr>
      <w:r w:rsidRPr="003A7CDD">
        <w:rPr>
          <w:b/>
          <w:bCs/>
        </w:rPr>
        <w:t>Whistleblower Protection</w:t>
      </w:r>
      <w:r w:rsidRPr="003A7CDD">
        <w:t>:</w:t>
      </w:r>
    </w:p>
    <w:p w14:paraId="57107615" w14:textId="77777777" w:rsidR="003B3A0C" w:rsidRPr="003A7CDD" w:rsidRDefault="003B3A0C" w:rsidP="003B3A0C">
      <w:pPr>
        <w:numPr>
          <w:ilvl w:val="1"/>
          <w:numId w:val="164"/>
        </w:numPr>
        <w:spacing w:line="259" w:lineRule="auto"/>
      </w:pPr>
      <w:r w:rsidRPr="003A7CDD">
        <w:t>Ensure whistleblower channels are established and anonymous.</w:t>
      </w:r>
    </w:p>
    <w:p w14:paraId="2D8EDA06" w14:textId="77777777" w:rsidR="003B3A0C" w:rsidRPr="003A7CDD" w:rsidRDefault="003B3A0C" w:rsidP="003B3A0C">
      <w:pPr>
        <w:numPr>
          <w:ilvl w:val="1"/>
          <w:numId w:val="164"/>
        </w:numPr>
        <w:spacing w:line="259" w:lineRule="auto"/>
      </w:pPr>
      <w:r w:rsidRPr="003A7CDD">
        <w:t>Provide records of investigations and actions taken as a result of whistleblower reports.</w:t>
      </w:r>
    </w:p>
    <w:p w14:paraId="5C4EDC37" w14:textId="77777777" w:rsidR="003B3A0C" w:rsidRPr="003A7CDD" w:rsidRDefault="003B3A0C" w:rsidP="003B3A0C">
      <w:pPr>
        <w:numPr>
          <w:ilvl w:val="0"/>
          <w:numId w:val="164"/>
        </w:numPr>
        <w:spacing w:line="259" w:lineRule="auto"/>
      </w:pPr>
      <w:r w:rsidRPr="003A7CDD">
        <w:rPr>
          <w:b/>
          <w:bCs/>
        </w:rPr>
        <w:t>Anti-Corruption Measures</w:t>
      </w:r>
      <w:r w:rsidRPr="003A7CDD">
        <w:t>:</w:t>
      </w:r>
    </w:p>
    <w:p w14:paraId="5863011F" w14:textId="77777777" w:rsidR="003B3A0C" w:rsidRPr="003A7CDD" w:rsidRDefault="003B3A0C" w:rsidP="003B3A0C">
      <w:pPr>
        <w:numPr>
          <w:ilvl w:val="1"/>
          <w:numId w:val="164"/>
        </w:numPr>
        <w:spacing w:line="259" w:lineRule="auto"/>
      </w:pPr>
      <w:r w:rsidRPr="003A7CDD">
        <w:t>Develop and implement clear anti-corruption guidelines.</w:t>
      </w:r>
    </w:p>
    <w:p w14:paraId="692EE59D" w14:textId="77777777" w:rsidR="003B3A0C" w:rsidRPr="003A7CDD" w:rsidRDefault="003B3A0C" w:rsidP="003B3A0C">
      <w:pPr>
        <w:numPr>
          <w:ilvl w:val="1"/>
          <w:numId w:val="164"/>
        </w:numPr>
        <w:spacing w:line="259" w:lineRule="auto"/>
      </w:pPr>
      <w:r w:rsidRPr="003A7CDD">
        <w:t xml:space="preserve">Require annual </w:t>
      </w:r>
      <w:r w:rsidRPr="003A7CDD">
        <w:rPr>
          <w:b/>
          <w:bCs/>
        </w:rPr>
        <w:t>certifications of compliance</w:t>
      </w:r>
      <w:r w:rsidRPr="003A7CDD">
        <w:t xml:space="preserve"> from all employees involved in procurement or financial decisions.</w:t>
      </w:r>
    </w:p>
    <w:p w14:paraId="472BB2B1" w14:textId="77777777" w:rsidR="003B3A0C" w:rsidRPr="003A7CDD" w:rsidRDefault="003B3A0C" w:rsidP="003B3A0C">
      <w:r w:rsidRPr="003A7CDD">
        <w:rPr>
          <w:b/>
          <w:bCs/>
        </w:rPr>
        <w:t>3.3 Board Governance and Accountability</w:t>
      </w:r>
    </w:p>
    <w:p w14:paraId="72731766" w14:textId="77777777" w:rsidR="003B3A0C" w:rsidRPr="003A7CDD" w:rsidRDefault="003B3A0C" w:rsidP="003B3A0C">
      <w:pPr>
        <w:numPr>
          <w:ilvl w:val="0"/>
          <w:numId w:val="165"/>
        </w:numPr>
        <w:spacing w:line="259" w:lineRule="auto"/>
      </w:pPr>
      <w:r w:rsidRPr="003A7CDD">
        <w:rPr>
          <w:b/>
          <w:bCs/>
        </w:rPr>
        <w:t>Board Diversity</w:t>
      </w:r>
      <w:r w:rsidRPr="003A7CDD">
        <w:t>:</w:t>
      </w:r>
    </w:p>
    <w:p w14:paraId="4455A1DC" w14:textId="77777777" w:rsidR="003B3A0C" w:rsidRPr="003A7CDD" w:rsidRDefault="003B3A0C" w:rsidP="003B3A0C">
      <w:pPr>
        <w:numPr>
          <w:ilvl w:val="1"/>
          <w:numId w:val="165"/>
        </w:numPr>
        <w:spacing w:line="259" w:lineRule="auto"/>
      </w:pPr>
      <w:r w:rsidRPr="003A7CDD">
        <w:t xml:space="preserve">Set and document targets for </w:t>
      </w:r>
      <w:r w:rsidRPr="003A7CDD">
        <w:rPr>
          <w:b/>
          <w:bCs/>
        </w:rPr>
        <w:t>Board diversity</w:t>
      </w:r>
      <w:r w:rsidRPr="003A7CDD">
        <w:t xml:space="preserve"> in terms of gender, race, and skillset.</w:t>
      </w:r>
    </w:p>
    <w:p w14:paraId="242F4DDD" w14:textId="77777777" w:rsidR="003B3A0C" w:rsidRPr="003A7CDD" w:rsidRDefault="003B3A0C" w:rsidP="003B3A0C">
      <w:pPr>
        <w:numPr>
          <w:ilvl w:val="1"/>
          <w:numId w:val="165"/>
        </w:numPr>
        <w:spacing w:line="259" w:lineRule="auto"/>
      </w:pPr>
      <w:r w:rsidRPr="003A7CDD">
        <w:t xml:space="preserve">Publish the </w:t>
      </w:r>
      <w:r w:rsidRPr="003A7CDD">
        <w:rPr>
          <w:b/>
          <w:bCs/>
        </w:rPr>
        <w:t>Board composition</w:t>
      </w:r>
      <w:r w:rsidRPr="003A7CDD">
        <w:t xml:space="preserve"> annually, with an explanation of the skills each member brings to support ESG goals.</w:t>
      </w:r>
    </w:p>
    <w:p w14:paraId="45CAE210" w14:textId="77777777" w:rsidR="003B3A0C" w:rsidRPr="003A7CDD" w:rsidRDefault="003B3A0C" w:rsidP="003B3A0C">
      <w:pPr>
        <w:numPr>
          <w:ilvl w:val="0"/>
          <w:numId w:val="165"/>
        </w:numPr>
        <w:spacing w:line="259" w:lineRule="auto"/>
      </w:pPr>
      <w:r w:rsidRPr="003A7CDD">
        <w:rPr>
          <w:b/>
          <w:bCs/>
        </w:rPr>
        <w:t>ESG Oversight</w:t>
      </w:r>
      <w:r w:rsidRPr="003A7CDD">
        <w:t>:</w:t>
      </w:r>
    </w:p>
    <w:p w14:paraId="134F644B" w14:textId="77777777" w:rsidR="003B3A0C" w:rsidRPr="003A7CDD" w:rsidRDefault="003B3A0C" w:rsidP="003B3A0C">
      <w:pPr>
        <w:numPr>
          <w:ilvl w:val="1"/>
          <w:numId w:val="165"/>
        </w:numPr>
        <w:spacing w:line="259" w:lineRule="auto"/>
      </w:pPr>
      <w:r w:rsidRPr="003A7CDD">
        <w:t xml:space="preserve">Assign </w:t>
      </w:r>
      <w:r w:rsidRPr="003A7CDD">
        <w:rPr>
          <w:b/>
          <w:bCs/>
        </w:rPr>
        <w:t>ESG oversight</w:t>
      </w:r>
      <w:r w:rsidRPr="003A7CDD">
        <w:t xml:space="preserve"> responsibilities to a specific Board committee.</w:t>
      </w:r>
    </w:p>
    <w:p w14:paraId="67C75AF9" w14:textId="77777777" w:rsidR="003B3A0C" w:rsidRPr="003A7CDD" w:rsidRDefault="003B3A0C" w:rsidP="003B3A0C">
      <w:pPr>
        <w:numPr>
          <w:ilvl w:val="1"/>
          <w:numId w:val="165"/>
        </w:numPr>
        <w:spacing w:line="259" w:lineRule="auto"/>
      </w:pPr>
      <w:r w:rsidRPr="003A7CDD">
        <w:t>Keep minutes of meetings focused on ESG matters and follow up on action items.</w:t>
      </w:r>
    </w:p>
    <w:p w14:paraId="65F9F878" w14:textId="77777777" w:rsidR="003B3A0C" w:rsidRPr="003A7CDD" w:rsidRDefault="003B3A0C" w:rsidP="003B3A0C">
      <w:pPr>
        <w:numPr>
          <w:ilvl w:val="0"/>
          <w:numId w:val="165"/>
        </w:numPr>
        <w:spacing w:line="259" w:lineRule="auto"/>
      </w:pPr>
      <w:r w:rsidRPr="003A7CDD">
        <w:rPr>
          <w:b/>
          <w:bCs/>
        </w:rPr>
        <w:t>Executive Compensation</w:t>
      </w:r>
      <w:r w:rsidRPr="003A7CDD">
        <w:t>:</w:t>
      </w:r>
    </w:p>
    <w:p w14:paraId="41BDF0A8" w14:textId="77777777" w:rsidR="003B3A0C" w:rsidRPr="003A7CDD" w:rsidRDefault="003B3A0C" w:rsidP="003B3A0C">
      <w:pPr>
        <w:numPr>
          <w:ilvl w:val="1"/>
          <w:numId w:val="165"/>
        </w:numPr>
        <w:spacing w:line="259" w:lineRule="auto"/>
      </w:pPr>
      <w:r w:rsidRPr="003A7CDD">
        <w:t xml:space="preserve">Ensure that executive compensation is tied to </w:t>
      </w:r>
      <w:r w:rsidRPr="003A7CDD">
        <w:rPr>
          <w:b/>
          <w:bCs/>
        </w:rPr>
        <w:t>ESG performance metrics</w:t>
      </w:r>
      <w:r w:rsidRPr="003A7CDD">
        <w:t>.</w:t>
      </w:r>
    </w:p>
    <w:p w14:paraId="2EC62770" w14:textId="77777777" w:rsidR="003B3A0C" w:rsidRPr="003A7CDD" w:rsidRDefault="003B3A0C" w:rsidP="003B3A0C">
      <w:pPr>
        <w:numPr>
          <w:ilvl w:val="1"/>
          <w:numId w:val="165"/>
        </w:numPr>
        <w:spacing w:line="259" w:lineRule="auto"/>
      </w:pPr>
      <w:r w:rsidRPr="003A7CDD">
        <w:t>Provide transparency about how ESG factors influence performance-based pay.</w:t>
      </w:r>
    </w:p>
    <w:p w14:paraId="02E3B554" w14:textId="77777777" w:rsidR="003B3A0C" w:rsidRPr="003A7CDD" w:rsidRDefault="003B3A0C" w:rsidP="003B3A0C"/>
    <w:p w14:paraId="74B00F7C" w14:textId="77777777" w:rsidR="003B3A0C" w:rsidRPr="003A7CDD" w:rsidRDefault="003B3A0C" w:rsidP="003B3A0C">
      <w:pPr>
        <w:rPr>
          <w:b/>
          <w:bCs/>
        </w:rPr>
      </w:pPr>
      <w:r w:rsidRPr="003A7CDD">
        <w:rPr>
          <w:b/>
          <w:bCs/>
        </w:rPr>
        <w:lastRenderedPageBreak/>
        <w:t>4. Monitoring and Review</w:t>
      </w:r>
    </w:p>
    <w:p w14:paraId="214EFC31" w14:textId="77777777" w:rsidR="003B3A0C" w:rsidRPr="003A7CDD" w:rsidRDefault="003B3A0C" w:rsidP="003B3A0C">
      <w:r w:rsidRPr="003A7CDD">
        <w:rPr>
          <w:b/>
          <w:bCs/>
        </w:rPr>
        <w:t>4.1 Internal Audits</w:t>
      </w:r>
    </w:p>
    <w:p w14:paraId="6E2D9CD2" w14:textId="77777777" w:rsidR="003B3A0C" w:rsidRPr="003A7CDD" w:rsidRDefault="003B3A0C" w:rsidP="003B3A0C">
      <w:pPr>
        <w:numPr>
          <w:ilvl w:val="0"/>
          <w:numId w:val="166"/>
        </w:numPr>
        <w:spacing w:line="259" w:lineRule="auto"/>
      </w:pPr>
      <w:r w:rsidRPr="003A7CDD">
        <w:rPr>
          <w:b/>
          <w:bCs/>
        </w:rPr>
        <w:t>Annual Internal Audit</w:t>
      </w:r>
      <w:r w:rsidRPr="003A7CDD">
        <w:t>:</w:t>
      </w:r>
    </w:p>
    <w:p w14:paraId="66E606E5" w14:textId="77777777" w:rsidR="003B3A0C" w:rsidRPr="003A7CDD" w:rsidRDefault="003B3A0C" w:rsidP="003B3A0C">
      <w:pPr>
        <w:numPr>
          <w:ilvl w:val="1"/>
          <w:numId w:val="166"/>
        </w:numPr>
        <w:spacing w:line="259" w:lineRule="auto"/>
      </w:pPr>
      <w:r w:rsidRPr="003A7CDD">
        <w:t xml:space="preserve">Schedule and conduct an </w:t>
      </w:r>
      <w:r w:rsidRPr="003A7CDD">
        <w:rPr>
          <w:b/>
          <w:bCs/>
        </w:rPr>
        <w:t>annual ESG compliance audit</w:t>
      </w:r>
      <w:r w:rsidRPr="003A7CDD">
        <w:t xml:space="preserve"> covering all three ESG dimensions.</w:t>
      </w:r>
    </w:p>
    <w:p w14:paraId="21A35A88" w14:textId="77777777" w:rsidR="003B3A0C" w:rsidRPr="003A7CDD" w:rsidRDefault="003B3A0C" w:rsidP="003B3A0C">
      <w:pPr>
        <w:numPr>
          <w:ilvl w:val="1"/>
          <w:numId w:val="166"/>
        </w:numPr>
        <w:spacing w:line="259" w:lineRule="auto"/>
      </w:pPr>
      <w:r w:rsidRPr="003A7CDD">
        <w:t xml:space="preserve">Create an </w:t>
      </w:r>
      <w:r w:rsidRPr="003A7CDD">
        <w:rPr>
          <w:b/>
          <w:bCs/>
        </w:rPr>
        <w:t>audit trail</w:t>
      </w:r>
      <w:r w:rsidRPr="003A7CDD">
        <w:t xml:space="preserve"> documenting actions taken to resolve identified issues.</w:t>
      </w:r>
    </w:p>
    <w:p w14:paraId="12D4D6FF" w14:textId="77777777" w:rsidR="003B3A0C" w:rsidRPr="003A7CDD" w:rsidRDefault="003B3A0C" w:rsidP="003B3A0C">
      <w:pPr>
        <w:numPr>
          <w:ilvl w:val="0"/>
          <w:numId w:val="166"/>
        </w:numPr>
        <w:spacing w:line="259" w:lineRule="auto"/>
      </w:pPr>
      <w:r w:rsidRPr="003A7CDD">
        <w:rPr>
          <w:b/>
          <w:bCs/>
        </w:rPr>
        <w:t>Department-Specific Audits</w:t>
      </w:r>
      <w:r w:rsidRPr="003A7CDD">
        <w:t>:</w:t>
      </w:r>
    </w:p>
    <w:p w14:paraId="0A48A1F9" w14:textId="77777777" w:rsidR="003B3A0C" w:rsidRPr="003A7CDD" w:rsidRDefault="003B3A0C" w:rsidP="003B3A0C">
      <w:pPr>
        <w:numPr>
          <w:ilvl w:val="1"/>
          <w:numId w:val="166"/>
        </w:numPr>
        <w:spacing w:line="259" w:lineRule="auto"/>
      </w:pPr>
      <w:r w:rsidRPr="003A7CDD">
        <w:t>Each department must conduct semi-annual audits to assess compliance with ESG protocols relevant to their operations.</w:t>
      </w:r>
    </w:p>
    <w:p w14:paraId="1F7A7CD0" w14:textId="77777777" w:rsidR="003B3A0C" w:rsidRPr="003A7CDD" w:rsidRDefault="003B3A0C" w:rsidP="003B3A0C">
      <w:r w:rsidRPr="003A7CDD">
        <w:rPr>
          <w:b/>
          <w:bCs/>
        </w:rPr>
        <w:t>4.2 Third-Party Assessments</w:t>
      </w:r>
    </w:p>
    <w:p w14:paraId="3913099C" w14:textId="77777777" w:rsidR="003B3A0C" w:rsidRPr="003A7CDD" w:rsidRDefault="003B3A0C" w:rsidP="003B3A0C">
      <w:pPr>
        <w:numPr>
          <w:ilvl w:val="0"/>
          <w:numId w:val="167"/>
        </w:numPr>
        <w:spacing w:line="259" w:lineRule="auto"/>
      </w:pPr>
      <w:r w:rsidRPr="003A7CDD">
        <w:rPr>
          <w:b/>
          <w:bCs/>
        </w:rPr>
        <w:t>External Auditor Verification</w:t>
      </w:r>
      <w:r w:rsidRPr="003A7CDD">
        <w:t>:</w:t>
      </w:r>
    </w:p>
    <w:p w14:paraId="2A647B8B" w14:textId="77777777" w:rsidR="003B3A0C" w:rsidRPr="003A7CDD" w:rsidRDefault="003B3A0C" w:rsidP="003B3A0C">
      <w:pPr>
        <w:numPr>
          <w:ilvl w:val="1"/>
          <w:numId w:val="167"/>
        </w:numPr>
        <w:spacing w:line="259" w:lineRule="auto"/>
      </w:pPr>
      <w:r w:rsidRPr="003A7CDD">
        <w:t xml:space="preserve">Engage </w:t>
      </w:r>
      <w:r w:rsidRPr="003A7CDD">
        <w:rPr>
          <w:b/>
          <w:bCs/>
        </w:rPr>
        <w:t>third-party auditors</w:t>
      </w:r>
      <w:r w:rsidRPr="003A7CDD">
        <w:t xml:space="preserve"> for independent verification of ESG performance and reporting.</w:t>
      </w:r>
    </w:p>
    <w:p w14:paraId="6BE43D1D" w14:textId="77777777" w:rsidR="003B3A0C" w:rsidRPr="003A7CDD" w:rsidRDefault="003B3A0C" w:rsidP="003B3A0C">
      <w:pPr>
        <w:numPr>
          <w:ilvl w:val="1"/>
          <w:numId w:val="167"/>
        </w:numPr>
        <w:spacing w:line="259" w:lineRule="auto"/>
      </w:pPr>
      <w:r w:rsidRPr="003A7CDD">
        <w:t>Maintain all records of external audits and the actions taken based on recommendations.</w:t>
      </w:r>
    </w:p>
    <w:p w14:paraId="2E097587" w14:textId="77777777" w:rsidR="003B3A0C" w:rsidRPr="003A7CDD" w:rsidRDefault="003B3A0C" w:rsidP="003B3A0C">
      <w:pPr>
        <w:numPr>
          <w:ilvl w:val="0"/>
          <w:numId w:val="167"/>
        </w:numPr>
        <w:spacing w:line="259" w:lineRule="auto"/>
      </w:pPr>
      <w:r w:rsidRPr="003A7CDD">
        <w:rPr>
          <w:b/>
          <w:bCs/>
        </w:rPr>
        <w:t>Certifications and Re-certifications</w:t>
      </w:r>
      <w:r w:rsidRPr="003A7CDD">
        <w:t>:</w:t>
      </w:r>
    </w:p>
    <w:p w14:paraId="3BEE766A" w14:textId="77777777" w:rsidR="003B3A0C" w:rsidRPr="003A7CDD" w:rsidRDefault="003B3A0C" w:rsidP="003B3A0C">
      <w:pPr>
        <w:numPr>
          <w:ilvl w:val="1"/>
          <w:numId w:val="167"/>
        </w:numPr>
        <w:spacing w:line="259" w:lineRule="auto"/>
      </w:pPr>
      <w:r w:rsidRPr="003A7CDD">
        <w:t xml:space="preserve">Verify the company holds certifications (e.g., </w:t>
      </w:r>
      <w:r w:rsidRPr="003A7CDD">
        <w:rPr>
          <w:b/>
          <w:bCs/>
        </w:rPr>
        <w:t>ISO 14001</w:t>
      </w:r>
      <w:r w:rsidRPr="003A7CDD">
        <w:t xml:space="preserve"> for environmental management) and schedule timely re-certifications.</w:t>
      </w:r>
    </w:p>
    <w:p w14:paraId="46418717" w14:textId="77777777" w:rsidR="003B3A0C" w:rsidRPr="003A7CDD" w:rsidRDefault="003B3A0C" w:rsidP="003B3A0C">
      <w:r w:rsidRPr="003A7CDD">
        <w:rPr>
          <w:b/>
          <w:bCs/>
        </w:rPr>
        <w:t>4.3 Reporting and Accountability</w:t>
      </w:r>
    </w:p>
    <w:p w14:paraId="5AE85B3D" w14:textId="77777777" w:rsidR="003B3A0C" w:rsidRPr="003A7CDD" w:rsidRDefault="003B3A0C" w:rsidP="003B3A0C">
      <w:pPr>
        <w:numPr>
          <w:ilvl w:val="0"/>
          <w:numId w:val="168"/>
        </w:numPr>
        <w:spacing w:line="259" w:lineRule="auto"/>
      </w:pPr>
      <w:r w:rsidRPr="003A7CDD">
        <w:rPr>
          <w:b/>
          <w:bCs/>
        </w:rPr>
        <w:t>Periodic Review</w:t>
      </w:r>
      <w:r w:rsidRPr="003A7CDD">
        <w:t>:</w:t>
      </w:r>
    </w:p>
    <w:p w14:paraId="1F0123DB" w14:textId="77777777" w:rsidR="003B3A0C" w:rsidRPr="003A7CDD" w:rsidRDefault="003B3A0C" w:rsidP="003B3A0C">
      <w:pPr>
        <w:numPr>
          <w:ilvl w:val="1"/>
          <w:numId w:val="168"/>
        </w:numPr>
        <w:spacing w:line="259" w:lineRule="auto"/>
      </w:pPr>
      <w:r w:rsidRPr="003A7CDD">
        <w:t>Ensure that compliance checklists are updated every six months to incorporate changes in regulations or new ESG challenges.</w:t>
      </w:r>
    </w:p>
    <w:p w14:paraId="09C9433B" w14:textId="77777777" w:rsidR="003B3A0C" w:rsidRPr="003A7CDD" w:rsidRDefault="003B3A0C" w:rsidP="003B3A0C">
      <w:pPr>
        <w:numPr>
          <w:ilvl w:val="0"/>
          <w:numId w:val="168"/>
        </w:numPr>
        <w:spacing w:line="259" w:lineRule="auto"/>
      </w:pPr>
      <w:r w:rsidRPr="003A7CDD">
        <w:rPr>
          <w:b/>
          <w:bCs/>
        </w:rPr>
        <w:t>Performance Dashboards</w:t>
      </w:r>
      <w:r w:rsidRPr="003A7CDD">
        <w:t>:</w:t>
      </w:r>
    </w:p>
    <w:p w14:paraId="0924EA88" w14:textId="77777777" w:rsidR="003B3A0C" w:rsidRPr="003A7CDD" w:rsidRDefault="003B3A0C" w:rsidP="003B3A0C">
      <w:pPr>
        <w:numPr>
          <w:ilvl w:val="1"/>
          <w:numId w:val="168"/>
        </w:numPr>
        <w:spacing w:line="259" w:lineRule="auto"/>
      </w:pPr>
      <w:r w:rsidRPr="003A7CDD">
        <w:t xml:space="preserve">Create a </w:t>
      </w:r>
      <w:r w:rsidRPr="003A7CDD">
        <w:rPr>
          <w:b/>
          <w:bCs/>
        </w:rPr>
        <w:t>compliance dashboard</w:t>
      </w:r>
      <w:r w:rsidRPr="003A7CDD">
        <w:t xml:space="preserve"> for executive teams to review progress in key ESG areas regularly.</w:t>
      </w:r>
    </w:p>
    <w:p w14:paraId="68460A71" w14:textId="77777777" w:rsidR="003B3A0C" w:rsidRPr="003A7CDD" w:rsidRDefault="003B3A0C" w:rsidP="003B3A0C">
      <w:pPr>
        <w:numPr>
          <w:ilvl w:val="1"/>
          <w:numId w:val="168"/>
        </w:numPr>
        <w:spacing w:line="259" w:lineRule="auto"/>
      </w:pPr>
      <w:r w:rsidRPr="003A7CDD">
        <w:t xml:space="preserve">Publish selected compliance metrics for </w:t>
      </w:r>
      <w:r w:rsidRPr="003A7CDD">
        <w:rPr>
          <w:b/>
          <w:bCs/>
        </w:rPr>
        <w:t>public transparency</w:t>
      </w:r>
      <w:r w:rsidRPr="003A7CDD">
        <w:t>, demonstrating adherence to set targets.</w:t>
      </w:r>
    </w:p>
    <w:p w14:paraId="620B833D" w14:textId="77777777" w:rsidR="003B3A0C" w:rsidRPr="003A7CDD" w:rsidRDefault="003B3A0C" w:rsidP="003B3A0C">
      <w:r>
        <w:pict w14:anchorId="5A88D2E1">
          <v:rect id="_x0000_i1031" style="width:0;height:1.5pt" o:hralign="center" o:hrstd="t" o:hr="t" fillcolor="#a0a0a0" stroked="f"/>
        </w:pict>
      </w:r>
    </w:p>
    <w:p w14:paraId="6EB6B477" w14:textId="77777777" w:rsidR="003B3A0C" w:rsidRPr="003A7CDD" w:rsidRDefault="003B3A0C" w:rsidP="003B3A0C">
      <w:pPr>
        <w:rPr>
          <w:b/>
          <w:bCs/>
        </w:rPr>
      </w:pPr>
      <w:r w:rsidRPr="003A7CDD">
        <w:rPr>
          <w:b/>
          <w:bCs/>
        </w:rPr>
        <w:t>Conclusion</w:t>
      </w:r>
    </w:p>
    <w:p w14:paraId="72363C5A" w14:textId="77777777" w:rsidR="003B3A0C" w:rsidRPr="003A7CDD" w:rsidRDefault="003B3A0C" w:rsidP="003B3A0C">
      <w:r w:rsidRPr="003A7CDD">
        <w:lastRenderedPageBreak/>
        <w:t xml:space="preserve">This </w:t>
      </w:r>
      <w:r w:rsidRPr="003A7CDD">
        <w:rPr>
          <w:b/>
          <w:bCs/>
        </w:rPr>
        <w:t>Comprehensive Compliance Checklist</w:t>
      </w:r>
      <w:r w:rsidRPr="003A7CDD">
        <w:t xml:space="preserve"> is a practical tool to ensure alignment with best practices in </w:t>
      </w:r>
      <w:r w:rsidRPr="003A7CDD">
        <w:rPr>
          <w:b/>
          <w:bCs/>
        </w:rPr>
        <w:t>environmental, social, and governance areas</w:t>
      </w:r>
      <w:r w:rsidRPr="003A7CDD">
        <w:t xml:space="preserve">. Regularly updating this checklist and auditing compliance across all three dimensions will help your organization remain compliant, resilient, and proactive in addressing ESG challenges. Use this as part of your ongoing </w:t>
      </w:r>
      <w:r w:rsidRPr="003A7CDD">
        <w:rPr>
          <w:b/>
          <w:bCs/>
        </w:rPr>
        <w:t>commitment to sustainability and ethical governance</w:t>
      </w:r>
      <w:r w:rsidRPr="003A7CDD">
        <w:t>.</w:t>
      </w:r>
    </w:p>
    <w:p w14:paraId="25B6441B" w14:textId="77777777" w:rsidR="003B3A0C" w:rsidRDefault="003B3A0C" w:rsidP="003B3A0C"/>
    <w:p w14:paraId="5C5F7994" w14:textId="77777777" w:rsidR="003B3A0C" w:rsidRDefault="003B3A0C" w:rsidP="003B3A0C"/>
    <w:p w14:paraId="55C7FE54" w14:textId="77777777" w:rsidR="003B3A0C" w:rsidRDefault="003B3A0C" w:rsidP="003B3A0C"/>
    <w:p w14:paraId="7474B501" w14:textId="77777777" w:rsidR="003B3A0C" w:rsidRDefault="003B3A0C" w:rsidP="003B3A0C"/>
    <w:p w14:paraId="3C50D50F" w14:textId="77777777" w:rsidR="003B3A0C" w:rsidRDefault="003B3A0C" w:rsidP="003B3A0C"/>
    <w:p w14:paraId="040A774C" w14:textId="77777777" w:rsidR="003B3A0C" w:rsidRDefault="003B3A0C" w:rsidP="003B3A0C"/>
    <w:p w14:paraId="208F3FBB" w14:textId="77777777" w:rsidR="003B3A0C" w:rsidRDefault="003B3A0C" w:rsidP="003B3A0C"/>
    <w:p w14:paraId="0ACB8B6F" w14:textId="77777777" w:rsidR="003B3A0C" w:rsidRDefault="003B3A0C" w:rsidP="003B3A0C">
      <w:pPr>
        <w:rPr>
          <w:sz w:val="56"/>
          <w:szCs w:val="56"/>
        </w:rPr>
      </w:pPr>
    </w:p>
    <w:p w14:paraId="178ED1C9" w14:textId="77777777" w:rsidR="003B3A0C" w:rsidRDefault="003B3A0C" w:rsidP="003B3A0C">
      <w:pPr>
        <w:rPr>
          <w:sz w:val="56"/>
          <w:szCs w:val="56"/>
        </w:rPr>
      </w:pPr>
    </w:p>
    <w:p w14:paraId="33299E3B" w14:textId="77777777" w:rsidR="003B3A0C" w:rsidRDefault="003B3A0C" w:rsidP="003B3A0C">
      <w:pPr>
        <w:rPr>
          <w:sz w:val="56"/>
          <w:szCs w:val="56"/>
        </w:rPr>
      </w:pPr>
    </w:p>
    <w:p w14:paraId="728BBED9" w14:textId="77777777" w:rsidR="003B3A0C" w:rsidRDefault="003B3A0C" w:rsidP="003B3A0C">
      <w:pPr>
        <w:rPr>
          <w:sz w:val="56"/>
          <w:szCs w:val="56"/>
        </w:rPr>
      </w:pPr>
    </w:p>
    <w:p w14:paraId="1745A19C" w14:textId="77777777" w:rsidR="003B3A0C" w:rsidRDefault="003B3A0C" w:rsidP="003B3A0C">
      <w:pPr>
        <w:rPr>
          <w:sz w:val="56"/>
          <w:szCs w:val="56"/>
        </w:rPr>
      </w:pPr>
    </w:p>
    <w:p w14:paraId="2268858B" w14:textId="77777777" w:rsidR="003B3A0C" w:rsidRDefault="003B3A0C" w:rsidP="003B3A0C">
      <w:pPr>
        <w:rPr>
          <w:sz w:val="56"/>
          <w:szCs w:val="56"/>
        </w:rPr>
      </w:pPr>
    </w:p>
    <w:p w14:paraId="5B88C4A9" w14:textId="77777777" w:rsidR="003B3A0C" w:rsidRDefault="003B3A0C" w:rsidP="003B3A0C">
      <w:pPr>
        <w:rPr>
          <w:sz w:val="56"/>
          <w:szCs w:val="56"/>
        </w:rPr>
      </w:pPr>
    </w:p>
    <w:p w14:paraId="2550B52E" w14:textId="77777777" w:rsidR="003B3A0C" w:rsidRDefault="003B3A0C" w:rsidP="003B3A0C">
      <w:pPr>
        <w:rPr>
          <w:sz w:val="56"/>
          <w:szCs w:val="56"/>
        </w:rPr>
      </w:pPr>
    </w:p>
    <w:p w14:paraId="328CA75A" w14:textId="54AA5376" w:rsidR="003B3A0C" w:rsidRDefault="003B3A0C" w:rsidP="003B3A0C">
      <w:pPr>
        <w:rPr>
          <w:sz w:val="56"/>
          <w:szCs w:val="56"/>
        </w:rPr>
      </w:pPr>
      <w:r>
        <w:rPr>
          <w:sz w:val="56"/>
          <w:szCs w:val="56"/>
        </w:rPr>
        <w:lastRenderedPageBreak/>
        <w:t xml:space="preserve">CHAPTER 5 </w:t>
      </w:r>
    </w:p>
    <w:p w14:paraId="58FCE6EF" w14:textId="77777777" w:rsidR="003B3A0C" w:rsidRPr="00647A6B" w:rsidRDefault="003B3A0C" w:rsidP="003B3A0C">
      <w:pPr>
        <w:spacing w:after="0" w:line="240" w:lineRule="auto"/>
        <w:rPr>
          <w:b/>
          <w:bCs/>
        </w:rPr>
      </w:pPr>
      <w:r w:rsidRPr="00647A6B">
        <w:rPr>
          <w:b/>
          <w:bCs/>
        </w:rPr>
        <w:t>Case Study: GreenTech Manufacturing Inc. – Comprehensive ESG Roadmap (2024-2028)</w:t>
      </w:r>
    </w:p>
    <w:p w14:paraId="79344459" w14:textId="77777777" w:rsidR="003B3A0C" w:rsidRPr="00647A6B" w:rsidRDefault="003B3A0C" w:rsidP="003B3A0C">
      <w:pPr>
        <w:spacing w:after="0" w:line="240" w:lineRule="auto"/>
        <w:rPr>
          <w:b/>
          <w:bCs/>
        </w:rPr>
      </w:pPr>
      <w:r w:rsidRPr="00647A6B">
        <w:rPr>
          <w:b/>
          <w:bCs/>
        </w:rPr>
        <w:t>Key Overview:</w:t>
      </w:r>
    </w:p>
    <w:p w14:paraId="652F0F41" w14:textId="77777777" w:rsidR="003B3A0C" w:rsidRPr="00647A6B" w:rsidRDefault="003B3A0C" w:rsidP="003B3A0C">
      <w:pPr>
        <w:numPr>
          <w:ilvl w:val="0"/>
          <w:numId w:val="176"/>
        </w:numPr>
        <w:spacing w:after="0" w:line="240" w:lineRule="auto"/>
      </w:pPr>
      <w:r w:rsidRPr="00647A6B">
        <w:rPr>
          <w:b/>
          <w:bCs/>
        </w:rPr>
        <w:t>Company</w:t>
      </w:r>
      <w:r w:rsidRPr="00647A6B">
        <w:t>: GreenTech Manufacturing Inc.</w:t>
      </w:r>
    </w:p>
    <w:p w14:paraId="59691371" w14:textId="77777777" w:rsidR="003B3A0C" w:rsidRPr="00647A6B" w:rsidRDefault="003B3A0C" w:rsidP="003B3A0C">
      <w:pPr>
        <w:numPr>
          <w:ilvl w:val="0"/>
          <w:numId w:val="176"/>
        </w:numPr>
        <w:spacing w:after="0" w:line="240" w:lineRule="auto"/>
      </w:pPr>
      <w:r w:rsidRPr="00647A6B">
        <w:rPr>
          <w:b/>
          <w:bCs/>
        </w:rPr>
        <w:t>Timeframe</w:t>
      </w:r>
      <w:r w:rsidRPr="00647A6B">
        <w:t>: 5 Years (2024-2028)</w:t>
      </w:r>
    </w:p>
    <w:p w14:paraId="2F1BC64B" w14:textId="77777777" w:rsidR="003B3A0C" w:rsidRPr="00647A6B" w:rsidRDefault="003B3A0C" w:rsidP="003B3A0C">
      <w:pPr>
        <w:numPr>
          <w:ilvl w:val="0"/>
          <w:numId w:val="176"/>
        </w:numPr>
        <w:spacing w:after="0" w:line="240" w:lineRule="auto"/>
      </w:pPr>
      <w:r w:rsidRPr="00647A6B">
        <w:rPr>
          <w:b/>
          <w:bCs/>
        </w:rPr>
        <w:t>Focus Areas</w:t>
      </w:r>
      <w:r w:rsidRPr="00647A6B">
        <w:t>: Environmental Impact, Social Engagement, Governance Structure</w:t>
      </w:r>
    </w:p>
    <w:p w14:paraId="579308D5" w14:textId="77777777" w:rsidR="003B3A0C" w:rsidRDefault="003B3A0C" w:rsidP="003B3A0C">
      <w:pPr>
        <w:spacing w:after="0" w:line="240" w:lineRule="auto"/>
      </w:pPr>
    </w:p>
    <w:p w14:paraId="3EC6A833" w14:textId="77777777" w:rsidR="003B3A0C" w:rsidRPr="00647A6B" w:rsidRDefault="003B3A0C" w:rsidP="003B3A0C">
      <w:pPr>
        <w:spacing w:after="0" w:line="240" w:lineRule="auto"/>
      </w:pPr>
      <w:r w:rsidRPr="00647A6B">
        <w:t>The ESG roadmap is designed to transform GreenTech's operations to align with sustainability goals, foster an inclusive culture, and ensure ethical governance.</w:t>
      </w:r>
    </w:p>
    <w:p w14:paraId="662F77AE" w14:textId="77777777" w:rsidR="003B3A0C" w:rsidRDefault="003B3A0C" w:rsidP="003B3A0C">
      <w:pPr>
        <w:spacing w:after="0" w:line="240" w:lineRule="auto"/>
        <w:rPr>
          <w:b/>
          <w:bCs/>
        </w:rPr>
      </w:pPr>
    </w:p>
    <w:p w14:paraId="460F2F2B" w14:textId="77777777" w:rsidR="003B3A0C" w:rsidRPr="00647A6B" w:rsidRDefault="003B3A0C" w:rsidP="003B3A0C">
      <w:pPr>
        <w:spacing w:after="0" w:line="240" w:lineRule="auto"/>
        <w:rPr>
          <w:b/>
          <w:bCs/>
        </w:rPr>
      </w:pPr>
      <w:r w:rsidRPr="00647A6B">
        <w:rPr>
          <w:b/>
          <w:bCs/>
        </w:rPr>
        <w:t>1. Environmental Focus: Reducing Carbon Footprint and Waste</w:t>
      </w:r>
    </w:p>
    <w:p w14:paraId="4F91601C" w14:textId="77777777" w:rsidR="003B3A0C" w:rsidRPr="00647A6B" w:rsidRDefault="003B3A0C" w:rsidP="003B3A0C">
      <w:pPr>
        <w:spacing w:after="0" w:line="240" w:lineRule="auto"/>
        <w:rPr>
          <w:b/>
          <w:bCs/>
        </w:rPr>
      </w:pPr>
      <w:r w:rsidRPr="00647A6B">
        <w:rPr>
          <w:b/>
          <w:bCs/>
        </w:rPr>
        <w:t>1.1 Short-Term Actions (2024-2025)</w:t>
      </w:r>
    </w:p>
    <w:p w14:paraId="1720E3B2" w14:textId="77777777" w:rsidR="003B3A0C" w:rsidRDefault="003B3A0C" w:rsidP="003B3A0C">
      <w:pPr>
        <w:spacing w:after="0" w:line="240" w:lineRule="auto"/>
        <w:rPr>
          <w:b/>
          <w:bCs/>
        </w:rPr>
      </w:pPr>
    </w:p>
    <w:p w14:paraId="63CBEF1D" w14:textId="77777777" w:rsidR="003B3A0C" w:rsidRPr="00647A6B" w:rsidRDefault="003B3A0C" w:rsidP="003B3A0C">
      <w:pPr>
        <w:spacing w:after="0" w:line="240" w:lineRule="auto"/>
      </w:pPr>
      <w:r w:rsidRPr="00647A6B">
        <w:rPr>
          <w:b/>
          <w:bCs/>
        </w:rPr>
        <w:t>Objective</w:t>
      </w:r>
      <w:r w:rsidRPr="00647A6B">
        <w:t>: Reduce carbon emissions, improve energy efficiency, and initiate waste reduction.</w:t>
      </w:r>
    </w:p>
    <w:p w14:paraId="21A1285E" w14:textId="77777777" w:rsidR="003B3A0C" w:rsidRPr="00647A6B" w:rsidRDefault="003B3A0C" w:rsidP="003B3A0C">
      <w:pPr>
        <w:spacing w:after="0" w:line="240" w:lineRule="auto"/>
      </w:pPr>
      <w:r w:rsidRPr="00647A6B">
        <w:rPr>
          <w:b/>
          <w:bCs/>
        </w:rPr>
        <w:t>KPIs</w:t>
      </w:r>
      <w:r w:rsidRPr="00647A6B">
        <w:t>:</w:t>
      </w:r>
    </w:p>
    <w:p w14:paraId="3E966927" w14:textId="77777777" w:rsidR="003B3A0C" w:rsidRPr="00647A6B" w:rsidRDefault="003B3A0C" w:rsidP="003B3A0C">
      <w:pPr>
        <w:numPr>
          <w:ilvl w:val="0"/>
          <w:numId w:val="177"/>
        </w:numPr>
        <w:spacing w:after="0" w:line="240" w:lineRule="auto"/>
      </w:pPr>
      <w:r w:rsidRPr="00647A6B">
        <w:rPr>
          <w:b/>
          <w:bCs/>
        </w:rPr>
        <w:t>Carbon Footprint Reduction</w:t>
      </w:r>
      <w:r w:rsidRPr="00647A6B">
        <w:t xml:space="preserve">: Reduce Scope 1, 2, and 3 emissions by </w:t>
      </w:r>
      <w:r w:rsidRPr="00647A6B">
        <w:rPr>
          <w:b/>
          <w:bCs/>
        </w:rPr>
        <w:t>10%</w:t>
      </w:r>
      <w:r w:rsidRPr="00647A6B">
        <w:t xml:space="preserve"> from the baseline by </w:t>
      </w:r>
      <w:r w:rsidRPr="00647A6B">
        <w:rPr>
          <w:b/>
          <w:bCs/>
        </w:rPr>
        <w:t>end of 2025</w:t>
      </w:r>
      <w:r w:rsidRPr="00647A6B">
        <w:t>.</w:t>
      </w:r>
    </w:p>
    <w:p w14:paraId="2B4CD031" w14:textId="77777777" w:rsidR="003B3A0C" w:rsidRPr="00647A6B" w:rsidRDefault="003B3A0C" w:rsidP="003B3A0C">
      <w:pPr>
        <w:numPr>
          <w:ilvl w:val="0"/>
          <w:numId w:val="177"/>
        </w:numPr>
        <w:spacing w:after="0" w:line="240" w:lineRule="auto"/>
      </w:pPr>
      <w:r w:rsidRPr="00647A6B">
        <w:rPr>
          <w:b/>
          <w:bCs/>
        </w:rPr>
        <w:t>Energy Efficiency</w:t>
      </w:r>
      <w:r w:rsidRPr="00647A6B">
        <w:t xml:space="preserve">: Achieve </w:t>
      </w:r>
      <w:r w:rsidRPr="00647A6B">
        <w:rPr>
          <w:b/>
          <w:bCs/>
        </w:rPr>
        <w:t>8% reduction</w:t>
      </w:r>
      <w:r w:rsidRPr="00647A6B">
        <w:t xml:space="preserve"> in facility energy consumption by </w:t>
      </w:r>
      <w:r w:rsidRPr="00647A6B">
        <w:rPr>
          <w:b/>
          <w:bCs/>
        </w:rPr>
        <w:t>Q4 2024</w:t>
      </w:r>
      <w:r w:rsidRPr="00647A6B">
        <w:t>.</w:t>
      </w:r>
    </w:p>
    <w:p w14:paraId="3CDBA52B" w14:textId="77777777" w:rsidR="003B3A0C" w:rsidRPr="00647A6B" w:rsidRDefault="003B3A0C" w:rsidP="003B3A0C">
      <w:pPr>
        <w:numPr>
          <w:ilvl w:val="0"/>
          <w:numId w:val="177"/>
        </w:numPr>
        <w:spacing w:after="0" w:line="240" w:lineRule="auto"/>
      </w:pPr>
      <w:r w:rsidRPr="00647A6B">
        <w:rPr>
          <w:b/>
          <w:bCs/>
        </w:rPr>
        <w:t>Waste Diversion</w:t>
      </w:r>
      <w:r w:rsidRPr="00647A6B">
        <w:t xml:space="preserve">: Divert </w:t>
      </w:r>
      <w:r w:rsidRPr="00647A6B">
        <w:rPr>
          <w:b/>
          <w:bCs/>
        </w:rPr>
        <w:t>20% of waste</w:t>
      </w:r>
      <w:r w:rsidRPr="00647A6B">
        <w:t xml:space="preserve"> from landfill by </w:t>
      </w:r>
      <w:r w:rsidRPr="00647A6B">
        <w:rPr>
          <w:b/>
          <w:bCs/>
        </w:rPr>
        <w:t>Q4 2025</w:t>
      </w:r>
      <w:r w:rsidRPr="00647A6B">
        <w:t>.</w:t>
      </w:r>
    </w:p>
    <w:p w14:paraId="515C3365" w14:textId="77777777" w:rsidR="003B3A0C" w:rsidRPr="00647A6B" w:rsidRDefault="003B3A0C" w:rsidP="003B3A0C">
      <w:pPr>
        <w:spacing w:after="0" w:line="240" w:lineRule="auto"/>
      </w:pPr>
      <w:r w:rsidRPr="00647A6B">
        <w:rPr>
          <w:b/>
          <w:bCs/>
        </w:rPr>
        <w:t>Actions to Achieve the KPIs</w:t>
      </w:r>
      <w:r w:rsidRPr="00647A6B">
        <w:t>:</w:t>
      </w:r>
    </w:p>
    <w:p w14:paraId="592C7C30" w14:textId="77777777" w:rsidR="003B3A0C" w:rsidRPr="00647A6B" w:rsidRDefault="003B3A0C" w:rsidP="003B3A0C">
      <w:pPr>
        <w:numPr>
          <w:ilvl w:val="0"/>
          <w:numId w:val="178"/>
        </w:numPr>
        <w:spacing w:after="0" w:line="240" w:lineRule="auto"/>
      </w:pPr>
      <w:r w:rsidRPr="00647A6B">
        <w:rPr>
          <w:b/>
          <w:bCs/>
        </w:rPr>
        <w:t>Baseline Carbon Emissions Assessment</w:t>
      </w:r>
    </w:p>
    <w:p w14:paraId="1AA516C1" w14:textId="77777777" w:rsidR="003B3A0C" w:rsidRPr="00647A6B" w:rsidRDefault="003B3A0C" w:rsidP="003B3A0C">
      <w:pPr>
        <w:numPr>
          <w:ilvl w:val="1"/>
          <w:numId w:val="178"/>
        </w:numPr>
        <w:spacing w:after="0" w:line="240" w:lineRule="auto"/>
      </w:pPr>
      <w:r w:rsidRPr="00647A6B">
        <w:rPr>
          <w:b/>
          <w:bCs/>
        </w:rPr>
        <w:t>Target</w:t>
      </w:r>
      <w:r w:rsidRPr="00647A6B">
        <w:t>: Complete Scope 1, 2, and 3 emissions analysis.</w:t>
      </w:r>
    </w:p>
    <w:p w14:paraId="4A66B15F" w14:textId="77777777" w:rsidR="003B3A0C" w:rsidRPr="00647A6B" w:rsidRDefault="003B3A0C" w:rsidP="003B3A0C">
      <w:pPr>
        <w:numPr>
          <w:ilvl w:val="1"/>
          <w:numId w:val="178"/>
        </w:numPr>
        <w:spacing w:after="0" w:line="240" w:lineRule="auto"/>
      </w:pPr>
      <w:r w:rsidRPr="00647A6B">
        <w:rPr>
          <w:b/>
          <w:bCs/>
        </w:rPr>
        <w:t>Actions</w:t>
      </w:r>
      <w:r w:rsidRPr="00647A6B">
        <w:t>:</w:t>
      </w:r>
    </w:p>
    <w:p w14:paraId="60AF5962" w14:textId="77777777" w:rsidR="003B3A0C" w:rsidRPr="00647A6B" w:rsidRDefault="003B3A0C" w:rsidP="003B3A0C">
      <w:pPr>
        <w:numPr>
          <w:ilvl w:val="2"/>
          <w:numId w:val="178"/>
        </w:numPr>
        <w:spacing w:after="0" w:line="240" w:lineRule="auto"/>
      </w:pPr>
      <w:r w:rsidRPr="00647A6B">
        <w:t xml:space="preserve">Conduct a </w:t>
      </w:r>
      <w:r w:rsidRPr="00647A6B">
        <w:rPr>
          <w:b/>
          <w:bCs/>
        </w:rPr>
        <w:t>carbon footprint assessment</w:t>
      </w:r>
      <w:r w:rsidRPr="00647A6B">
        <w:t xml:space="preserve"> across all facilities, including direct emissions (Scope 1), indirect energy-related emissions (Scope 2), and supply chain emissions (Scope 3).</w:t>
      </w:r>
    </w:p>
    <w:p w14:paraId="4204F691" w14:textId="77777777" w:rsidR="003B3A0C" w:rsidRPr="00647A6B" w:rsidRDefault="003B3A0C" w:rsidP="003B3A0C">
      <w:pPr>
        <w:numPr>
          <w:ilvl w:val="2"/>
          <w:numId w:val="178"/>
        </w:numPr>
        <w:spacing w:after="0" w:line="240" w:lineRule="auto"/>
      </w:pPr>
      <w:r w:rsidRPr="00647A6B">
        <w:t xml:space="preserve">Establish a </w:t>
      </w:r>
      <w:r w:rsidRPr="00647A6B">
        <w:rPr>
          <w:b/>
          <w:bCs/>
        </w:rPr>
        <w:t>carbon tracking system</w:t>
      </w:r>
      <w:r w:rsidRPr="00647A6B">
        <w:t xml:space="preserve"> using specialized sustainability software by </w:t>
      </w:r>
      <w:r w:rsidRPr="00647A6B">
        <w:rPr>
          <w:b/>
          <w:bCs/>
        </w:rPr>
        <w:t>Q3 2024</w:t>
      </w:r>
      <w:r w:rsidRPr="00647A6B">
        <w:t>.</w:t>
      </w:r>
    </w:p>
    <w:p w14:paraId="5373FD14" w14:textId="77777777" w:rsidR="003B3A0C" w:rsidRPr="00647A6B" w:rsidRDefault="003B3A0C" w:rsidP="003B3A0C">
      <w:pPr>
        <w:numPr>
          <w:ilvl w:val="2"/>
          <w:numId w:val="178"/>
        </w:numPr>
        <w:spacing w:after="0" w:line="240" w:lineRule="auto"/>
      </w:pPr>
      <w:r w:rsidRPr="00647A6B">
        <w:t xml:space="preserve">Engage a </w:t>
      </w:r>
      <w:r w:rsidRPr="00647A6B">
        <w:rPr>
          <w:b/>
          <w:bCs/>
        </w:rPr>
        <w:t>third-party environmental auditor</w:t>
      </w:r>
      <w:r w:rsidRPr="00647A6B">
        <w:t xml:space="preserve"> to validate the emissions baseline data.</w:t>
      </w:r>
    </w:p>
    <w:p w14:paraId="23C0D164" w14:textId="77777777" w:rsidR="003B3A0C" w:rsidRPr="00647A6B" w:rsidRDefault="003B3A0C" w:rsidP="003B3A0C">
      <w:pPr>
        <w:numPr>
          <w:ilvl w:val="0"/>
          <w:numId w:val="178"/>
        </w:numPr>
        <w:spacing w:after="0" w:line="240" w:lineRule="auto"/>
      </w:pPr>
      <w:r w:rsidRPr="00647A6B">
        <w:rPr>
          <w:b/>
          <w:bCs/>
        </w:rPr>
        <w:t>Energy Efficiency Upgrades</w:t>
      </w:r>
    </w:p>
    <w:p w14:paraId="372DBD19" w14:textId="77777777" w:rsidR="003B3A0C" w:rsidRPr="00647A6B" w:rsidRDefault="003B3A0C" w:rsidP="003B3A0C">
      <w:pPr>
        <w:numPr>
          <w:ilvl w:val="1"/>
          <w:numId w:val="178"/>
        </w:numPr>
        <w:spacing w:after="0" w:line="240" w:lineRule="auto"/>
      </w:pPr>
      <w:r w:rsidRPr="00647A6B">
        <w:rPr>
          <w:b/>
          <w:bCs/>
        </w:rPr>
        <w:t>Target</w:t>
      </w:r>
      <w:r w:rsidRPr="00647A6B">
        <w:t xml:space="preserve">: Achieve </w:t>
      </w:r>
      <w:r w:rsidRPr="00647A6B">
        <w:rPr>
          <w:b/>
          <w:bCs/>
        </w:rPr>
        <w:t>8% reduction</w:t>
      </w:r>
      <w:r w:rsidRPr="00647A6B">
        <w:t xml:space="preserve"> in facility energy consumption by </w:t>
      </w:r>
      <w:r w:rsidRPr="00647A6B">
        <w:rPr>
          <w:b/>
          <w:bCs/>
        </w:rPr>
        <w:t>Q4 2024</w:t>
      </w:r>
      <w:r w:rsidRPr="00647A6B">
        <w:t>.</w:t>
      </w:r>
    </w:p>
    <w:p w14:paraId="70BC44C4" w14:textId="77777777" w:rsidR="003B3A0C" w:rsidRPr="00647A6B" w:rsidRDefault="003B3A0C" w:rsidP="003B3A0C">
      <w:pPr>
        <w:numPr>
          <w:ilvl w:val="1"/>
          <w:numId w:val="178"/>
        </w:numPr>
        <w:spacing w:after="0" w:line="240" w:lineRule="auto"/>
      </w:pPr>
      <w:r w:rsidRPr="00647A6B">
        <w:rPr>
          <w:b/>
          <w:bCs/>
        </w:rPr>
        <w:t>Actions</w:t>
      </w:r>
      <w:r w:rsidRPr="00647A6B">
        <w:t>:</w:t>
      </w:r>
    </w:p>
    <w:p w14:paraId="01A7077F" w14:textId="77777777" w:rsidR="003B3A0C" w:rsidRPr="00647A6B" w:rsidRDefault="003B3A0C" w:rsidP="003B3A0C">
      <w:pPr>
        <w:numPr>
          <w:ilvl w:val="2"/>
          <w:numId w:val="178"/>
        </w:numPr>
        <w:spacing w:after="0" w:line="240" w:lineRule="auto"/>
      </w:pPr>
      <w:r w:rsidRPr="00647A6B">
        <w:t xml:space="preserve">Replace existing lighting with </w:t>
      </w:r>
      <w:r w:rsidRPr="00647A6B">
        <w:rPr>
          <w:b/>
          <w:bCs/>
        </w:rPr>
        <w:t>energy-efficient LED lights</w:t>
      </w:r>
      <w:r w:rsidRPr="00647A6B">
        <w:t xml:space="preserve"> across production and office spaces.</w:t>
      </w:r>
    </w:p>
    <w:p w14:paraId="7FD74303" w14:textId="77777777" w:rsidR="003B3A0C" w:rsidRPr="00647A6B" w:rsidRDefault="003B3A0C" w:rsidP="003B3A0C">
      <w:pPr>
        <w:numPr>
          <w:ilvl w:val="2"/>
          <w:numId w:val="178"/>
        </w:numPr>
        <w:spacing w:after="0" w:line="240" w:lineRule="auto"/>
      </w:pPr>
      <w:r w:rsidRPr="00647A6B">
        <w:t xml:space="preserve">Upgrade </w:t>
      </w:r>
      <w:r w:rsidRPr="00647A6B">
        <w:rPr>
          <w:b/>
          <w:bCs/>
        </w:rPr>
        <w:t>machinery and equipment</w:t>
      </w:r>
      <w:r w:rsidRPr="00647A6B">
        <w:t xml:space="preserve"> to energy-efficient models, prioritizing those with the highest energy consumption.</w:t>
      </w:r>
    </w:p>
    <w:p w14:paraId="0032CCEC" w14:textId="77777777" w:rsidR="003B3A0C" w:rsidRPr="00647A6B" w:rsidRDefault="003B3A0C" w:rsidP="003B3A0C">
      <w:pPr>
        <w:numPr>
          <w:ilvl w:val="2"/>
          <w:numId w:val="178"/>
        </w:numPr>
        <w:spacing w:after="0" w:line="240" w:lineRule="auto"/>
      </w:pPr>
      <w:r w:rsidRPr="00647A6B">
        <w:t xml:space="preserve">Install </w:t>
      </w:r>
      <w:r w:rsidRPr="00647A6B">
        <w:rPr>
          <w:b/>
          <w:bCs/>
        </w:rPr>
        <w:t>smart meters</w:t>
      </w:r>
      <w:r w:rsidRPr="00647A6B">
        <w:t xml:space="preserve"> to monitor and manage energy use in real-time, identifying high-consumption areas.</w:t>
      </w:r>
    </w:p>
    <w:p w14:paraId="37EC17EE" w14:textId="77777777" w:rsidR="003B3A0C" w:rsidRPr="00647A6B" w:rsidRDefault="003B3A0C" w:rsidP="003B3A0C">
      <w:pPr>
        <w:numPr>
          <w:ilvl w:val="2"/>
          <w:numId w:val="178"/>
        </w:numPr>
        <w:spacing w:after="0" w:line="240" w:lineRule="auto"/>
      </w:pPr>
      <w:r w:rsidRPr="00647A6B">
        <w:t xml:space="preserve">Train staff on </w:t>
      </w:r>
      <w:r w:rsidRPr="00647A6B">
        <w:rPr>
          <w:b/>
          <w:bCs/>
        </w:rPr>
        <w:t>energy conservation practices</w:t>
      </w:r>
      <w:r w:rsidRPr="00647A6B">
        <w:t>, emphasizing the impact of small actions such as shutting down unused equipment.</w:t>
      </w:r>
    </w:p>
    <w:p w14:paraId="775EE704" w14:textId="77777777" w:rsidR="003B3A0C" w:rsidRPr="00647A6B" w:rsidRDefault="003B3A0C" w:rsidP="003B3A0C">
      <w:pPr>
        <w:numPr>
          <w:ilvl w:val="0"/>
          <w:numId w:val="178"/>
        </w:numPr>
        <w:spacing w:after="0" w:line="240" w:lineRule="auto"/>
      </w:pPr>
      <w:r w:rsidRPr="00647A6B">
        <w:rPr>
          <w:b/>
          <w:bCs/>
        </w:rPr>
        <w:lastRenderedPageBreak/>
        <w:t>Waste Reduction and Recycling Program</w:t>
      </w:r>
    </w:p>
    <w:p w14:paraId="0ED17FB7" w14:textId="77777777" w:rsidR="003B3A0C" w:rsidRPr="00647A6B" w:rsidRDefault="003B3A0C" w:rsidP="003B3A0C">
      <w:pPr>
        <w:numPr>
          <w:ilvl w:val="1"/>
          <w:numId w:val="178"/>
        </w:numPr>
        <w:spacing w:after="0" w:line="240" w:lineRule="auto"/>
      </w:pPr>
      <w:r w:rsidRPr="00647A6B">
        <w:rPr>
          <w:b/>
          <w:bCs/>
        </w:rPr>
        <w:t>Target</w:t>
      </w:r>
      <w:r w:rsidRPr="00647A6B">
        <w:t xml:space="preserve">: Divert </w:t>
      </w:r>
      <w:r w:rsidRPr="00647A6B">
        <w:rPr>
          <w:b/>
          <w:bCs/>
        </w:rPr>
        <w:t>20% of waste</w:t>
      </w:r>
      <w:r w:rsidRPr="00647A6B">
        <w:t xml:space="preserve"> from landfill by </w:t>
      </w:r>
      <w:r w:rsidRPr="00647A6B">
        <w:rPr>
          <w:b/>
          <w:bCs/>
        </w:rPr>
        <w:t>Q4 2025</w:t>
      </w:r>
      <w:r w:rsidRPr="00647A6B">
        <w:t>.</w:t>
      </w:r>
    </w:p>
    <w:p w14:paraId="161D3B51" w14:textId="77777777" w:rsidR="003B3A0C" w:rsidRPr="00647A6B" w:rsidRDefault="003B3A0C" w:rsidP="003B3A0C">
      <w:pPr>
        <w:numPr>
          <w:ilvl w:val="1"/>
          <w:numId w:val="178"/>
        </w:numPr>
        <w:spacing w:after="0" w:line="240" w:lineRule="auto"/>
      </w:pPr>
      <w:r w:rsidRPr="00647A6B">
        <w:rPr>
          <w:b/>
          <w:bCs/>
        </w:rPr>
        <w:t>Actions</w:t>
      </w:r>
      <w:r w:rsidRPr="00647A6B">
        <w:t>:</w:t>
      </w:r>
    </w:p>
    <w:p w14:paraId="7A794FDD" w14:textId="77777777" w:rsidR="003B3A0C" w:rsidRPr="00647A6B" w:rsidRDefault="003B3A0C" w:rsidP="003B3A0C">
      <w:pPr>
        <w:numPr>
          <w:ilvl w:val="2"/>
          <w:numId w:val="178"/>
        </w:numPr>
        <w:spacing w:after="0" w:line="240" w:lineRule="auto"/>
      </w:pPr>
      <w:r w:rsidRPr="00647A6B">
        <w:t xml:space="preserve">Introduce </w:t>
      </w:r>
      <w:r w:rsidRPr="00647A6B">
        <w:rPr>
          <w:b/>
          <w:bCs/>
        </w:rPr>
        <w:t>segregated waste bins</w:t>
      </w:r>
      <w:r w:rsidRPr="00647A6B">
        <w:t xml:space="preserve"> in all facilities to separate recyclable materials from general waste.</w:t>
      </w:r>
    </w:p>
    <w:p w14:paraId="1AF9CF64" w14:textId="77777777" w:rsidR="003B3A0C" w:rsidRPr="00647A6B" w:rsidRDefault="003B3A0C" w:rsidP="003B3A0C">
      <w:pPr>
        <w:numPr>
          <w:ilvl w:val="2"/>
          <w:numId w:val="178"/>
        </w:numPr>
        <w:spacing w:after="0" w:line="240" w:lineRule="auto"/>
      </w:pPr>
      <w:r w:rsidRPr="00647A6B">
        <w:t xml:space="preserve">Partner with </w:t>
      </w:r>
      <w:r w:rsidRPr="00647A6B">
        <w:rPr>
          <w:b/>
          <w:bCs/>
        </w:rPr>
        <w:t>waste management companies</w:t>
      </w:r>
      <w:r w:rsidRPr="00647A6B">
        <w:t xml:space="preserve"> to develop a plan for recycling production scraps.</w:t>
      </w:r>
    </w:p>
    <w:p w14:paraId="7C95FDC6" w14:textId="77777777" w:rsidR="003B3A0C" w:rsidRPr="00647A6B" w:rsidRDefault="003B3A0C" w:rsidP="003B3A0C">
      <w:pPr>
        <w:numPr>
          <w:ilvl w:val="2"/>
          <w:numId w:val="178"/>
        </w:numPr>
        <w:spacing w:after="0" w:line="240" w:lineRule="auto"/>
      </w:pPr>
      <w:r w:rsidRPr="00647A6B">
        <w:t xml:space="preserve">Launch an employee-led </w:t>
      </w:r>
      <w:r w:rsidRPr="00647A6B">
        <w:rPr>
          <w:b/>
          <w:bCs/>
        </w:rPr>
        <w:t>Green Team</w:t>
      </w:r>
      <w:r w:rsidRPr="00647A6B">
        <w:t xml:space="preserve"> to promote waste reduction practices and conduct workshops on minimizing waste.</w:t>
      </w:r>
    </w:p>
    <w:p w14:paraId="21359BF4" w14:textId="77777777" w:rsidR="003B3A0C" w:rsidRPr="00647A6B" w:rsidRDefault="003B3A0C" w:rsidP="003B3A0C">
      <w:pPr>
        <w:numPr>
          <w:ilvl w:val="2"/>
          <w:numId w:val="178"/>
        </w:numPr>
        <w:spacing w:after="0" w:line="240" w:lineRule="auto"/>
      </w:pPr>
      <w:r w:rsidRPr="00647A6B">
        <w:t xml:space="preserve">Conduct a </w:t>
      </w:r>
      <w:r w:rsidRPr="00647A6B">
        <w:rPr>
          <w:b/>
          <w:bCs/>
        </w:rPr>
        <w:t>waste audit</w:t>
      </w:r>
      <w:r w:rsidRPr="00647A6B">
        <w:t xml:space="preserve"> by </w:t>
      </w:r>
      <w:r w:rsidRPr="00647A6B">
        <w:rPr>
          <w:b/>
          <w:bCs/>
        </w:rPr>
        <w:t>Q1 2025</w:t>
      </w:r>
      <w:r w:rsidRPr="00647A6B">
        <w:t xml:space="preserve"> to track progress and identify additional opportunities for diversion.</w:t>
      </w:r>
    </w:p>
    <w:p w14:paraId="20AC9F68" w14:textId="77777777" w:rsidR="003B3A0C" w:rsidRPr="00647A6B" w:rsidRDefault="003B3A0C" w:rsidP="003B3A0C">
      <w:pPr>
        <w:spacing w:after="0" w:line="240" w:lineRule="auto"/>
      </w:pPr>
      <w:r>
        <w:pict w14:anchorId="4E0EE3F8">
          <v:rect id="_x0000_i1032" style="width:0;height:1.5pt" o:hralign="center" o:hrstd="t" o:hr="t" fillcolor="#a0a0a0" stroked="f"/>
        </w:pict>
      </w:r>
    </w:p>
    <w:p w14:paraId="196C225D" w14:textId="77777777" w:rsidR="003B3A0C" w:rsidRPr="00647A6B" w:rsidRDefault="003B3A0C" w:rsidP="003B3A0C">
      <w:pPr>
        <w:spacing w:after="0" w:line="240" w:lineRule="auto"/>
        <w:rPr>
          <w:b/>
          <w:bCs/>
        </w:rPr>
      </w:pPr>
      <w:r w:rsidRPr="00647A6B">
        <w:rPr>
          <w:b/>
          <w:bCs/>
        </w:rPr>
        <w:t>1.2 Medium-Term Goals (2026-2027)</w:t>
      </w:r>
    </w:p>
    <w:p w14:paraId="646F0B7F" w14:textId="77777777" w:rsidR="003B3A0C" w:rsidRPr="00647A6B" w:rsidRDefault="003B3A0C" w:rsidP="003B3A0C">
      <w:pPr>
        <w:spacing w:after="0" w:line="240" w:lineRule="auto"/>
      </w:pPr>
      <w:r w:rsidRPr="00647A6B">
        <w:rPr>
          <w:b/>
          <w:bCs/>
        </w:rPr>
        <w:t>Objective</w:t>
      </w:r>
      <w:r w:rsidRPr="00647A6B">
        <w:t>: Continue the renewable energy transition and scale up waste management.</w:t>
      </w:r>
    </w:p>
    <w:p w14:paraId="1318EC71" w14:textId="77777777" w:rsidR="003B3A0C" w:rsidRPr="00647A6B" w:rsidRDefault="003B3A0C" w:rsidP="003B3A0C">
      <w:pPr>
        <w:spacing w:after="0" w:line="240" w:lineRule="auto"/>
      </w:pPr>
      <w:r w:rsidRPr="00647A6B">
        <w:rPr>
          <w:b/>
          <w:bCs/>
        </w:rPr>
        <w:t>KPIs</w:t>
      </w:r>
      <w:r w:rsidRPr="00647A6B">
        <w:t>:</w:t>
      </w:r>
    </w:p>
    <w:p w14:paraId="3E3374B5" w14:textId="77777777" w:rsidR="003B3A0C" w:rsidRPr="00647A6B" w:rsidRDefault="003B3A0C" w:rsidP="003B3A0C">
      <w:pPr>
        <w:numPr>
          <w:ilvl w:val="0"/>
          <w:numId w:val="179"/>
        </w:numPr>
        <w:spacing w:after="0" w:line="240" w:lineRule="auto"/>
      </w:pPr>
      <w:r w:rsidRPr="00647A6B">
        <w:rPr>
          <w:b/>
          <w:bCs/>
        </w:rPr>
        <w:t>Renewable Energy Usage</w:t>
      </w:r>
      <w:r w:rsidRPr="00647A6B">
        <w:t xml:space="preserve">: Supply </w:t>
      </w:r>
      <w:r w:rsidRPr="00647A6B">
        <w:rPr>
          <w:b/>
          <w:bCs/>
        </w:rPr>
        <w:t>50%</w:t>
      </w:r>
      <w:r w:rsidRPr="00647A6B">
        <w:t xml:space="preserve"> of energy from renewable sources by </w:t>
      </w:r>
      <w:r w:rsidRPr="00647A6B">
        <w:rPr>
          <w:b/>
          <w:bCs/>
        </w:rPr>
        <w:t>Q4 2026</w:t>
      </w:r>
      <w:r w:rsidRPr="00647A6B">
        <w:t>.</w:t>
      </w:r>
    </w:p>
    <w:p w14:paraId="57110C6F" w14:textId="77777777" w:rsidR="003B3A0C" w:rsidRPr="00647A6B" w:rsidRDefault="003B3A0C" w:rsidP="003B3A0C">
      <w:pPr>
        <w:numPr>
          <w:ilvl w:val="0"/>
          <w:numId w:val="179"/>
        </w:numPr>
        <w:spacing w:after="0" w:line="240" w:lineRule="auto"/>
      </w:pPr>
      <w:r w:rsidRPr="00647A6B">
        <w:rPr>
          <w:b/>
          <w:bCs/>
        </w:rPr>
        <w:t>Waste Diversion Rate</w:t>
      </w:r>
      <w:r w:rsidRPr="00647A6B">
        <w:t xml:space="preserve">: Divert </w:t>
      </w:r>
      <w:r w:rsidRPr="00647A6B">
        <w:rPr>
          <w:b/>
          <w:bCs/>
        </w:rPr>
        <w:t>80%</w:t>
      </w:r>
      <w:r w:rsidRPr="00647A6B">
        <w:t xml:space="preserve"> of waste by </w:t>
      </w:r>
      <w:r w:rsidRPr="00647A6B">
        <w:rPr>
          <w:b/>
          <w:bCs/>
        </w:rPr>
        <w:t>Q4 2026</w:t>
      </w:r>
      <w:r w:rsidRPr="00647A6B">
        <w:t>.</w:t>
      </w:r>
    </w:p>
    <w:p w14:paraId="4416DF82" w14:textId="77777777" w:rsidR="003B3A0C" w:rsidRPr="00647A6B" w:rsidRDefault="003B3A0C" w:rsidP="003B3A0C">
      <w:pPr>
        <w:numPr>
          <w:ilvl w:val="0"/>
          <w:numId w:val="179"/>
        </w:numPr>
        <w:spacing w:after="0" w:line="240" w:lineRule="auto"/>
      </w:pPr>
      <w:r w:rsidRPr="00647A6B">
        <w:rPr>
          <w:b/>
          <w:bCs/>
        </w:rPr>
        <w:t>Water Efficiency</w:t>
      </w:r>
      <w:r w:rsidRPr="00647A6B">
        <w:t xml:space="preserve">: Reduce water usage by </w:t>
      </w:r>
      <w:r w:rsidRPr="00647A6B">
        <w:rPr>
          <w:b/>
          <w:bCs/>
        </w:rPr>
        <w:t>15%</w:t>
      </w:r>
      <w:r w:rsidRPr="00647A6B">
        <w:t xml:space="preserve"> by </w:t>
      </w:r>
      <w:r w:rsidRPr="00647A6B">
        <w:rPr>
          <w:b/>
          <w:bCs/>
        </w:rPr>
        <w:t>Q3 2027</w:t>
      </w:r>
      <w:r w:rsidRPr="00647A6B">
        <w:t>.</w:t>
      </w:r>
    </w:p>
    <w:p w14:paraId="3C894842" w14:textId="77777777" w:rsidR="003B3A0C" w:rsidRPr="00647A6B" w:rsidRDefault="003B3A0C" w:rsidP="003B3A0C">
      <w:pPr>
        <w:spacing w:after="0" w:line="240" w:lineRule="auto"/>
      </w:pPr>
      <w:r w:rsidRPr="00647A6B">
        <w:rPr>
          <w:b/>
          <w:bCs/>
        </w:rPr>
        <w:t>Actions to Achieve the KPIs</w:t>
      </w:r>
      <w:r w:rsidRPr="00647A6B">
        <w:t>:</w:t>
      </w:r>
    </w:p>
    <w:p w14:paraId="79A5D122" w14:textId="77777777" w:rsidR="003B3A0C" w:rsidRPr="00647A6B" w:rsidRDefault="003B3A0C" w:rsidP="003B3A0C">
      <w:pPr>
        <w:numPr>
          <w:ilvl w:val="0"/>
          <w:numId w:val="180"/>
        </w:numPr>
        <w:spacing w:after="0" w:line="240" w:lineRule="auto"/>
      </w:pPr>
      <w:r w:rsidRPr="00647A6B">
        <w:rPr>
          <w:b/>
          <w:bCs/>
        </w:rPr>
        <w:t>Renewable Energy Transition</w:t>
      </w:r>
    </w:p>
    <w:p w14:paraId="6954F84A" w14:textId="77777777" w:rsidR="003B3A0C" w:rsidRPr="00647A6B" w:rsidRDefault="003B3A0C" w:rsidP="003B3A0C">
      <w:pPr>
        <w:numPr>
          <w:ilvl w:val="1"/>
          <w:numId w:val="180"/>
        </w:numPr>
        <w:spacing w:after="0" w:line="240" w:lineRule="auto"/>
      </w:pPr>
      <w:r w:rsidRPr="00647A6B">
        <w:rPr>
          <w:b/>
          <w:bCs/>
        </w:rPr>
        <w:t>Target</w:t>
      </w:r>
      <w:r w:rsidRPr="00647A6B">
        <w:t xml:space="preserve">: Supply </w:t>
      </w:r>
      <w:r w:rsidRPr="00647A6B">
        <w:rPr>
          <w:b/>
          <w:bCs/>
        </w:rPr>
        <w:t>50%</w:t>
      </w:r>
      <w:r w:rsidRPr="00647A6B">
        <w:t xml:space="preserve"> of the company's energy needs from renewable sources by </w:t>
      </w:r>
      <w:r w:rsidRPr="00647A6B">
        <w:rPr>
          <w:b/>
          <w:bCs/>
        </w:rPr>
        <w:t>Q4 2026</w:t>
      </w:r>
      <w:r w:rsidRPr="00647A6B">
        <w:t>.</w:t>
      </w:r>
    </w:p>
    <w:p w14:paraId="7BC6214C" w14:textId="77777777" w:rsidR="003B3A0C" w:rsidRPr="00647A6B" w:rsidRDefault="003B3A0C" w:rsidP="003B3A0C">
      <w:pPr>
        <w:numPr>
          <w:ilvl w:val="1"/>
          <w:numId w:val="180"/>
        </w:numPr>
        <w:spacing w:after="0" w:line="240" w:lineRule="auto"/>
      </w:pPr>
      <w:r w:rsidRPr="00647A6B">
        <w:rPr>
          <w:b/>
          <w:bCs/>
        </w:rPr>
        <w:t>Actions</w:t>
      </w:r>
      <w:r w:rsidRPr="00647A6B">
        <w:t>:</w:t>
      </w:r>
    </w:p>
    <w:p w14:paraId="7AF84875" w14:textId="77777777" w:rsidR="003B3A0C" w:rsidRPr="00647A6B" w:rsidRDefault="003B3A0C" w:rsidP="003B3A0C">
      <w:pPr>
        <w:numPr>
          <w:ilvl w:val="2"/>
          <w:numId w:val="180"/>
        </w:numPr>
        <w:spacing w:after="0" w:line="240" w:lineRule="auto"/>
      </w:pPr>
      <w:r w:rsidRPr="00647A6B">
        <w:rPr>
          <w:b/>
          <w:bCs/>
        </w:rPr>
        <w:t>Install solar panels</w:t>
      </w:r>
      <w:r w:rsidRPr="00647A6B">
        <w:t xml:space="preserve"> at primary production facilities to generate on-site renewable energy.</w:t>
      </w:r>
    </w:p>
    <w:p w14:paraId="2200A76B" w14:textId="77777777" w:rsidR="003B3A0C" w:rsidRPr="00647A6B" w:rsidRDefault="003B3A0C" w:rsidP="003B3A0C">
      <w:pPr>
        <w:numPr>
          <w:ilvl w:val="2"/>
          <w:numId w:val="180"/>
        </w:numPr>
        <w:spacing w:after="0" w:line="240" w:lineRule="auto"/>
      </w:pPr>
      <w:r w:rsidRPr="00647A6B">
        <w:t xml:space="preserve">Enter into </w:t>
      </w:r>
      <w:r w:rsidRPr="00647A6B">
        <w:rPr>
          <w:b/>
          <w:bCs/>
        </w:rPr>
        <w:t>power purchase agreements (PPAs)</w:t>
      </w:r>
      <w:r w:rsidRPr="00647A6B">
        <w:t xml:space="preserve"> for off-site renewable energy to meet additional requirements.</w:t>
      </w:r>
    </w:p>
    <w:p w14:paraId="0E23718A" w14:textId="77777777" w:rsidR="003B3A0C" w:rsidRPr="00647A6B" w:rsidRDefault="003B3A0C" w:rsidP="003B3A0C">
      <w:pPr>
        <w:numPr>
          <w:ilvl w:val="2"/>
          <w:numId w:val="180"/>
        </w:numPr>
        <w:spacing w:after="0" w:line="240" w:lineRule="auto"/>
      </w:pPr>
      <w:r w:rsidRPr="00647A6B">
        <w:t xml:space="preserve">Work with </w:t>
      </w:r>
      <w:r w:rsidRPr="00647A6B">
        <w:rPr>
          <w:b/>
          <w:bCs/>
        </w:rPr>
        <w:t>local utility providers</w:t>
      </w:r>
      <w:r w:rsidRPr="00647A6B">
        <w:t xml:space="preserve"> to assess feasibility for grid integration of renewables.</w:t>
      </w:r>
    </w:p>
    <w:p w14:paraId="00C7816B" w14:textId="77777777" w:rsidR="003B3A0C" w:rsidRPr="00647A6B" w:rsidRDefault="003B3A0C" w:rsidP="003B3A0C">
      <w:pPr>
        <w:numPr>
          <w:ilvl w:val="2"/>
          <w:numId w:val="180"/>
        </w:numPr>
        <w:spacing w:after="0" w:line="240" w:lineRule="auto"/>
      </w:pPr>
      <w:r w:rsidRPr="00647A6B">
        <w:t xml:space="preserve">Train maintenance staff on </w:t>
      </w:r>
      <w:r w:rsidRPr="00647A6B">
        <w:rPr>
          <w:b/>
          <w:bCs/>
        </w:rPr>
        <w:t>managing renewable energy installations</w:t>
      </w:r>
      <w:r w:rsidRPr="00647A6B">
        <w:t xml:space="preserve"> to ensure efficiency.</w:t>
      </w:r>
    </w:p>
    <w:p w14:paraId="00BCA7E3" w14:textId="77777777" w:rsidR="003B3A0C" w:rsidRPr="00647A6B" w:rsidRDefault="003B3A0C" w:rsidP="003B3A0C">
      <w:pPr>
        <w:numPr>
          <w:ilvl w:val="0"/>
          <w:numId w:val="180"/>
        </w:numPr>
        <w:spacing w:after="0" w:line="240" w:lineRule="auto"/>
      </w:pPr>
      <w:r w:rsidRPr="00647A6B">
        <w:rPr>
          <w:b/>
          <w:bCs/>
        </w:rPr>
        <w:t>Zero Waste to Landfill Initiative</w:t>
      </w:r>
    </w:p>
    <w:p w14:paraId="608163EA" w14:textId="77777777" w:rsidR="003B3A0C" w:rsidRPr="00647A6B" w:rsidRDefault="003B3A0C" w:rsidP="003B3A0C">
      <w:pPr>
        <w:numPr>
          <w:ilvl w:val="1"/>
          <w:numId w:val="180"/>
        </w:numPr>
        <w:spacing w:after="0" w:line="240" w:lineRule="auto"/>
      </w:pPr>
      <w:r w:rsidRPr="00647A6B">
        <w:rPr>
          <w:b/>
          <w:bCs/>
        </w:rPr>
        <w:t>Target</w:t>
      </w:r>
      <w:r w:rsidRPr="00647A6B">
        <w:t xml:space="preserve">: Achieve </w:t>
      </w:r>
      <w:r w:rsidRPr="00647A6B">
        <w:rPr>
          <w:b/>
          <w:bCs/>
        </w:rPr>
        <w:t>80% waste diversion</w:t>
      </w:r>
      <w:r w:rsidRPr="00647A6B">
        <w:t xml:space="preserve"> from landfill by </w:t>
      </w:r>
      <w:r w:rsidRPr="00647A6B">
        <w:rPr>
          <w:b/>
          <w:bCs/>
        </w:rPr>
        <w:t>Q4 2026</w:t>
      </w:r>
      <w:r w:rsidRPr="00647A6B">
        <w:t>.</w:t>
      </w:r>
    </w:p>
    <w:p w14:paraId="5EE2F30A" w14:textId="77777777" w:rsidR="003B3A0C" w:rsidRPr="00647A6B" w:rsidRDefault="003B3A0C" w:rsidP="003B3A0C">
      <w:pPr>
        <w:numPr>
          <w:ilvl w:val="1"/>
          <w:numId w:val="180"/>
        </w:numPr>
        <w:spacing w:after="0" w:line="240" w:lineRule="auto"/>
      </w:pPr>
      <w:r w:rsidRPr="00647A6B">
        <w:rPr>
          <w:b/>
          <w:bCs/>
        </w:rPr>
        <w:t>Actions</w:t>
      </w:r>
      <w:r w:rsidRPr="00647A6B">
        <w:t>:</w:t>
      </w:r>
    </w:p>
    <w:p w14:paraId="4392AEDC" w14:textId="77777777" w:rsidR="003B3A0C" w:rsidRPr="00647A6B" w:rsidRDefault="003B3A0C" w:rsidP="003B3A0C">
      <w:pPr>
        <w:numPr>
          <w:ilvl w:val="2"/>
          <w:numId w:val="180"/>
        </w:numPr>
        <w:spacing w:after="0" w:line="240" w:lineRule="auto"/>
      </w:pPr>
      <w:r w:rsidRPr="00647A6B">
        <w:t xml:space="preserve">Expand recycling capabilities to include </w:t>
      </w:r>
      <w:r w:rsidRPr="00647A6B">
        <w:rPr>
          <w:b/>
          <w:bCs/>
        </w:rPr>
        <w:t>non-traditional materials</w:t>
      </w:r>
      <w:r w:rsidRPr="00647A6B">
        <w:t xml:space="preserve"> like industrial by-products.</w:t>
      </w:r>
    </w:p>
    <w:p w14:paraId="6D4AFACC" w14:textId="77777777" w:rsidR="003B3A0C" w:rsidRPr="00647A6B" w:rsidRDefault="003B3A0C" w:rsidP="003B3A0C">
      <w:pPr>
        <w:numPr>
          <w:ilvl w:val="2"/>
          <w:numId w:val="180"/>
        </w:numPr>
        <w:spacing w:after="0" w:line="240" w:lineRule="auto"/>
      </w:pPr>
      <w:r w:rsidRPr="00647A6B">
        <w:t xml:space="preserve">Partner with </w:t>
      </w:r>
      <w:r w:rsidRPr="00647A6B">
        <w:rPr>
          <w:b/>
          <w:bCs/>
        </w:rPr>
        <w:t>local organizations</w:t>
      </w:r>
      <w:r w:rsidRPr="00647A6B">
        <w:t xml:space="preserve"> to develop a take-back scheme for end-of-life products, promoting circularity.</w:t>
      </w:r>
    </w:p>
    <w:p w14:paraId="70844BE2" w14:textId="77777777" w:rsidR="003B3A0C" w:rsidRPr="00647A6B" w:rsidRDefault="003B3A0C" w:rsidP="003B3A0C">
      <w:pPr>
        <w:numPr>
          <w:ilvl w:val="2"/>
          <w:numId w:val="180"/>
        </w:numPr>
        <w:spacing w:after="0" w:line="240" w:lineRule="auto"/>
      </w:pPr>
      <w:r w:rsidRPr="00647A6B">
        <w:t xml:space="preserve">Upgrade to </w:t>
      </w:r>
      <w:r w:rsidRPr="00647A6B">
        <w:rPr>
          <w:b/>
          <w:bCs/>
        </w:rPr>
        <w:t>closed-loop production</w:t>
      </w:r>
      <w:r w:rsidRPr="00647A6B">
        <w:t xml:space="preserve"> for certain product lines, aiming to reuse materials internally.</w:t>
      </w:r>
    </w:p>
    <w:p w14:paraId="1E600CF9" w14:textId="77777777" w:rsidR="003B3A0C" w:rsidRPr="00647A6B" w:rsidRDefault="003B3A0C" w:rsidP="003B3A0C">
      <w:pPr>
        <w:numPr>
          <w:ilvl w:val="2"/>
          <w:numId w:val="180"/>
        </w:numPr>
        <w:spacing w:after="0" w:line="240" w:lineRule="auto"/>
      </w:pPr>
      <w:r w:rsidRPr="00647A6B">
        <w:t xml:space="preserve">Conduct </w:t>
      </w:r>
      <w:r w:rsidRPr="00647A6B">
        <w:rPr>
          <w:b/>
          <w:bCs/>
        </w:rPr>
        <w:t>annual waste audits</w:t>
      </w:r>
      <w:r w:rsidRPr="00647A6B">
        <w:t xml:space="preserve"> to identify inefficiencies and adjust strategies.</w:t>
      </w:r>
    </w:p>
    <w:p w14:paraId="65DE6746" w14:textId="77777777" w:rsidR="003B3A0C" w:rsidRPr="00647A6B" w:rsidRDefault="003B3A0C" w:rsidP="003B3A0C">
      <w:pPr>
        <w:numPr>
          <w:ilvl w:val="0"/>
          <w:numId w:val="180"/>
        </w:numPr>
        <w:spacing w:after="0" w:line="240" w:lineRule="auto"/>
      </w:pPr>
      <w:r w:rsidRPr="00647A6B">
        <w:rPr>
          <w:b/>
          <w:bCs/>
        </w:rPr>
        <w:t>Water Usage Efficiency</w:t>
      </w:r>
    </w:p>
    <w:p w14:paraId="202CD8D3" w14:textId="77777777" w:rsidR="003B3A0C" w:rsidRPr="00647A6B" w:rsidRDefault="003B3A0C" w:rsidP="003B3A0C">
      <w:pPr>
        <w:numPr>
          <w:ilvl w:val="1"/>
          <w:numId w:val="180"/>
        </w:numPr>
        <w:spacing w:after="0" w:line="240" w:lineRule="auto"/>
      </w:pPr>
      <w:r w:rsidRPr="00647A6B">
        <w:rPr>
          <w:b/>
          <w:bCs/>
        </w:rPr>
        <w:t>Target</w:t>
      </w:r>
      <w:r w:rsidRPr="00647A6B">
        <w:t xml:space="preserve">: Reduce water consumption per unit of production by </w:t>
      </w:r>
      <w:r w:rsidRPr="00647A6B">
        <w:rPr>
          <w:b/>
          <w:bCs/>
        </w:rPr>
        <w:t>15%</w:t>
      </w:r>
      <w:r w:rsidRPr="00647A6B">
        <w:t xml:space="preserve"> by </w:t>
      </w:r>
      <w:r w:rsidRPr="00647A6B">
        <w:rPr>
          <w:b/>
          <w:bCs/>
        </w:rPr>
        <w:t>Q3 2027</w:t>
      </w:r>
      <w:r w:rsidRPr="00647A6B">
        <w:t>.</w:t>
      </w:r>
    </w:p>
    <w:p w14:paraId="7386DBCF" w14:textId="77777777" w:rsidR="003B3A0C" w:rsidRPr="00647A6B" w:rsidRDefault="003B3A0C" w:rsidP="003B3A0C">
      <w:pPr>
        <w:numPr>
          <w:ilvl w:val="1"/>
          <w:numId w:val="180"/>
        </w:numPr>
        <w:spacing w:after="0" w:line="240" w:lineRule="auto"/>
      </w:pPr>
      <w:r w:rsidRPr="00647A6B">
        <w:rPr>
          <w:b/>
          <w:bCs/>
        </w:rPr>
        <w:lastRenderedPageBreak/>
        <w:t>Actions</w:t>
      </w:r>
      <w:r w:rsidRPr="00647A6B">
        <w:t>:</w:t>
      </w:r>
    </w:p>
    <w:p w14:paraId="17AB8724" w14:textId="77777777" w:rsidR="003B3A0C" w:rsidRPr="00647A6B" w:rsidRDefault="003B3A0C" w:rsidP="003B3A0C">
      <w:pPr>
        <w:numPr>
          <w:ilvl w:val="2"/>
          <w:numId w:val="180"/>
        </w:numPr>
        <w:spacing w:after="0" w:line="240" w:lineRule="auto"/>
      </w:pPr>
      <w:r w:rsidRPr="00647A6B">
        <w:t xml:space="preserve">Install </w:t>
      </w:r>
      <w:r w:rsidRPr="00647A6B">
        <w:rPr>
          <w:b/>
          <w:bCs/>
        </w:rPr>
        <w:t>low-flow fixtures</w:t>
      </w:r>
      <w:r w:rsidRPr="00647A6B">
        <w:t xml:space="preserve"> and </w:t>
      </w:r>
      <w:r w:rsidRPr="00647A6B">
        <w:rPr>
          <w:b/>
          <w:bCs/>
        </w:rPr>
        <w:t>water-efficient equipment</w:t>
      </w:r>
      <w:r w:rsidRPr="00647A6B">
        <w:t xml:space="preserve"> in production facilities.</w:t>
      </w:r>
    </w:p>
    <w:p w14:paraId="2A6C3C22" w14:textId="77777777" w:rsidR="003B3A0C" w:rsidRPr="00647A6B" w:rsidRDefault="003B3A0C" w:rsidP="003B3A0C">
      <w:pPr>
        <w:numPr>
          <w:ilvl w:val="2"/>
          <w:numId w:val="180"/>
        </w:numPr>
        <w:spacing w:after="0" w:line="240" w:lineRule="auto"/>
      </w:pPr>
      <w:r w:rsidRPr="00647A6B">
        <w:t xml:space="preserve">Implement </w:t>
      </w:r>
      <w:r w:rsidRPr="00647A6B">
        <w:rPr>
          <w:b/>
          <w:bCs/>
        </w:rPr>
        <w:t>rainwater harvesting</w:t>
      </w:r>
      <w:r w:rsidRPr="00647A6B">
        <w:t xml:space="preserve"> systems for non-potable water needs.</w:t>
      </w:r>
    </w:p>
    <w:p w14:paraId="154BA5D8" w14:textId="77777777" w:rsidR="003B3A0C" w:rsidRPr="00647A6B" w:rsidRDefault="003B3A0C" w:rsidP="003B3A0C">
      <w:pPr>
        <w:numPr>
          <w:ilvl w:val="2"/>
          <w:numId w:val="180"/>
        </w:numPr>
        <w:spacing w:after="0" w:line="240" w:lineRule="auto"/>
      </w:pPr>
      <w:r w:rsidRPr="00647A6B">
        <w:t xml:space="preserve">Conduct </w:t>
      </w:r>
      <w:r w:rsidRPr="00647A6B">
        <w:rPr>
          <w:b/>
          <w:bCs/>
        </w:rPr>
        <w:t>employee training</w:t>
      </w:r>
      <w:r w:rsidRPr="00647A6B">
        <w:t xml:space="preserve"> on water-saving practices.</w:t>
      </w:r>
    </w:p>
    <w:p w14:paraId="1225F982" w14:textId="77777777" w:rsidR="003B3A0C" w:rsidRPr="00647A6B" w:rsidRDefault="003B3A0C" w:rsidP="003B3A0C">
      <w:pPr>
        <w:numPr>
          <w:ilvl w:val="2"/>
          <w:numId w:val="180"/>
        </w:numPr>
        <w:spacing w:after="0" w:line="240" w:lineRule="auto"/>
      </w:pPr>
      <w:r w:rsidRPr="00647A6B">
        <w:t xml:space="preserve">Establish a </w:t>
      </w:r>
      <w:r w:rsidRPr="00647A6B">
        <w:rPr>
          <w:b/>
          <w:bCs/>
        </w:rPr>
        <w:t>water usage tracking system</w:t>
      </w:r>
      <w:r w:rsidRPr="00647A6B">
        <w:t xml:space="preserve"> to measure reductions and detect leaks.</w:t>
      </w:r>
    </w:p>
    <w:p w14:paraId="55E19FE1" w14:textId="77777777" w:rsidR="003B3A0C" w:rsidRPr="00647A6B" w:rsidRDefault="003B3A0C" w:rsidP="003B3A0C">
      <w:pPr>
        <w:spacing w:after="0" w:line="240" w:lineRule="auto"/>
      </w:pPr>
      <w:r>
        <w:pict w14:anchorId="2C4C7FF4">
          <v:rect id="_x0000_i1033" style="width:0;height:1.5pt" o:hralign="center" o:hrstd="t" o:hr="t" fillcolor="#a0a0a0" stroked="f"/>
        </w:pict>
      </w:r>
    </w:p>
    <w:p w14:paraId="4BBF68A8" w14:textId="77777777" w:rsidR="003B3A0C" w:rsidRPr="00647A6B" w:rsidRDefault="003B3A0C" w:rsidP="003B3A0C">
      <w:pPr>
        <w:spacing w:after="0" w:line="240" w:lineRule="auto"/>
        <w:rPr>
          <w:b/>
          <w:bCs/>
        </w:rPr>
      </w:pPr>
      <w:r w:rsidRPr="00647A6B">
        <w:rPr>
          <w:b/>
          <w:bCs/>
        </w:rPr>
        <w:t>1.3 Long-Term Vision (2028)</w:t>
      </w:r>
    </w:p>
    <w:p w14:paraId="091EE0C8" w14:textId="77777777" w:rsidR="003B3A0C" w:rsidRPr="00647A6B" w:rsidRDefault="003B3A0C" w:rsidP="003B3A0C">
      <w:pPr>
        <w:spacing w:after="0" w:line="240" w:lineRule="auto"/>
      </w:pPr>
      <w:r w:rsidRPr="00647A6B">
        <w:rPr>
          <w:b/>
          <w:bCs/>
        </w:rPr>
        <w:t>Objective</w:t>
      </w:r>
      <w:r w:rsidRPr="00647A6B">
        <w:t>: Achieve net-zero emissions, reduce logistical emissions, and promote biodiversity.</w:t>
      </w:r>
    </w:p>
    <w:p w14:paraId="00A213C7" w14:textId="77777777" w:rsidR="003B3A0C" w:rsidRPr="00647A6B" w:rsidRDefault="003B3A0C" w:rsidP="003B3A0C">
      <w:pPr>
        <w:spacing w:after="0" w:line="240" w:lineRule="auto"/>
      </w:pPr>
      <w:r w:rsidRPr="00647A6B">
        <w:rPr>
          <w:b/>
          <w:bCs/>
        </w:rPr>
        <w:t>KPIs</w:t>
      </w:r>
      <w:r w:rsidRPr="00647A6B">
        <w:t>:</w:t>
      </w:r>
    </w:p>
    <w:p w14:paraId="64DD78D5" w14:textId="77777777" w:rsidR="003B3A0C" w:rsidRPr="00647A6B" w:rsidRDefault="003B3A0C" w:rsidP="003B3A0C">
      <w:pPr>
        <w:numPr>
          <w:ilvl w:val="0"/>
          <w:numId w:val="181"/>
        </w:numPr>
        <w:spacing w:after="0" w:line="240" w:lineRule="auto"/>
      </w:pPr>
      <w:r w:rsidRPr="00647A6B">
        <w:rPr>
          <w:b/>
          <w:bCs/>
        </w:rPr>
        <w:t>Net-Zero Commitment</w:t>
      </w:r>
      <w:r w:rsidRPr="00647A6B">
        <w:t xml:space="preserve">: Reduce emissions by </w:t>
      </w:r>
      <w:r w:rsidRPr="00647A6B">
        <w:rPr>
          <w:b/>
          <w:bCs/>
        </w:rPr>
        <w:t>20%</w:t>
      </w:r>
      <w:r w:rsidRPr="00647A6B">
        <w:t xml:space="preserve"> from the 2024 baseline by </w:t>
      </w:r>
      <w:r w:rsidRPr="00647A6B">
        <w:rPr>
          <w:b/>
          <w:bCs/>
        </w:rPr>
        <w:t>Q4 2028</w:t>
      </w:r>
      <w:r w:rsidRPr="00647A6B">
        <w:t>.</w:t>
      </w:r>
    </w:p>
    <w:p w14:paraId="1F715E6C" w14:textId="77777777" w:rsidR="003B3A0C" w:rsidRPr="00647A6B" w:rsidRDefault="003B3A0C" w:rsidP="003B3A0C">
      <w:pPr>
        <w:numPr>
          <w:ilvl w:val="0"/>
          <w:numId w:val="181"/>
        </w:numPr>
        <w:spacing w:after="0" w:line="240" w:lineRule="auto"/>
      </w:pPr>
      <w:r w:rsidRPr="00647A6B">
        <w:rPr>
          <w:b/>
          <w:bCs/>
        </w:rPr>
        <w:t>Electric Logistics Vehicles</w:t>
      </w:r>
      <w:r w:rsidRPr="00647A6B">
        <w:t xml:space="preserve">: Transition </w:t>
      </w:r>
      <w:r w:rsidRPr="00647A6B">
        <w:rPr>
          <w:b/>
          <w:bCs/>
        </w:rPr>
        <w:t>50%</w:t>
      </w:r>
      <w:r w:rsidRPr="00647A6B">
        <w:t xml:space="preserve"> of logistics vehicles to electric by </w:t>
      </w:r>
      <w:r w:rsidRPr="00647A6B">
        <w:rPr>
          <w:b/>
          <w:bCs/>
        </w:rPr>
        <w:t>Q4 2028</w:t>
      </w:r>
      <w:r w:rsidRPr="00647A6B">
        <w:t>.</w:t>
      </w:r>
    </w:p>
    <w:p w14:paraId="5B400869" w14:textId="77777777" w:rsidR="003B3A0C" w:rsidRPr="00647A6B" w:rsidRDefault="003B3A0C" w:rsidP="003B3A0C">
      <w:pPr>
        <w:numPr>
          <w:ilvl w:val="0"/>
          <w:numId w:val="181"/>
        </w:numPr>
        <w:spacing w:after="0" w:line="240" w:lineRule="auto"/>
      </w:pPr>
      <w:r w:rsidRPr="00647A6B">
        <w:rPr>
          <w:b/>
          <w:bCs/>
        </w:rPr>
        <w:t>Biodiversity Impact</w:t>
      </w:r>
      <w:r w:rsidRPr="00647A6B">
        <w:t xml:space="preserve">: Implement a biodiversity action plan at all production facilities by </w:t>
      </w:r>
      <w:r w:rsidRPr="00647A6B">
        <w:rPr>
          <w:b/>
          <w:bCs/>
        </w:rPr>
        <w:t>Q4 2028</w:t>
      </w:r>
      <w:r w:rsidRPr="00647A6B">
        <w:t>.</w:t>
      </w:r>
    </w:p>
    <w:p w14:paraId="428F804E" w14:textId="77777777" w:rsidR="003B3A0C" w:rsidRPr="00647A6B" w:rsidRDefault="003B3A0C" w:rsidP="003B3A0C">
      <w:pPr>
        <w:spacing w:after="0" w:line="240" w:lineRule="auto"/>
      </w:pPr>
      <w:r w:rsidRPr="00647A6B">
        <w:rPr>
          <w:b/>
          <w:bCs/>
        </w:rPr>
        <w:t>Actions to Achieve the KPIs</w:t>
      </w:r>
      <w:r w:rsidRPr="00647A6B">
        <w:t>:</w:t>
      </w:r>
    </w:p>
    <w:p w14:paraId="163A1A36" w14:textId="77777777" w:rsidR="003B3A0C" w:rsidRPr="00647A6B" w:rsidRDefault="003B3A0C" w:rsidP="003B3A0C">
      <w:pPr>
        <w:numPr>
          <w:ilvl w:val="0"/>
          <w:numId w:val="182"/>
        </w:numPr>
        <w:spacing w:after="0" w:line="240" w:lineRule="auto"/>
      </w:pPr>
      <w:r w:rsidRPr="00647A6B">
        <w:rPr>
          <w:b/>
          <w:bCs/>
        </w:rPr>
        <w:t>Net-Zero Emissions Commitment</w:t>
      </w:r>
    </w:p>
    <w:p w14:paraId="4E0C5658" w14:textId="77777777" w:rsidR="003B3A0C" w:rsidRPr="00647A6B" w:rsidRDefault="003B3A0C" w:rsidP="003B3A0C">
      <w:pPr>
        <w:numPr>
          <w:ilvl w:val="1"/>
          <w:numId w:val="182"/>
        </w:numPr>
        <w:spacing w:after="0" w:line="240" w:lineRule="auto"/>
      </w:pPr>
      <w:r w:rsidRPr="00647A6B">
        <w:rPr>
          <w:b/>
          <w:bCs/>
        </w:rPr>
        <w:t>Target</w:t>
      </w:r>
      <w:r w:rsidRPr="00647A6B">
        <w:t xml:space="preserve">: Achieve net-zero carbon emissions by </w:t>
      </w:r>
      <w:r w:rsidRPr="00647A6B">
        <w:rPr>
          <w:b/>
          <w:bCs/>
        </w:rPr>
        <w:t>Q4 2028</w:t>
      </w:r>
      <w:r w:rsidRPr="00647A6B">
        <w:t>.</w:t>
      </w:r>
    </w:p>
    <w:p w14:paraId="4A5947CF" w14:textId="77777777" w:rsidR="003B3A0C" w:rsidRPr="00647A6B" w:rsidRDefault="003B3A0C" w:rsidP="003B3A0C">
      <w:pPr>
        <w:numPr>
          <w:ilvl w:val="1"/>
          <w:numId w:val="182"/>
        </w:numPr>
        <w:spacing w:after="0" w:line="240" w:lineRule="auto"/>
      </w:pPr>
      <w:r w:rsidRPr="00647A6B">
        <w:rPr>
          <w:b/>
          <w:bCs/>
        </w:rPr>
        <w:t>Actions</w:t>
      </w:r>
      <w:r w:rsidRPr="00647A6B">
        <w:t>:</w:t>
      </w:r>
    </w:p>
    <w:p w14:paraId="5E24A1DF" w14:textId="77777777" w:rsidR="003B3A0C" w:rsidRPr="00647A6B" w:rsidRDefault="003B3A0C" w:rsidP="003B3A0C">
      <w:pPr>
        <w:numPr>
          <w:ilvl w:val="2"/>
          <w:numId w:val="182"/>
        </w:numPr>
        <w:spacing w:after="0" w:line="240" w:lineRule="auto"/>
      </w:pPr>
      <w:r w:rsidRPr="00647A6B">
        <w:t xml:space="preserve">Invest in </w:t>
      </w:r>
      <w:r w:rsidRPr="00647A6B">
        <w:rPr>
          <w:b/>
          <w:bCs/>
        </w:rPr>
        <w:t>carbon offset projects</w:t>
      </w:r>
      <w:r w:rsidRPr="00647A6B">
        <w:t xml:space="preserve"> such as reforestation and renewable energy credits.</w:t>
      </w:r>
    </w:p>
    <w:p w14:paraId="3E62C167" w14:textId="77777777" w:rsidR="003B3A0C" w:rsidRPr="00647A6B" w:rsidRDefault="003B3A0C" w:rsidP="003B3A0C">
      <w:pPr>
        <w:numPr>
          <w:ilvl w:val="2"/>
          <w:numId w:val="182"/>
        </w:numPr>
        <w:spacing w:after="0" w:line="240" w:lineRule="auto"/>
      </w:pPr>
      <w:r w:rsidRPr="00647A6B">
        <w:t xml:space="preserve">Implement </w:t>
      </w:r>
      <w:r w:rsidRPr="00647A6B">
        <w:rPr>
          <w:b/>
          <w:bCs/>
        </w:rPr>
        <w:t>carbon capture and storage</w:t>
      </w:r>
      <w:r w:rsidRPr="00647A6B">
        <w:t xml:space="preserve"> technologies at key facilities.</w:t>
      </w:r>
    </w:p>
    <w:p w14:paraId="6DA25AA4" w14:textId="77777777" w:rsidR="003B3A0C" w:rsidRPr="00647A6B" w:rsidRDefault="003B3A0C" w:rsidP="003B3A0C">
      <w:pPr>
        <w:numPr>
          <w:ilvl w:val="2"/>
          <w:numId w:val="182"/>
        </w:numPr>
        <w:spacing w:after="0" w:line="240" w:lineRule="auto"/>
      </w:pPr>
      <w:r w:rsidRPr="00647A6B">
        <w:t xml:space="preserve">Regularly update </w:t>
      </w:r>
      <w:r w:rsidRPr="00647A6B">
        <w:rPr>
          <w:b/>
          <w:bCs/>
        </w:rPr>
        <w:t>emissions reduction targets</w:t>
      </w:r>
      <w:r w:rsidRPr="00647A6B">
        <w:t xml:space="preserve"> and track them through sustainability software.</w:t>
      </w:r>
    </w:p>
    <w:p w14:paraId="087C37B3" w14:textId="77777777" w:rsidR="003B3A0C" w:rsidRPr="00647A6B" w:rsidRDefault="003B3A0C" w:rsidP="003B3A0C">
      <w:pPr>
        <w:numPr>
          <w:ilvl w:val="2"/>
          <w:numId w:val="182"/>
        </w:numPr>
        <w:spacing w:after="0" w:line="240" w:lineRule="auto"/>
      </w:pPr>
      <w:r w:rsidRPr="00647A6B">
        <w:t xml:space="preserve">Engage supply chain partners to </w:t>
      </w:r>
      <w:r w:rsidRPr="00647A6B">
        <w:rPr>
          <w:b/>
          <w:bCs/>
        </w:rPr>
        <w:t>reduce upstream and downstream emissions</w:t>
      </w:r>
      <w:r w:rsidRPr="00647A6B">
        <w:t xml:space="preserve"> by encouraging them to adopt renewable energy solutions.</w:t>
      </w:r>
    </w:p>
    <w:p w14:paraId="207173B8" w14:textId="77777777" w:rsidR="003B3A0C" w:rsidRPr="00647A6B" w:rsidRDefault="003B3A0C" w:rsidP="003B3A0C">
      <w:pPr>
        <w:numPr>
          <w:ilvl w:val="0"/>
          <w:numId w:val="182"/>
        </w:numPr>
        <w:spacing w:after="0" w:line="240" w:lineRule="auto"/>
      </w:pPr>
      <w:r w:rsidRPr="00647A6B">
        <w:rPr>
          <w:b/>
          <w:bCs/>
        </w:rPr>
        <w:t>Sustainable Logistics Strategy</w:t>
      </w:r>
    </w:p>
    <w:p w14:paraId="3B711B55" w14:textId="77777777" w:rsidR="003B3A0C" w:rsidRPr="00647A6B" w:rsidRDefault="003B3A0C" w:rsidP="003B3A0C">
      <w:pPr>
        <w:numPr>
          <w:ilvl w:val="1"/>
          <w:numId w:val="182"/>
        </w:numPr>
        <w:spacing w:after="0" w:line="240" w:lineRule="auto"/>
      </w:pPr>
      <w:r w:rsidRPr="00647A6B">
        <w:rPr>
          <w:b/>
          <w:bCs/>
        </w:rPr>
        <w:t>Target</w:t>
      </w:r>
      <w:r w:rsidRPr="00647A6B">
        <w:t xml:space="preserve">: Ensure </w:t>
      </w:r>
      <w:r w:rsidRPr="00647A6B">
        <w:rPr>
          <w:b/>
          <w:bCs/>
        </w:rPr>
        <w:t>50% of logistics vehicles</w:t>
      </w:r>
      <w:r w:rsidRPr="00647A6B">
        <w:t xml:space="preserve"> are electric by </w:t>
      </w:r>
      <w:r w:rsidRPr="00647A6B">
        <w:rPr>
          <w:b/>
          <w:bCs/>
        </w:rPr>
        <w:t>Q4 2028</w:t>
      </w:r>
      <w:r w:rsidRPr="00647A6B">
        <w:t>.</w:t>
      </w:r>
    </w:p>
    <w:p w14:paraId="7D325C46" w14:textId="77777777" w:rsidR="003B3A0C" w:rsidRPr="00647A6B" w:rsidRDefault="003B3A0C" w:rsidP="003B3A0C">
      <w:pPr>
        <w:numPr>
          <w:ilvl w:val="1"/>
          <w:numId w:val="182"/>
        </w:numPr>
        <w:spacing w:after="0" w:line="240" w:lineRule="auto"/>
      </w:pPr>
      <w:r w:rsidRPr="00647A6B">
        <w:rPr>
          <w:b/>
          <w:bCs/>
        </w:rPr>
        <w:t>Actions</w:t>
      </w:r>
      <w:r w:rsidRPr="00647A6B">
        <w:t>:</w:t>
      </w:r>
    </w:p>
    <w:p w14:paraId="100AE5D0" w14:textId="77777777" w:rsidR="003B3A0C" w:rsidRPr="00647A6B" w:rsidRDefault="003B3A0C" w:rsidP="003B3A0C">
      <w:pPr>
        <w:numPr>
          <w:ilvl w:val="2"/>
          <w:numId w:val="182"/>
        </w:numPr>
        <w:spacing w:after="0" w:line="240" w:lineRule="auto"/>
      </w:pPr>
      <w:r w:rsidRPr="00647A6B">
        <w:t xml:space="preserve">Collaborate with </w:t>
      </w:r>
      <w:r w:rsidRPr="00647A6B">
        <w:rPr>
          <w:b/>
          <w:bCs/>
        </w:rPr>
        <w:t>logistics partners</w:t>
      </w:r>
      <w:r w:rsidRPr="00647A6B">
        <w:t xml:space="preserve"> to transition their fleets to electric vehicles.</w:t>
      </w:r>
    </w:p>
    <w:p w14:paraId="0D1F241F" w14:textId="77777777" w:rsidR="003B3A0C" w:rsidRPr="00647A6B" w:rsidRDefault="003B3A0C" w:rsidP="003B3A0C">
      <w:pPr>
        <w:numPr>
          <w:ilvl w:val="2"/>
          <w:numId w:val="182"/>
        </w:numPr>
        <w:spacing w:after="0" w:line="240" w:lineRule="auto"/>
      </w:pPr>
      <w:r w:rsidRPr="00647A6B">
        <w:t xml:space="preserve">Invest in </w:t>
      </w:r>
      <w:r w:rsidRPr="00647A6B">
        <w:rPr>
          <w:b/>
          <w:bCs/>
        </w:rPr>
        <w:t>charging infrastructure</w:t>
      </w:r>
      <w:r w:rsidRPr="00647A6B">
        <w:t xml:space="preserve"> for electric vehicles at company warehouses and distribution hubs.</w:t>
      </w:r>
    </w:p>
    <w:p w14:paraId="7EB97EA4" w14:textId="77777777" w:rsidR="003B3A0C" w:rsidRPr="00647A6B" w:rsidRDefault="003B3A0C" w:rsidP="003B3A0C">
      <w:pPr>
        <w:numPr>
          <w:ilvl w:val="2"/>
          <w:numId w:val="182"/>
        </w:numPr>
        <w:spacing w:after="0" w:line="240" w:lineRule="auto"/>
      </w:pPr>
      <w:r w:rsidRPr="00647A6B">
        <w:t xml:space="preserve">Optimize </w:t>
      </w:r>
      <w:r w:rsidRPr="00647A6B">
        <w:rPr>
          <w:b/>
          <w:bCs/>
        </w:rPr>
        <w:t>delivery routes</w:t>
      </w:r>
      <w:r w:rsidRPr="00647A6B">
        <w:t xml:space="preserve"> using AI-based route optimization to reduce emissions.</w:t>
      </w:r>
    </w:p>
    <w:p w14:paraId="2D3C616D" w14:textId="77777777" w:rsidR="003B3A0C" w:rsidRPr="00647A6B" w:rsidRDefault="003B3A0C" w:rsidP="003B3A0C">
      <w:pPr>
        <w:numPr>
          <w:ilvl w:val="2"/>
          <w:numId w:val="182"/>
        </w:numPr>
        <w:spacing w:after="0" w:line="240" w:lineRule="auto"/>
      </w:pPr>
      <w:r w:rsidRPr="00647A6B">
        <w:t xml:space="preserve">Develop a </w:t>
      </w:r>
      <w:r w:rsidRPr="00647A6B">
        <w:rPr>
          <w:b/>
          <w:bCs/>
        </w:rPr>
        <w:t>Green Shipping Policy</w:t>
      </w:r>
      <w:r w:rsidRPr="00647A6B">
        <w:t>, ensuring a preference for low-emission logistics partners.</w:t>
      </w:r>
    </w:p>
    <w:p w14:paraId="00725237" w14:textId="77777777" w:rsidR="003B3A0C" w:rsidRPr="00647A6B" w:rsidRDefault="003B3A0C" w:rsidP="003B3A0C">
      <w:pPr>
        <w:numPr>
          <w:ilvl w:val="0"/>
          <w:numId w:val="182"/>
        </w:numPr>
        <w:spacing w:after="0" w:line="240" w:lineRule="auto"/>
      </w:pPr>
      <w:r w:rsidRPr="00647A6B">
        <w:rPr>
          <w:b/>
          <w:bCs/>
        </w:rPr>
        <w:t>Biodiversity and Ecosystem Protection</w:t>
      </w:r>
    </w:p>
    <w:p w14:paraId="3CC8C3A0" w14:textId="77777777" w:rsidR="003B3A0C" w:rsidRPr="00647A6B" w:rsidRDefault="003B3A0C" w:rsidP="003B3A0C">
      <w:pPr>
        <w:numPr>
          <w:ilvl w:val="1"/>
          <w:numId w:val="182"/>
        </w:numPr>
        <w:spacing w:after="0" w:line="240" w:lineRule="auto"/>
      </w:pPr>
      <w:r w:rsidRPr="00647A6B">
        <w:rPr>
          <w:b/>
          <w:bCs/>
        </w:rPr>
        <w:t>Target</w:t>
      </w:r>
      <w:r w:rsidRPr="00647A6B">
        <w:t xml:space="preserve">: Implement biodiversity action plans across all production locations by </w:t>
      </w:r>
      <w:r w:rsidRPr="00647A6B">
        <w:rPr>
          <w:b/>
          <w:bCs/>
        </w:rPr>
        <w:t>Q4 2028</w:t>
      </w:r>
      <w:r w:rsidRPr="00647A6B">
        <w:t>.</w:t>
      </w:r>
    </w:p>
    <w:p w14:paraId="7D059B14" w14:textId="77777777" w:rsidR="003B3A0C" w:rsidRPr="00647A6B" w:rsidRDefault="003B3A0C" w:rsidP="003B3A0C">
      <w:pPr>
        <w:numPr>
          <w:ilvl w:val="1"/>
          <w:numId w:val="182"/>
        </w:numPr>
        <w:spacing w:after="0" w:line="240" w:lineRule="auto"/>
      </w:pPr>
      <w:r w:rsidRPr="00647A6B">
        <w:rPr>
          <w:b/>
          <w:bCs/>
        </w:rPr>
        <w:t>Actions</w:t>
      </w:r>
      <w:r w:rsidRPr="00647A6B">
        <w:t>:</w:t>
      </w:r>
    </w:p>
    <w:p w14:paraId="5B1B3E48" w14:textId="77777777" w:rsidR="003B3A0C" w:rsidRPr="00647A6B" w:rsidRDefault="003B3A0C" w:rsidP="003B3A0C">
      <w:pPr>
        <w:numPr>
          <w:ilvl w:val="2"/>
          <w:numId w:val="182"/>
        </w:numPr>
        <w:spacing w:after="0" w:line="240" w:lineRule="auto"/>
      </w:pPr>
      <w:r w:rsidRPr="00647A6B">
        <w:t xml:space="preserve">Develop a partnership with </w:t>
      </w:r>
      <w:r w:rsidRPr="00647A6B">
        <w:rPr>
          <w:b/>
          <w:bCs/>
        </w:rPr>
        <w:t>environmental NGOs</w:t>
      </w:r>
      <w:r w:rsidRPr="00647A6B">
        <w:t xml:space="preserve"> to create biodiversity conservation plans.</w:t>
      </w:r>
    </w:p>
    <w:p w14:paraId="3F313F46" w14:textId="77777777" w:rsidR="003B3A0C" w:rsidRPr="00647A6B" w:rsidRDefault="003B3A0C" w:rsidP="003B3A0C">
      <w:pPr>
        <w:numPr>
          <w:ilvl w:val="2"/>
          <w:numId w:val="182"/>
        </w:numPr>
        <w:spacing w:after="0" w:line="240" w:lineRule="auto"/>
      </w:pPr>
      <w:r w:rsidRPr="00647A6B">
        <w:lastRenderedPageBreak/>
        <w:t xml:space="preserve">Plant </w:t>
      </w:r>
      <w:r w:rsidRPr="00647A6B">
        <w:rPr>
          <w:b/>
          <w:bCs/>
        </w:rPr>
        <w:t>native vegetation</w:t>
      </w:r>
      <w:r w:rsidRPr="00647A6B">
        <w:t xml:space="preserve"> around production sites to enhance local biodiversity.</w:t>
      </w:r>
    </w:p>
    <w:p w14:paraId="5F554894" w14:textId="77777777" w:rsidR="003B3A0C" w:rsidRPr="00647A6B" w:rsidRDefault="003B3A0C" w:rsidP="003B3A0C">
      <w:pPr>
        <w:numPr>
          <w:ilvl w:val="2"/>
          <w:numId w:val="182"/>
        </w:numPr>
        <w:spacing w:after="0" w:line="240" w:lineRule="auto"/>
      </w:pPr>
      <w:r w:rsidRPr="00647A6B">
        <w:t xml:space="preserve">Implement </w:t>
      </w:r>
      <w:r w:rsidRPr="00647A6B">
        <w:rPr>
          <w:b/>
          <w:bCs/>
        </w:rPr>
        <w:t>biodiversity monitoring systems</w:t>
      </w:r>
      <w:r w:rsidRPr="00647A6B">
        <w:t xml:space="preserve"> to track the impact of manufacturing operations.</w:t>
      </w:r>
    </w:p>
    <w:p w14:paraId="65CE4209" w14:textId="77777777" w:rsidR="003B3A0C" w:rsidRPr="00647A6B" w:rsidRDefault="003B3A0C" w:rsidP="003B3A0C">
      <w:pPr>
        <w:numPr>
          <w:ilvl w:val="2"/>
          <w:numId w:val="182"/>
        </w:numPr>
        <w:spacing w:after="0" w:line="240" w:lineRule="auto"/>
      </w:pPr>
      <w:r w:rsidRPr="00647A6B">
        <w:t xml:space="preserve">Train employees on </w:t>
      </w:r>
      <w:r w:rsidRPr="00647A6B">
        <w:rPr>
          <w:b/>
          <w:bCs/>
        </w:rPr>
        <w:t>biodiversity protection</w:t>
      </w:r>
      <w:r w:rsidRPr="00647A6B">
        <w:t xml:space="preserve"> and create a volunteering program to support local conservation initiatives.</w:t>
      </w:r>
    </w:p>
    <w:p w14:paraId="34C83F2B" w14:textId="77777777" w:rsidR="003B3A0C" w:rsidRPr="00647A6B" w:rsidRDefault="003B3A0C" w:rsidP="003B3A0C">
      <w:pPr>
        <w:spacing w:after="0" w:line="240" w:lineRule="auto"/>
      </w:pPr>
      <w:r>
        <w:pict w14:anchorId="0DD58BD6">
          <v:rect id="_x0000_i1034" style="width:0;height:1.5pt" o:hralign="center" o:hrstd="t" o:hr="t" fillcolor="#a0a0a0" stroked="f"/>
        </w:pict>
      </w:r>
    </w:p>
    <w:p w14:paraId="012C1DAE" w14:textId="77777777" w:rsidR="003B3A0C" w:rsidRPr="00647A6B" w:rsidRDefault="003B3A0C" w:rsidP="003B3A0C">
      <w:pPr>
        <w:spacing w:after="0" w:line="240" w:lineRule="auto"/>
        <w:rPr>
          <w:b/>
          <w:bCs/>
        </w:rPr>
      </w:pPr>
      <w:r w:rsidRPr="00647A6B">
        <w:rPr>
          <w:b/>
          <w:bCs/>
        </w:rPr>
        <w:t>2. Social Focus: Employee Well-being, Diversity, and Community Engagement</w:t>
      </w:r>
    </w:p>
    <w:p w14:paraId="147B5383" w14:textId="77777777" w:rsidR="003B3A0C" w:rsidRPr="00647A6B" w:rsidRDefault="003B3A0C" w:rsidP="003B3A0C">
      <w:pPr>
        <w:spacing w:after="0" w:line="240" w:lineRule="auto"/>
        <w:rPr>
          <w:b/>
          <w:bCs/>
        </w:rPr>
      </w:pPr>
      <w:r w:rsidRPr="00647A6B">
        <w:rPr>
          <w:b/>
          <w:bCs/>
        </w:rPr>
        <w:t>2.1 Short-Term Actions (2024-2025)</w:t>
      </w:r>
    </w:p>
    <w:p w14:paraId="5A3F7E03" w14:textId="77777777" w:rsidR="003B3A0C" w:rsidRPr="00647A6B" w:rsidRDefault="003B3A0C" w:rsidP="003B3A0C">
      <w:pPr>
        <w:spacing w:after="0" w:line="240" w:lineRule="auto"/>
      </w:pPr>
      <w:r w:rsidRPr="00647A6B">
        <w:rPr>
          <w:b/>
          <w:bCs/>
        </w:rPr>
        <w:t>Objective</w:t>
      </w:r>
      <w:r w:rsidRPr="00647A6B">
        <w:t>: Foster an inclusive workplace, improve employee well-being, and strengthen community ties.</w:t>
      </w:r>
    </w:p>
    <w:p w14:paraId="50D231FC" w14:textId="77777777" w:rsidR="003B3A0C" w:rsidRPr="00647A6B" w:rsidRDefault="003B3A0C" w:rsidP="003B3A0C">
      <w:pPr>
        <w:spacing w:after="0" w:line="240" w:lineRule="auto"/>
      </w:pPr>
      <w:r w:rsidRPr="00647A6B">
        <w:rPr>
          <w:b/>
          <w:bCs/>
        </w:rPr>
        <w:t>KPIs</w:t>
      </w:r>
      <w:r w:rsidRPr="00647A6B">
        <w:t>:</w:t>
      </w:r>
    </w:p>
    <w:p w14:paraId="2AD4807E" w14:textId="77777777" w:rsidR="003B3A0C" w:rsidRPr="00647A6B" w:rsidRDefault="003B3A0C" w:rsidP="003B3A0C">
      <w:pPr>
        <w:numPr>
          <w:ilvl w:val="0"/>
          <w:numId w:val="183"/>
        </w:numPr>
        <w:spacing w:after="0" w:line="240" w:lineRule="auto"/>
      </w:pPr>
      <w:r w:rsidRPr="00647A6B">
        <w:rPr>
          <w:b/>
          <w:bCs/>
        </w:rPr>
        <w:t>Diversity Training</w:t>
      </w:r>
      <w:r w:rsidRPr="00647A6B">
        <w:t xml:space="preserve">: Train </w:t>
      </w:r>
      <w:r w:rsidRPr="00647A6B">
        <w:rPr>
          <w:b/>
          <w:bCs/>
        </w:rPr>
        <w:t>100%</w:t>
      </w:r>
      <w:r w:rsidRPr="00647A6B">
        <w:t xml:space="preserve"> of employees in diversity and inclusion by </w:t>
      </w:r>
      <w:r w:rsidRPr="00647A6B">
        <w:rPr>
          <w:b/>
          <w:bCs/>
        </w:rPr>
        <w:t>Q2 2024</w:t>
      </w:r>
      <w:r w:rsidRPr="00647A6B">
        <w:t>.</w:t>
      </w:r>
    </w:p>
    <w:p w14:paraId="3552237D" w14:textId="77777777" w:rsidR="003B3A0C" w:rsidRPr="00647A6B" w:rsidRDefault="003B3A0C" w:rsidP="003B3A0C">
      <w:pPr>
        <w:numPr>
          <w:ilvl w:val="0"/>
          <w:numId w:val="183"/>
        </w:numPr>
        <w:spacing w:after="0" w:line="240" w:lineRule="auto"/>
      </w:pPr>
      <w:r w:rsidRPr="00647A6B">
        <w:rPr>
          <w:b/>
          <w:bCs/>
        </w:rPr>
        <w:t>Employee Wellness</w:t>
      </w:r>
      <w:r w:rsidRPr="00647A6B">
        <w:t xml:space="preserve">: Achieve </w:t>
      </w:r>
      <w:r w:rsidRPr="00647A6B">
        <w:rPr>
          <w:b/>
          <w:bCs/>
        </w:rPr>
        <w:t>75% employee participation</w:t>
      </w:r>
      <w:r w:rsidRPr="00647A6B">
        <w:t xml:space="preserve"> in wellness initiatives by </w:t>
      </w:r>
      <w:r w:rsidRPr="00647A6B">
        <w:rPr>
          <w:b/>
          <w:bCs/>
        </w:rPr>
        <w:t>Q1 2025</w:t>
      </w:r>
      <w:r w:rsidRPr="00647A6B">
        <w:t>.</w:t>
      </w:r>
    </w:p>
    <w:p w14:paraId="2B28315A" w14:textId="77777777" w:rsidR="003B3A0C" w:rsidRPr="00647A6B" w:rsidRDefault="003B3A0C" w:rsidP="003B3A0C">
      <w:pPr>
        <w:numPr>
          <w:ilvl w:val="0"/>
          <w:numId w:val="183"/>
        </w:numPr>
        <w:spacing w:after="0" w:line="240" w:lineRule="auto"/>
      </w:pPr>
      <w:r w:rsidRPr="00647A6B">
        <w:rPr>
          <w:b/>
          <w:bCs/>
        </w:rPr>
        <w:t>Community Engagement</w:t>
      </w:r>
      <w:r w:rsidRPr="00647A6B">
        <w:t xml:space="preserve">: Establish partnerships with </w:t>
      </w:r>
      <w:r w:rsidRPr="00647A6B">
        <w:rPr>
          <w:b/>
          <w:bCs/>
        </w:rPr>
        <w:t>three local schools</w:t>
      </w:r>
      <w:r w:rsidRPr="00647A6B">
        <w:t xml:space="preserve"> by </w:t>
      </w:r>
      <w:r w:rsidRPr="00647A6B">
        <w:rPr>
          <w:b/>
          <w:bCs/>
        </w:rPr>
        <w:t>Q4 2025</w:t>
      </w:r>
      <w:r w:rsidRPr="00647A6B">
        <w:t>.</w:t>
      </w:r>
    </w:p>
    <w:p w14:paraId="3FFA135A" w14:textId="77777777" w:rsidR="003B3A0C" w:rsidRPr="00647A6B" w:rsidRDefault="003B3A0C" w:rsidP="003B3A0C">
      <w:pPr>
        <w:spacing w:after="0" w:line="240" w:lineRule="auto"/>
      </w:pPr>
      <w:r w:rsidRPr="00647A6B">
        <w:rPr>
          <w:b/>
          <w:bCs/>
        </w:rPr>
        <w:t>Actions to Achieve the KPIs</w:t>
      </w:r>
      <w:r w:rsidRPr="00647A6B">
        <w:t>:</w:t>
      </w:r>
    </w:p>
    <w:p w14:paraId="77C52C5F" w14:textId="77777777" w:rsidR="003B3A0C" w:rsidRPr="00647A6B" w:rsidRDefault="003B3A0C" w:rsidP="003B3A0C">
      <w:pPr>
        <w:numPr>
          <w:ilvl w:val="0"/>
          <w:numId w:val="184"/>
        </w:numPr>
        <w:spacing w:after="0" w:line="240" w:lineRule="auto"/>
      </w:pPr>
      <w:r w:rsidRPr="00647A6B">
        <w:rPr>
          <w:b/>
          <w:bCs/>
        </w:rPr>
        <w:t>Diversity and Inclusion Training</w:t>
      </w:r>
    </w:p>
    <w:p w14:paraId="6244400E" w14:textId="77777777" w:rsidR="003B3A0C" w:rsidRPr="00647A6B" w:rsidRDefault="003B3A0C" w:rsidP="003B3A0C">
      <w:pPr>
        <w:numPr>
          <w:ilvl w:val="1"/>
          <w:numId w:val="184"/>
        </w:numPr>
        <w:spacing w:after="0" w:line="240" w:lineRule="auto"/>
      </w:pPr>
      <w:r w:rsidRPr="00647A6B">
        <w:rPr>
          <w:b/>
          <w:bCs/>
        </w:rPr>
        <w:t>Target</w:t>
      </w:r>
      <w:r w:rsidRPr="00647A6B">
        <w:t xml:space="preserve">: Train </w:t>
      </w:r>
      <w:r w:rsidRPr="00647A6B">
        <w:rPr>
          <w:b/>
          <w:bCs/>
        </w:rPr>
        <w:t>100% of employees</w:t>
      </w:r>
      <w:r w:rsidRPr="00647A6B">
        <w:t xml:space="preserve"> by </w:t>
      </w:r>
      <w:r w:rsidRPr="00647A6B">
        <w:rPr>
          <w:b/>
          <w:bCs/>
        </w:rPr>
        <w:t>Q2 2024</w:t>
      </w:r>
      <w:r w:rsidRPr="00647A6B">
        <w:t>.</w:t>
      </w:r>
    </w:p>
    <w:p w14:paraId="6F5A498D" w14:textId="77777777" w:rsidR="003B3A0C" w:rsidRPr="00647A6B" w:rsidRDefault="003B3A0C" w:rsidP="003B3A0C">
      <w:pPr>
        <w:numPr>
          <w:ilvl w:val="1"/>
          <w:numId w:val="184"/>
        </w:numPr>
        <w:spacing w:after="0" w:line="240" w:lineRule="auto"/>
      </w:pPr>
      <w:r w:rsidRPr="00647A6B">
        <w:rPr>
          <w:b/>
          <w:bCs/>
        </w:rPr>
        <w:t>Actions</w:t>
      </w:r>
      <w:r w:rsidRPr="00647A6B">
        <w:t>:</w:t>
      </w:r>
    </w:p>
    <w:p w14:paraId="75C498B6" w14:textId="77777777" w:rsidR="003B3A0C" w:rsidRPr="00647A6B" w:rsidRDefault="003B3A0C" w:rsidP="003B3A0C">
      <w:pPr>
        <w:numPr>
          <w:ilvl w:val="2"/>
          <w:numId w:val="184"/>
        </w:numPr>
        <w:spacing w:after="0" w:line="240" w:lineRule="auto"/>
      </w:pPr>
      <w:r w:rsidRPr="00647A6B">
        <w:t xml:space="preserve">Partner with </w:t>
      </w:r>
      <w:r w:rsidRPr="00647A6B">
        <w:rPr>
          <w:b/>
          <w:bCs/>
        </w:rPr>
        <w:t>external diversity consultants</w:t>
      </w:r>
      <w:r w:rsidRPr="00647A6B">
        <w:t xml:space="preserve"> to design comprehensive training programs.</w:t>
      </w:r>
    </w:p>
    <w:p w14:paraId="12236CF0" w14:textId="77777777" w:rsidR="003B3A0C" w:rsidRPr="00647A6B" w:rsidRDefault="003B3A0C" w:rsidP="003B3A0C">
      <w:pPr>
        <w:numPr>
          <w:ilvl w:val="2"/>
          <w:numId w:val="184"/>
        </w:numPr>
        <w:spacing w:after="0" w:line="240" w:lineRule="auto"/>
      </w:pPr>
      <w:r w:rsidRPr="00647A6B">
        <w:t xml:space="preserve">Conduct </w:t>
      </w:r>
      <w:r w:rsidRPr="00647A6B">
        <w:rPr>
          <w:b/>
          <w:bCs/>
        </w:rPr>
        <w:t>workshops</w:t>
      </w:r>
      <w:r w:rsidRPr="00647A6B">
        <w:t xml:space="preserve"> on topics like unconscious bias, cultural competency, and inclusive leadership.</w:t>
      </w:r>
    </w:p>
    <w:p w14:paraId="7416FF89" w14:textId="77777777" w:rsidR="003B3A0C" w:rsidRPr="00647A6B" w:rsidRDefault="003B3A0C" w:rsidP="003B3A0C">
      <w:pPr>
        <w:numPr>
          <w:ilvl w:val="2"/>
          <w:numId w:val="184"/>
        </w:numPr>
        <w:spacing w:after="0" w:line="240" w:lineRule="auto"/>
      </w:pPr>
      <w:r w:rsidRPr="00647A6B">
        <w:t xml:space="preserve">Develop an </w:t>
      </w:r>
      <w:r w:rsidRPr="00647A6B">
        <w:rPr>
          <w:b/>
          <w:bCs/>
        </w:rPr>
        <w:t>online training module</w:t>
      </w:r>
      <w:r w:rsidRPr="00647A6B">
        <w:t xml:space="preserve"> for ongoing employee learning and provide a </w:t>
      </w:r>
      <w:r w:rsidRPr="00647A6B">
        <w:rPr>
          <w:b/>
          <w:bCs/>
        </w:rPr>
        <w:t>certification program</w:t>
      </w:r>
      <w:r w:rsidRPr="00647A6B">
        <w:t xml:space="preserve"> for completion.</w:t>
      </w:r>
    </w:p>
    <w:p w14:paraId="31562E7F" w14:textId="77777777" w:rsidR="003B3A0C" w:rsidRPr="00647A6B" w:rsidRDefault="003B3A0C" w:rsidP="003B3A0C">
      <w:pPr>
        <w:numPr>
          <w:ilvl w:val="0"/>
          <w:numId w:val="184"/>
        </w:numPr>
        <w:spacing w:after="0" w:line="240" w:lineRule="auto"/>
      </w:pPr>
      <w:r w:rsidRPr="00647A6B">
        <w:rPr>
          <w:b/>
          <w:bCs/>
        </w:rPr>
        <w:t>Employee Wellness Program</w:t>
      </w:r>
    </w:p>
    <w:p w14:paraId="52427E33" w14:textId="77777777" w:rsidR="003B3A0C" w:rsidRPr="00647A6B" w:rsidRDefault="003B3A0C" w:rsidP="003B3A0C">
      <w:pPr>
        <w:numPr>
          <w:ilvl w:val="1"/>
          <w:numId w:val="184"/>
        </w:numPr>
        <w:spacing w:after="0" w:line="240" w:lineRule="auto"/>
      </w:pPr>
      <w:r w:rsidRPr="00647A6B">
        <w:rPr>
          <w:b/>
          <w:bCs/>
        </w:rPr>
        <w:t>Target</w:t>
      </w:r>
      <w:r w:rsidRPr="00647A6B">
        <w:t xml:space="preserve">: Achieve </w:t>
      </w:r>
      <w:r w:rsidRPr="00647A6B">
        <w:rPr>
          <w:b/>
          <w:bCs/>
        </w:rPr>
        <w:t>75% participation</w:t>
      </w:r>
      <w:r w:rsidRPr="00647A6B">
        <w:t xml:space="preserve"> in wellness initiatives by </w:t>
      </w:r>
      <w:r w:rsidRPr="00647A6B">
        <w:rPr>
          <w:b/>
          <w:bCs/>
        </w:rPr>
        <w:t>Q1 2025</w:t>
      </w:r>
      <w:r w:rsidRPr="00647A6B">
        <w:t>.</w:t>
      </w:r>
    </w:p>
    <w:p w14:paraId="5BF04FFB" w14:textId="77777777" w:rsidR="003B3A0C" w:rsidRPr="00647A6B" w:rsidRDefault="003B3A0C" w:rsidP="003B3A0C">
      <w:pPr>
        <w:numPr>
          <w:ilvl w:val="1"/>
          <w:numId w:val="184"/>
        </w:numPr>
        <w:spacing w:after="0" w:line="240" w:lineRule="auto"/>
      </w:pPr>
      <w:r w:rsidRPr="00647A6B">
        <w:rPr>
          <w:b/>
          <w:bCs/>
        </w:rPr>
        <w:t>Actions</w:t>
      </w:r>
      <w:r w:rsidRPr="00647A6B">
        <w:t>:</w:t>
      </w:r>
    </w:p>
    <w:p w14:paraId="2D3927C7" w14:textId="77777777" w:rsidR="003B3A0C" w:rsidRPr="00647A6B" w:rsidRDefault="003B3A0C" w:rsidP="003B3A0C">
      <w:pPr>
        <w:numPr>
          <w:ilvl w:val="2"/>
          <w:numId w:val="184"/>
        </w:numPr>
        <w:spacing w:after="0" w:line="240" w:lineRule="auto"/>
      </w:pPr>
      <w:r w:rsidRPr="00647A6B">
        <w:t xml:space="preserve">Set up </w:t>
      </w:r>
      <w:r w:rsidRPr="00647A6B">
        <w:rPr>
          <w:b/>
          <w:bCs/>
        </w:rPr>
        <w:t>onsite fitness centers</w:t>
      </w:r>
      <w:r w:rsidRPr="00647A6B">
        <w:t xml:space="preserve"> and provide access to gym memberships.</w:t>
      </w:r>
    </w:p>
    <w:p w14:paraId="04B7BDBC" w14:textId="77777777" w:rsidR="003B3A0C" w:rsidRPr="00647A6B" w:rsidRDefault="003B3A0C" w:rsidP="003B3A0C">
      <w:pPr>
        <w:numPr>
          <w:ilvl w:val="2"/>
          <w:numId w:val="184"/>
        </w:numPr>
        <w:spacing w:after="0" w:line="240" w:lineRule="auto"/>
      </w:pPr>
      <w:r w:rsidRPr="00647A6B">
        <w:t xml:space="preserve">Organize </w:t>
      </w:r>
      <w:r w:rsidRPr="00647A6B">
        <w:rPr>
          <w:b/>
          <w:bCs/>
        </w:rPr>
        <w:t>mental health awareness workshops</w:t>
      </w:r>
      <w:r w:rsidRPr="00647A6B">
        <w:t xml:space="preserve"> led by licensed professionals.</w:t>
      </w:r>
    </w:p>
    <w:p w14:paraId="17F690DE" w14:textId="77777777" w:rsidR="003B3A0C" w:rsidRPr="00647A6B" w:rsidRDefault="003B3A0C" w:rsidP="003B3A0C">
      <w:pPr>
        <w:numPr>
          <w:ilvl w:val="2"/>
          <w:numId w:val="184"/>
        </w:numPr>
        <w:spacing w:after="0" w:line="240" w:lineRule="auto"/>
      </w:pPr>
      <w:r w:rsidRPr="00647A6B">
        <w:t xml:space="preserve">Offer </w:t>
      </w:r>
      <w:r w:rsidRPr="00647A6B">
        <w:rPr>
          <w:b/>
          <w:bCs/>
        </w:rPr>
        <w:t>telehealth services</w:t>
      </w:r>
      <w:r w:rsidRPr="00647A6B">
        <w:t xml:space="preserve"> to provide easy access to healthcare consultations.</w:t>
      </w:r>
    </w:p>
    <w:p w14:paraId="692057A2" w14:textId="77777777" w:rsidR="003B3A0C" w:rsidRPr="00647A6B" w:rsidRDefault="003B3A0C" w:rsidP="003B3A0C">
      <w:pPr>
        <w:numPr>
          <w:ilvl w:val="2"/>
          <w:numId w:val="184"/>
        </w:numPr>
        <w:spacing w:after="0" w:line="240" w:lineRule="auto"/>
      </w:pPr>
      <w:r w:rsidRPr="00647A6B">
        <w:t xml:space="preserve">Create an </w:t>
      </w:r>
      <w:r w:rsidRPr="00647A6B">
        <w:rPr>
          <w:b/>
          <w:bCs/>
        </w:rPr>
        <w:t>employee wellness survey</w:t>
      </w:r>
      <w:r w:rsidRPr="00647A6B">
        <w:t xml:space="preserve"> to gather feedback and identify areas for improvement.</w:t>
      </w:r>
    </w:p>
    <w:p w14:paraId="18CECA87" w14:textId="77777777" w:rsidR="003B3A0C" w:rsidRPr="00647A6B" w:rsidRDefault="003B3A0C" w:rsidP="003B3A0C">
      <w:pPr>
        <w:numPr>
          <w:ilvl w:val="0"/>
          <w:numId w:val="184"/>
        </w:numPr>
        <w:spacing w:after="0" w:line="240" w:lineRule="auto"/>
      </w:pPr>
      <w:r w:rsidRPr="00647A6B">
        <w:rPr>
          <w:b/>
          <w:bCs/>
        </w:rPr>
        <w:t>Community Partnership for Education</w:t>
      </w:r>
    </w:p>
    <w:p w14:paraId="503C6D5E" w14:textId="77777777" w:rsidR="003B3A0C" w:rsidRPr="00647A6B" w:rsidRDefault="003B3A0C" w:rsidP="003B3A0C">
      <w:pPr>
        <w:numPr>
          <w:ilvl w:val="1"/>
          <w:numId w:val="184"/>
        </w:numPr>
        <w:spacing w:after="0" w:line="240" w:lineRule="auto"/>
      </w:pPr>
      <w:r w:rsidRPr="00647A6B">
        <w:rPr>
          <w:b/>
          <w:bCs/>
        </w:rPr>
        <w:t>Target</w:t>
      </w:r>
      <w:r w:rsidRPr="00647A6B">
        <w:t xml:space="preserve">: Launch educational programs in </w:t>
      </w:r>
      <w:r w:rsidRPr="00647A6B">
        <w:rPr>
          <w:b/>
          <w:bCs/>
        </w:rPr>
        <w:t>three local schools</w:t>
      </w:r>
      <w:r w:rsidRPr="00647A6B">
        <w:t xml:space="preserve"> by </w:t>
      </w:r>
      <w:r w:rsidRPr="00647A6B">
        <w:rPr>
          <w:b/>
          <w:bCs/>
        </w:rPr>
        <w:t>Q4 2025</w:t>
      </w:r>
      <w:r w:rsidRPr="00647A6B">
        <w:t>.</w:t>
      </w:r>
    </w:p>
    <w:p w14:paraId="393C7E33" w14:textId="77777777" w:rsidR="003B3A0C" w:rsidRPr="00647A6B" w:rsidRDefault="003B3A0C" w:rsidP="003B3A0C">
      <w:pPr>
        <w:numPr>
          <w:ilvl w:val="1"/>
          <w:numId w:val="184"/>
        </w:numPr>
        <w:spacing w:after="0" w:line="240" w:lineRule="auto"/>
      </w:pPr>
      <w:r w:rsidRPr="00647A6B">
        <w:rPr>
          <w:b/>
          <w:bCs/>
        </w:rPr>
        <w:t>Actions</w:t>
      </w:r>
      <w:r w:rsidRPr="00647A6B">
        <w:t>:</w:t>
      </w:r>
    </w:p>
    <w:p w14:paraId="60C23634" w14:textId="77777777" w:rsidR="003B3A0C" w:rsidRPr="00647A6B" w:rsidRDefault="003B3A0C" w:rsidP="003B3A0C">
      <w:pPr>
        <w:numPr>
          <w:ilvl w:val="2"/>
          <w:numId w:val="184"/>
        </w:numPr>
        <w:spacing w:after="0" w:line="240" w:lineRule="auto"/>
      </w:pPr>
      <w:r w:rsidRPr="00647A6B">
        <w:t xml:space="preserve">Develop and run </w:t>
      </w:r>
      <w:r w:rsidRPr="00647A6B">
        <w:rPr>
          <w:b/>
          <w:bCs/>
        </w:rPr>
        <w:t>STEM workshops</w:t>
      </w:r>
      <w:r w:rsidRPr="00647A6B">
        <w:t xml:space="preserve"> with a focus on sustainability for local school students.</w:t>
      </w:r>
    </w:p>
    <w:p w14:paraId="15A65444" w14:textId="77777777" w:rsidR="003B3A0C" w:rsidRPr="00647A6B" w:rsidRDefault="003B3A0C" w:rsidP="003B3A0C">
      <w:pPr>
        <w:numPr>
          <w:ilvl w:val="2"/>
          <w:numId w:val="184"/>
        </w:numPr>
        <w:spacing w:after="0" w:line="240" w:lineRule="auto"/>
      </w:pPr>
      <w:r w:rsidRPr="00647A6B">
        <w:t xml:space="preserve">Provide </w:t>
      </w:r>
      <w:r w:rsidRPr="00647A6B">
        <w:rPr>
          <w:b/>
          <w:bCs/>
        </w:rPr>
        <w:t>scholarship opportunities</w:t>
      </w:r>
      <w:r w:rsidRPr="00647A6B">
        <w:t xml:space="preserve"> for students pursuing education in environmental science or technology.</w:t>
      </w:r>
    </w:p>
    <w:p w14:paraId="28FB7358" w14:textId="77777777" w:rsidR="003B3A0C" w:rsidRPr="00647A6B" w:rsidRDefault="003B3A0C" w:rsidP="003B3A0C">
      <w:pPr>
        <w:numPr>
          <w:ilvl w:val="2"/>
          <w:numId w:val="184"/>
        </w:numPr>
        <w:spacing w:after="0" w:line="240" w:lineRule="auto"/>
      </w:pPr>
      <w:r w:rsidRPr="00647A6B">
        <w:lastRenderedPageBreak/>
        <w:t xml:space="preserve">Create an </w:t>
      </w:r>
      <w:r w:rsidRPr="00647A6B">
        <w:rPr>
          <w:b/>
          <w:bCs/>
        </w:rPr>
        <w:t>internship program</w:t>
      </w:r>
      <w:r w:rsidRPr="00647A6B">
        <w:t xml:space="preserve"> for high school students interested in manufacturing and sustainability.</w:t>
      </w:r>
    </w:p>
    <w:p w14:paraId="5184CB1D" w14:textId="77777777" w:rsidR="003B3A0C" w:rsidRPr="00647A6B" w:rsidRDefault="003B3A0C" w:rsidP="003B3A0C">
      <w:pPr>
        <w:numPr>
          <w:ilvl w:val="2"/>
          <w:numId w:val="184"/>
        </w:numPr>
        <w:spacing w:after="0" w:line="240" w:lineRule="auto"/>
      </w:pPr>
      <w:r w:rsidRPr="00647A6B">
        <w:t xml:space="preserve">Partner with local authorities to host an annual </w:t>
      </w:r>
      <w:r w:rsidRPr="00647A6B">
        <w:rPr>
          <w:b/>
          <w:bCs/>
        </w:rPr>
        <w:t>community sustainability event</w:t>
      </w:r>
      <w:r w:rsidRPr="00647A6B">
        <w:t xml:space="preserve"> to promote environmental awareness.</w:t>
      </w:r>
    </w:p>
    <w:p w14:paraId="6E70F0B3" w14:textId="77777777" w:rsidR="003B3A0C" w:rsidRPr="00647A6B" w:rsidRDefault="003B3A0C" w:rsidP="003B3A0C">
      <w:pPr>
        <w:spacing w:after="0" w:line="240" w:lineRule="auto"/>
      </w:pPr>
      <w:r>
        <w:pict w14:anchorId="54623C33">
          <v:rect id="_x0000_i1035" style="width:0;height:1.5pt" o:hralign="center" o:hrstd="t" o:hr="t" fillcolor="#a0a0a0" stroked="f"/>
        </w:pict>
      </w:r>
    </w:p>
    <w:p w14:paraId="7DCEE2B5" w14:textId="77777777" w:rsidR="003B3A0C" w:rsidRPr="00647A6B" w:rsidRDefault="003B3A0C" w:rsidP="003B3A0C">
      <w:pPr>
        <w:spacing w:after="0" w:line="240" w:lineRule="auto"/>
        <w:rPr>
          <w:b/>
          <w:bCs/>
        </w:rPr>
      </w:pPr>
      <w:r w:rsidRPr="00647A6B">
        <w:rPr>
          <w:b/>
          <w:bCs/>
        </w:rPr>
        <w:t>2.2 Medium-Term Goals (2026-2027)</w:t>
      </w:r>
    </w:p>
    <w:p w14:paraId="04DC3850" w14:textId="77777777" w:rsidR="003B3A0C" w:rsidRPr="00647A6B" w:rsidRDefault="003B3A0C" w:rsidP="003B3A0C">
      <w:pPr>
        <w:spacing w:after="0" w:line="240" w:lineRule="auto"/>
      </w:pPr>
      <w:r w:rsidRPr="00647A6B">
        <w:rPr>
          <w:b/>
          <w:bCs/>
        </w:rPr>
        <w:t>Objective</w:t>
      </w:r>
      <w:r w:rsidRPr="00647A6B">
        <w:t>: Scale up diversity initiatives, improve community impact, and enhance fair labor practices.</w:t>
      </w:r>
    </w:p>
    <w:p w14:paraId="0F690099" w14:textId="77777777" w:rsidR="003B3A0C" w:rsidRPr="00647A6B" w:rsidRDefault="003B3A0C" w:rsidP="003B3A0C">
      <w:pPr>
        <w:spacing w:after="0" w:line="240" w:lineRule="auto"/>
      </w:pPr>
      <w:r w:rsidRPr="00647A6B">
        <w:rPr>
          <w:b/>
          <w:bCs/>
        </w:rPr>
        <w:t>KPIs</w:t>
      </w:r>
      <w:r w:rsidRPr="00647A6B">
        <w:t>:</w:t>
      </w:r>
    </w:p>
    <w:p w14:paraId="4A48B583" w14:textId="77777777" w:rsidR="003B3A0C" w:rsidRPr="00647A6B" w:rsidRDefault="003B3A0C" w:rsidP="003B3A0C">
      <w:pPr>
        <w:numPr>
          <w:ilvl w:val="0"/>
          <w:numId w:val="185"/>
        </w:numPr>
        <w:spacing w:after="0" w:line="240" w:lineRule="auto"/>
      </w:pPr>
      <w:r w:rsidRPr="00647A6B">
        <w:rPr>
          <w:b/>
          <w:bCs/>
        </w:rPr>
        <w:t>Gender Diversity in Leadership</w:t>
      </w:r>
      <w:r w:rsidRPr="00647A6B">
        <w:t xml:space="preserve">: Increase representation of women in leadership roles by </w:t>
      </w:r>
      <w:r w:rsidRPr="00647A6B">
        <w:rPr>
          <w:b/>
          <w:bCs/>
        </w:rPr>
        <w:t>15%</w:t>
      </w:r>
      <w:r w:rsidRPr="00647A6B">
        <w:t xml:space="preserve"> by </w:t>
      </w:r>
      <w:r w:rsidRPr="00647A6B">
        <w:rPr>
          <w:b/>
          <w:bCs/>
        </w:rPr>
        <w:t>Q4 2026</w:t>
      </w:r>
      <w:r w:rsidRPr="00647A6B">
        <w:t>.</w:t>
      </w:r>
    </w:p>
    <w:p w14:paraId="62684AD0" w14:textId="77777777" w:rsidR="003B3A0C" w:rsidRPr="00647A6B" w:rsidRDefault="003B3A0C" w:rsidP="003B3A0C">
      <w:pPr>
        <w:numPr>
          <w:ilvl w:val="0"/>
          <w:numId w:val="185"/>
        </w:numPr>
        <w:spacing w:after="0" w:line="240" w:lineRule="auto"/>
      </w:pPr>
      <w:r w:rsidRPr="00647A6B">
        <w:rPr>
          <w:b/>
          <w:bCs/>
        </w:rPr>
        <w:t>Volunteering Program</w:t>
      </w:r>
      <w:r w:rsidRPr="00647A6B">
        <w:t xml:space="preserve">: Establish </w:t>
      </w:r>
      <w:r w:rsidRPr="00647A6B">
        <w:rPr>
          <w:b/>
          <w:bCs/>
        </w:rPr>
        <w:t>two paid volunteering days</w:t>
      </w:r>
      <w:r w:rsidRPr="00647A6B">
        <w:t xml:space="preserve"> per employee annually by </w:t>
      </w:r>
      <w:r w:rsidRPr="00647A6B">
        <w:rPr>
          <w:b/>
          <w:bCs/>
        </w:rPr>
        <w:t>Q3 2026</w:t>
      </w:r>
      <w:r w:rsidRPr="00647A6B">
        <w:t>.</w:t>
      </w:r>
    </w:p>
    <w:p w14:paraId="560B00CD" w14:textId="77777777" w:rsidR="003B3A0C" w:rsidRPr="00647A6B" w:rsidRDefault="003B3A0C" w:rsidP="003B3A0C">
      <w:pPr>
        <w:numPr>
          <w:ilvl w:val="0"/>
          <w:numId w:val="185"/>
        </w:numPr>
        <w:spacing w:after="0" w:line="240" w:lineRule="auto"/>
      </w:pPr>
      <w:r w:rsidRPr="00647A6B">
        <w:rPr>
          <w:b/>
          <w:bCs/>
        </w:rPr>
        <w:t>Fair Labor Compliance</w:t>
      </w:r>
      <w:r w:rsidRPr="00647A6B">
        <w:t xml:space="preserve">: Conduct audits for </w:t>
      </w:r>
      <w:r w:rsidRPr="00647A6B">
        <w:rPr>
          <w:b/>
          <w:bCs/>
        </w:rPr>
        <w:t>100%</w:t>
      </w:r>
      <w:r w:rsidRPr="00647A6B">
        <w:t xml:space="preserve"> of Tier 1 suppliers by </w:t>
      </w:r>
      <w:r w:rsidRPr="00647A6B">
        <w:rPr>
          <w:b/>
          <w:bCs/>
        </w:rPr>
        <w:t>Q4 2027</w:t>
      </w:r>
      <w:r w:rsidRPr="00647A6B">
        <w:t>.</w:t>
      </w:r>
    </w:p>
    <w:p w14:paraId="7F2AA03F" w14:textId="77777777" w:rsidR="003B3A0C" w:rsidRPr="00647A6B" w:rsidRDefault="003B3A0C" w:rsidP="003B3A0C">
      <w:pPr>
        <w:spacing w:after="0" w:line="240" w:lineRule="auto"/>
      </w:pPr>
      <w:r w:rsidRPr="00647A6B">
        <w:rPr>
          <w:b/>
          <w:bCs/>
        </w:rPr>
        <w:t>Actions to Achieve the KPIs</w:t>
      </w:r>
      <w:r w:rsidRPr="00647A6B">
        <w:t>:</w:t>
      </w:r>
    </w:p>
    <w:p w14:paraId="215280AF" w14:textId="77777777" w:rsidR="003B3A0C" w:rsidRPr="00647A6B" w:rsidRDefault="003B3A0C" w:rsidP="003B3A0C">
      <w:pPr>
        <w:numPr>
          <w:ilvl w:val="0"/>
          <w:numId w:val="186"/>
        </w:numPr>
        <w:spacing w:after="0" w:line="240" w:lineRule="auto"/>
      </w:pPr>
      <w:r w:rsidRPr="00647A6B">
        <w:rPr>
          <w:b/>
          <w:bCs/>
        </w:rPr>
        <w:t>Increase Gender Diversity in Leadership</w:t>
      </w:r>
    </w:p>
    <w:p w14:paraId="751F6D59" w14:textId="77777777" w:rsidR="003B3A0C" w:rsidRPr="00647A6B" w:rsidRDefault="003B3A0C" w:rsidP="003B3A0C">
      <w:pPr>
        <w:numPr>
          <w:ilvl w:val="1"/>
          <w:numId w:val="186"/>
        </w:numPr>
        <w:spacing w:after="0" w:line="240" w:lineRule="auto"/>
      </w:pPr>
      <w:r w:rsidRPr="00647A6B">
        <w:rPr>
          <w:b/>
          <w:bCs/>
        </w:rPr>
        <w:t>Target</w:t>
      </w:r>
      <w:r w:rsidRPr="00647A6B">
        <w:t xml:space="preserve">: Increase female leadership representation by </w:t>
      </w:r>
      <w:r w:rsidRPr="00647A6B">
        <w:rPr>
          <w:b/>
          <w:bCs/>
        </w:rPr>
        <w:t>15%</w:t>
      </w:r>
      <w:r w:rsidRPr="00647A6B">
        <w:t xml:space="preserve"> by </w:t>
      </w:r>
      <w:r w:rsidRPr="00647A6B">
        <w:rPr>
          <w:b/>
          <w:bCs/>
        </w:rPr>
        <w:t>Q4 2026</w:t>
      </w:r>
      <w:r w:rsidRPr="00647A6B">
        <w:t>.</w:t>
      </w:r>
    </w:p>
    <w:p w14:paraId="51B2DCE0" w14:textId="77777777" w:rsidR="003B3A0C" w:rsidRPr="00647A6B" w:rsidRDefault="003B3A0C" w:rsidP="003B3A0C">
      <w:pPr>
        <w:numPr>
          <w:ilvl w:val="1"/>
          <w:numId w:val="186"/>
        </w:numPr>
        <w:spacing w:after="0" w:line="240" w:lineRule="auto"/>
      </w:pPr>
      <w:r w:rsidRPr="00647A6B">
        <w:rPr>
          <w:b/>
          <w:bCs/>
        </w:rPr>
        <w:t>Actions</w:t>
      </w:r>
      <w:r w:rsidRPr="00647A6B">
        <w:t>:</w:t>
      </w:r>
    </w:p>
    <w:p w14:paraId="55D06CCB" w14:textId="77777777" w:rsidR="003B3A0C" w:rsidRPr="00647A6B" w:rsidRDefault="003B3A0C" w:rsidP="003B3A0C">
      <w:pPr>
        <w:numPr>
          <w:ilvl w:val="2"/>
          <w:numId w:val="186"/>
        </w:numPr>
        <w:spacing w:after="0" w:line="240" w:lineRule="auto"/>
      </w:pPr>
      <w:r w:rsidRPr="00647A6B">
        <w:t xml:space="preserve">Develop a </w:t>
      </w:r>
      <w:r w:rsidRPr="00647A6B">
        <w:rPr>
          <w:b/>
          <w:bCs/>
        </w:rPr>
        <w:t>mentorship program</w:t>
      </w:r>
      <w:r w:rsidRPr="00647A6B">
        <w:t xml:space="preserve"> for female employees, pairing them with executives to support career growth.</w:t>
      </w:r>
    </w:p>
    <w:p w14:paraId="37EA8568" w14:textId="77777777" w:rsidR="003B3A0C" w:rsidRPr="00647A6B" w:rsidRDefault="003B3A0C" w:rsidP="003B3A0C">
      <w:pPr>
        <w:numPr>
          <w:ilvl w:val="2"/>
          <w:numId w:val="186"/>
        </w:numPr>
        <w:spacing w:after="0" w:line="240" w:lineRule="auto"/>
      </w:pPr>
      <w:r w:rsidRPr="00647A6B">
        <w:t xml:space="preserve">Implement </w:t>
      </w:r>
      <w:r w:rsidRPr="00647A6B">
        <w:rPr>
          <w:b/>
          <w:bCs/>
        </w:rPr>
        <w:t>targeted recruitment</w:t>
      </w:r>
      <w:r w:rsidRPr="00647A6B">
        <w:t xml:space="preserve"> for leadership roles to attract qualified female candidates.</w:t>
      </w:r>
    </w:p>
    <w:p w14:paraId="3B0CC292" w14:textId="77777777" w:rsidR="003B3A0C" w:rsidRPr="00647A6B" w:rsidRDefault="003B3A0C" w:rsidP="003B3A0C">
      <w:pPr>
        <w:numPr>
          <w:ilvl w:val="2"/>
          <w:numId w:val="186"/>
        </w:numPr>
        <w:spacing w:after="0" w:line="240" w:lineRule="auto"/>
      </w:pPr>
      <w:r w:rsidRPr="00647A6B">
        <w:t xml:space="preserve">Establish a </w:t>
      </w:r>
      <w:r w:rsidRPr="00647A6B">
        <w:rPr>
          <w:b/>
          <w:bCs/>
        </w:rPr>
        <w:t>leadership development fund</w:t>
      </w:r>
      <w:r w:rsidRPr="00647A6B">
        <w:t xml:space="preserve"> to support training and courses for female employees aiming for leadership.</w:t>
      </w:r>
    </w:p>
    <w:p w14:paraId="73912211" w14:textId="77777777" w:rsidR="003B3A0C" w:rsidRPr="00647A6B" w:rsidRDefault="003B3A0C" w:rsidP="003B3A0C">
      <w:pPr>
        <w:numPr>
          <w:ilvl w:val="2"/>
          <w:numId w:val="186"/>
        </w:numPr>
        <w:spacing w:after="0" w:line="240" w:lineRule="auto"/>
      </w:pPr>
      <w:r w:rsidRPr="00647A6B">
        <w:t xml:space="preserve">Conduct </w:t>
      </w:r>
      <w:r w:rsidRPr="00647A6B">
        <w:rPr>
          <w:b/>
          <w:bCs/>
        </w:rPr>
        <w:t>unconscious bias training</w:t>
      </w:r>
      <w:r w:rsidRPr="00647A6B">
        <w:t xml:space="preserve"> for recruitment teams to remove barriers in hiring processes.</w:t>
      </w:r>
    </w:p>
    <w:p w14:paraId="21D4EDE0" w14:textId="77777777" w:rsidR="003B3A0C" w:rsidRPr="00647A6B" w:rsidRDefault="003B3A0C" w:rsidP="003B3A0C">
      <w:pPr>
        <w:numPr>
          <w:ilvl w:val="0"/>
          <w:numId w:val="186"/>
        </w:numPr>
        <w:spacing w:after="0" w:line="240" w:lineRule="auto"/>
      </w:pPr>
      <w:r w:rsidRPr="00647A6B">
        <w:rPr>
          <w:b/>
          <w:bCs/>
        </w:rPr>
        <w:t>Community Engagement and Volunteering</w:t>
      </w:r>
    </w:p>
    <w:p w14:paraId="00B65C0F" w14:textId="77777777" w:rsidR="003B3A0C" w:rsidRPr="00647A6B" w:rsidRDefault="003B3A0C" w:rsidP="003B3A0C">
      <w:pPr>
        <w:numPr>
          <w:ilvl w:val="1"/>
          <w:numId w:val="186"/>
        </w:numPr>
        <w:spacing w:after="0" w:line="240" w:lineRule="auto"/>
      </w:pPr>
      <w:r w:rsidRPr="00647A6B">
        <w:rPr>
          <w:b/>
          <w:bCs/>
        </w:rPr>
        <w:t>Target</w:t>
      </w:r>
      <w:r w:rsidRPr="00647A6B">
        <w:t xml:space="preserve">: Provide </w:t>
      </w:r>
      <w:r w:rsidRPr="00647A6B">
        <w:rPr>
          <w:b/>
          <w:bCs/>
        </w:rPr>
        <w:t>two paid volunteering days</w:t>
      </w:r>
      <w:r w:rsidRPr="00647A6B">
        <w:t xml:space="preserve"> annually for every employee by </w:t>
      </w:r>
      <w:r w:rsidRPr="00647A6B">
        <w:rPr>
          <w:b/>
          <w:bCs/>
        </w:rPr>
        <w:t>Q3 2026</w:t>
      </w:r>
      <w:r w:rsidRPr="00647A6B">
        <w:t>.</w:t>
      </w:r>
    </w:p>
    <w:p w14:paraId="6EF648F8" w14:textId="77777777" w:rsidR="003B3A0C" w:rsidRPr="00647A6B" w:rsidRDefault="003B3A0C" w:rsidP="003B3A0C">
      <w:pPr>
        <w:numPr>
          <w:ilvl w:val="1"/>
          <w:numId w:val="186"/>
        </w:numPr>
        <w:spacing w:after="0" w:line="240" w:lineRule="auto"/>
      </w:pPr>
      <w:r w:rsidRPr="00647A6B">
        <w:rPr>
          <w:b/>
          <w:bCs/>
        </w:rPr>
        <w:t>Actions</w:t>
      </w:r>
      <w:r w:rsidRPr="00647A6B">
        <w:t>:</w:t>
      </w:r>
    </w:p>
    <w:p w14:paraId="795A41A9" w14:textId="77777777" w:rsidR="003B3A0C" w:rsidRPr="00647A6B" w:rsidRDefault="003B3A0C" w:rsidP="003B3A0C">
      <w:pPr>
        <w:numPr>
          <w:ilvl w:val="2"/>
          <w:numId w:val="186"/>
        </w:numPr>
        <w:spacing w:after="0" w:line="240" w:lineRule="auto"/>
      </w:pPr>
      <w:r w:rsidRPr="00647A6B">
        <w:t xml:space="preserve">Partner with local </w:t>
      </w:r>
      <w:r w:rsidRPr="00647A6B">
        <w:rPr>
          <w:b/>
          <w:bCs/>
        </w:rPr>
        <w:t>environmental and educational NGOs</w:t>
      </w:r>
      <w:r w:rsidRPr="00647A6B">
        <w:t xml:space="preserve"> to create volunteer opportunities.</w:t>
      </w:r>
    </w:p>
    <w:p w14:paraId="1695E79C" w14:textId="77777777" w:rsidR="003B3A0C" w:rsidRPr="00647A6B" w:rsidRDefault="003B3A0C" w:rsidP="003B3A0C">
      <w:pPr>
        <w:numPr>
          <w:ilvl w:val="2"/>
          <w:numId w:val="186"/>
        </w:numPr>
        <w:spacing w:after="0" w:line="240" w:lineRule="auto"/>
      </w:pPr>
      <w:r w:rsidRPr="00647A6B">
        <w:t xml:space="preserve">Develop an internal </w:t>
      </w:r>
      <w:r w:rsidRPr="00647A6B">
        <w:rPr>
          <w:b/>
          <w:bCs/>
        </w:rPr>
        <w:t>volunteer tracking portal</w:t>
      </w:r>
      <w:r w:rsidRPr="00647A6B">
        <w:t xml:space="preserve"> to record participation and recognize employee contributions.</w:t>
      </w:r>
    </w:p>
    <w:p w14:paraId="0FE2FEDA" w14:textId="77777777" w:rsidR="003B3A0C" w:rsidRPr="00647A6B" w:rsidRDefault="003B3A0C" w:rsidP="003B3A0C">
      <w:pPr>
        <w:numPr>
          <w:ilvl w:val="2"/>
          <w:numId w:val="186"/>
        </w:numPr>
        <w:spacing w:after="0" w:line="240" w:lineRule="auto"/>
      </w:pPr>
      <w:r w:rsidRPr="00647A6B">
        <w:t xml:space="preserve">Organize </w:t>
      </w:r>
      <w:r w:rsidRPr="00647A6B">
        <w:rPr>
          <w:b/>
          <w:bCs/>
        </w:rPr>
        <w:t>company-wide volunteer events</w:t>
      </w:r>
      <w:r w:rsidRPr="00647A6B">
        <w:t xml:space="preserve"> every quarter focused on community improvement.</w:t>
      </w:r>
    </w:p>
    <w:p w14:paraId="1257A6FF" w14:textId="77777777" w:rsidR="003B3A0C" w:rsidRPr="00647A6B" w:rsidRDefault="003B3A0C" w:rsidP="003B3A0C">
      <w:pPr>
        <w:numPr>
          <w:ilvl w:val="2"/>
          <w:numId w:val="186"/>
        </w:numPr>
        <w:spacing w:after="0" w:line="240" w:lineRule="auto"/>
      </w:pPr>
      <w:r w:rsidRPr="00647A6B">
        <w:t xml:space="preserve">Set up an </w:t>
      </w:r>
      <w:r w:rsidRPr="00647A6B">
        <w:rPr>
          <w:b/>
          <w:bCs/>
        </w:rPr>
        <w:t>Employee Community Fund</w:t>
      </w:r>
      <w:r w:rsidRPr="00647A6B">
        <w:t xml:space="preserve"> to provide grants for local initiatives selected by employees.</w:t>
      </w:r>
    </w:p>
    <w:p w14:paraId="47AE4826" w14:textId="77777777" w:rsidR="003B3A0C" w:rsidRPr="00647A6B" w:rsidRDefault="003B3A0C" w:rsidP="003B3A0C">
      <w:pPr>
        <w:numPr>
          <w:ilvl w:val="0"/>
          <w:numId w:val="186"/>
        </w:numPr>
        <w:spacing w:after="0" w:line="240" w:lineRule="auto"/>
      </w:pPr>
      <w:r w:rsidRPr="00647A6B">
        <w:rPr>
          <w:b/>
          <w:bCs/>
        </w:rPr>
        <w:t>Fair Labor and Human Rights Audits</w:t>
      </w:r>
    </w:p>
    <w:p w14:paraId="0412A689" w14:textId="77777777" w:rsidR="003B3A0C" w:rsidRPr="00647A6B" w:rsidRDefault="003B3A0C" w:rsidP="003B3A0C">
      <w:pPr>
        <w:numPr>
          <w:ilvl w:val="1"/>
          <w:numId w:val="186"/>
        </w:numPr>
        <w:spacing w:after="0" w:line="240" w:lineRule="auto"/>
      </w:pPr>
      <w:r w:rsidRPr="00647A6B">
        <w:rPr>
          <w:b/>
          <w:bCs/>
        </w:rPr>
        <w:t>Target</w:t>
      </w:r>
      <w:r w:rsidRPr="00647A6B">
        <w:t xml:space="preserve">: Complete audits for </w:t>
      </w:r>
      <w:r w:rsidRPr="00647A6B">
        <w:rPr>
          <w:b/>
          <w:bCs/>
        </w:rPr>
        <w:t>100%</w:t>
      </w:r>
      <w:r w:rsidRPr="00647A6B">
        <w:t xml:space="preserve"> of Tier 1 suppliers by </w:t>
      </w:r>
      <w:r w:rsidRPr="00647A6B">
        <w:rPr>
          <w:b/>
          <w:bCs/>
        </w:rPr>
        <w:t>Q4 2027</w:t>
      </w:r>
      <w:r w:rsidRPr="00647A6B">
        <w:t>.</w:t>
      </w:r>
    </w:p>
    <w:p w14:paraId="5A8B893E" w14:textId="77777777" w:rsidR="003B3A0C" w:rsidRPr="00647A6B" w:rsidRDefault="003B3A0C" w:rsidP="003B3A0C">
      <w:pPr>
        <w:numPr>
          <w:ilvl w:val="1"/>
          <w:numId w:val="186"/>
        </w:numPr>
        <w:spacing w:after="0" w:line="240" w:lineRule="auto"/>
      </w:pPr>
      <w:r w:rsidRPr="00647A6B">
        <w:rPr>
          <w:b/>
          <w:bCs/>
        </w:rPr>
        <w:t>Actions</w:t>
      </w:r>
      <w:r w:rsidRPr="00647A6B">
        <w:t>:</w:t>
      </w:r>
    </w:p>
    <w:p w14:paraId="361D078F" w14:textId="77777777" w:rsidR="003B3A0C" w:rsidRPr="00647A6B" w:rsidRDefault="003B3A0C" w:rsidP="003B3A0C">
      <w:pPr>
        <w:numPr>
          <w:ilvl w:val="2"/>
          <w:numId w:val="186"/>
        </w:numPr>
        <w:spacing w:after="0" w:line="240" w:lineRule="auto"/>
      </w:pPr>
      <w:r w:rsidRPr="00647A6B">
        <w:t xml:space="preserve">Partner with third-party </w:t>
      </w:r>
      <w:r w:rsidRPr="00647A6B">
        <w:rPr>
          <w:b/>
          <w:bCs/>
        </w:rPr>
        <w:t>audit firms</w:t>
      </w:r>
      <w:r w:rsidRPr="00647A6B">
        <w:t xml:space="preserve"> to conduct annual audits for compliance with fair labor practices.</w:t>
      </w:r>
    </w:p>
    <w:p w14:paraId="12B7D257" w14:textId="77777777" w:rsidR="003B3A0C" w:rsidRPr="00647A6B" w:rsidRDefault="003B3A0C" w:rsidP="003B3A0C">
      <w:pPr>
        <w:numPr>
          <w:ilvl w:val="2"/>
          <w:numId w:val="186"/>
        </w:numPr>
        <w:spacing w:after="0" w:line="240" w:lineRule="auto"/>
      </w:pPr>
      <w:r w:rsidRPr="00647A6B">
        <w:lastRenderedPageBreak/>
        <w:t xml:space="preserve">Establish a </w:t>
      </w:r>
      <w:r w:rsidRPr="00647A6B">
        <w:rPr>
          <w:b/>
          <w:bCs/>
        </w:rPr>
        <w:t>supplier code of conduct</w:t>
      </w:r>
      <w:r w:rsidRPr="00647A6B">
        <w:t>, including clear guidelines on wages, labor rights, and workplace safety.</w:t>
      </w:r>
    </w:p>
    <w:p w14:paraId="310D21D5" w14:textId="77777777" w:rsidR="003B3A0C" w:rsidRPr="00647A6B" w:rsidRDefault="003B3A0C" w:rsidP="003B3A0C">
      <w:pPr>
        <w:numPr>
          <w:ilvl w:val="2"/>
          <w:numId w:val="186"/>
        </w:numPr>
        <w:spacing w:after="0" w:line="240" w:lineRule="auto"/>
      </w:pPr>
      <w:r w:rsidRPr="00647A6B">
        <w:t xml:space="preserve">Engage with suppliers to create </w:t>
      </w:r>
      <w:r w:rsidRPr="00647A6B">
        <w:rPr>
          <w:b/>
          <w:bCs/>
        </w:rPr>
        <w:t>corrective action plans</w:t>
      </w:r>
      <w:r w:rsidRPr="00647A6B">
        <w:t xml:space="preserve"> where non-compliance is found.</w:t>
      </w:r>
    </w:p>
    <w:p w14:paraId="5FD7B421" w14:textId="77777777" w:rsidR="003B3A0C" w:rsidRPr="00647A6B" w:rsidRDefault="003B3A0C" w:rsidP="003B3A0C">
      <w:pPr>
        <w:numPr>
          <w:ilvl w:val="2"/>
          <w:numId w:val="186"/>
        </w:numPr>
        <w:spacing w:after="0" w:line="240" w:lineRule="auto"/>
      </w:pPr>
      <w:r w:rsidRPr="00647A6B">
        <w:t xml:space="preserve">Conduct </w:t>
      </w:r>
      <w:r w:rsidRPr="00647A6B">
        <w:rPr>
          <w:b/>
          <w:bCs/>
        </w:rPr>
        <w:t>supplier training programs</w:t>
      </w:r>
      <w:r w:rsidRPr="00647A6B">
        <w:t xml:space="preserve"> on human rights, labor laws, and sustainability expectations.</w:t>
      </w:r>
    </w:p>
    <w:p w14:paraId="71264854" w14:textId="77777777" w:rsidR="003B3A0C" w:rsidRPr="00647A6B" w:rsidRDefault="003B3A0C" w:rsidP="003B3A0C">
      <w:pPr>
        <w:spacing w:after="0" w:line="240" w:lineRule="auto"/>
      </w:pPr>
      <w:r>
        <w:pict w14:anchorId="57AC57DA">
          <v:rect id="_x0000_i1036" style="width:0;height:1.5pt" o:hralign="center" o:hrstd="t" o:hr="t" fillcolor="#a0a0a0" stroked="f"/>
        </w:pict>
      </w:r>
    </w:p>
    <w:p w14:paraId="64B19F65" w14:textId="77777777" w:rsidR="003B3A0C" w:rsidRPr="00647A6B" w:rsidRDefault="003B3A0C" w:rsidP="003B3A0C">
      <w:pPr>
        <w:spacing w:after="0" w:line="240" w:lineRule="auto"/>
        <w:rPr>
          <w:b/>
          <w:bCs/>
        </w:rPr>
      </w:pPr>
      <w:r w:rsidRPr="00647A6B">
        <w:rPr>
          <w:b/>
          <w:bCs/>
        </w:rPr>
        <w:t>2.3 Long-Term Vision (2028)</w:t>
      </w:r>
    </w:p>
    <w:p w14:paraId="0D3CE0A7" w14:textId="77777777" w:rsidR="003B3A0C" w:rsidRPr="00647A6B" w:rsidRDefault="003B3A0C" w:rsidP="003B3A0C">
      <w:pPr>
        <w:spacing w:after="0" w:line="240" w:lineRule="auto"/>
      </w:pPr>
      <w:r w:rsidRPr="00647A6B">
        <w:rPr>
          <w:b/>
          <w:bCs/>
        </w:rPr>
        <w:t>Objective</w:t>
      </w:r>
      <w:r w:rsidRPr="00647A6B">
        <w:t>: Achieve certification for labor practices, improve employee satisfaction, and continue community growth.</w:t>
      </w:r>
    </w:p>
    <w:p w14:paraId="73831CEA" w14:textId="77777777" w:rsidR="003B3A0C" w:rsidRPr="00647A6B" w:rsidRDefault="003B3A0C" w:rsidP="003B3A0C">
      <w:pPr>
        <w:spacing w:after="0" w:line="240" w:lineRule="auto"/>
      </w:pPr>
      <w:r w:rsidRPr="00647A6B">
        <w:rPr>
          <w:b/>
          <w:bCs/>
        </w:rPr>
        <w:t>KPIs</w:t>
      </w:r>
      <w:r w:rsidRPr="00647A6B">
        <w:t>:</w:t>
      </w:r>
    </w:p>
    <w:p w14:paraId="07F92A55" w14:textId="77777777" w:rsidR="003B3A0C" w:rsidRPr="00647A6B" w:rsidRDefault="003B3A0C" w:rsidP="003B3A0C">
      <w:pPr>
        <w:numPr>
          <w:ilvl w:val="0"/>
          <w:numId w:val="187"/>
        </w:numPr>
        <w:spacing w:after="0" w:line="240" w:lineRule="auto"/>
      </w:pPr>
      <w:r w:rsidRPr="00647A6B">
        <w:rPr>
          <w:b/>
          <w:bCs/>
        </w:rPr>
        <w:t>Labor Practice Certification</w:t>
      </w:r>
      <w:r w:rsidRPr="00647A6B">
        <w:t xml:space="preserve">: Obtain certification for fair wages by </w:t>
      </w:r>
      <w:r w:rsidRPr="00647A6B">
        <w:rPr>
          <w:b/>
          <w:bCs/>
        </w:rPr>
        <w:t>Q4 2028</w:t>
      </w:r>
      <w:r w:rsidRPr="00647A6B">
        <w:t>.</w:t>
      </w:r>
    </w:p>
    <w:p w14:paraId="7CD9B2F3" w14:textId="77777777" w:rsidR="003B3A0C" w:rsidRPr="00647A6B" w:rsidRDefault="003B3A0C" w:rsidP="003B3A0C">
      <w:pPr>
        <w:numPr>
          <w:ilvl w:val="0"/>
          <w:numId w:val="187"/>
        </w:numPr>
        <w:spacing w:after="0" w:line="240" w:lineRule="auto"/>
      </w:pPr>
      <w:r w:rsidRPr="00647A6B">
        <w:rPr>
          <w:b/>
          <w:bCs/>
        </w:rPr>
        <w:t>Employee Satisfaction</w:t>
      </w:r>
      <w:r w:rsidRPr="00647A6B">
        <w:t xml:space="preserve">: Increase satisfaction scores by </w:t>
      </w:r>
      <w:r w:rsidRPr="00647A6B">
        <w:rPr>
          <w:b/>
          <w:bCs/>
        </w:rPr>
        <w:t>20%</w:t>
      </w:r>
      <w:r w:rsidRPr="00647A6B">
        <w:t xml:space="preserve"> by </w:t>
      </w:r>
      <w:r w:rsidRPr="00647A6B">
        <w:rPr>
          <w:b/>
          <w:bCs/>
        </w:rPr>
        <w:t>Q4 2028</w:t>
      </w:r>
      <w:r w:rsidRPr="00647A6B">
        <w:t>.</w:t>
      </w:r>
    </w:p>
    <w:p w14:paraId="46B31DB2" w14:textId="77777777" w:rsidR="003B3A0C" w:rsidRPr="00647A6B" w:rsidRDefault="003B3A0C" w:rsidP="003B3A0C">
      <w:pPr>
        <w:numPr>
          <w:ilvl w:val="0"/>
          <w:numId w:val="187"/>
        </w:numPr>
        <w:spacing w:after="0" w:line="240" w:lineRule="auto"/>
      </w:pPr>
      <w:r w:rsidRPr="00647A6B">
        <w:rPr>
          <w:b/>
          <w:bCs/>
        </w:rPr>
        <w:t>Community Partnerships</w:t>
      </w:r>
      <w:r w:rsidRPr="00647A6B">
        <w:t xml:space="preserve">: Establish </w:t>
      </w:r>
      <w:r w:rsidRPr="00647A6B">
        <w:rPr>
          <w:b/>
          <w:bCs/>
        </w:rPr>
        <w:t>five community partnerships</w:t>
      </w:r>
      <w:r w:rsidRPr="00647A6B">
        <w:t xml:space="preserve"> by </w:t>
      </w:r>
      <w:r w:rsidRPr="00647A6B">
        <w:rPr>
          <w:b/>
          <w:bCs/>
        </w:rPr>
        <w:t>Q4 2028</w:t>
      </w:r>
      <w:r w:rsidRPr="00647A6B">
        <w:t>.</w:t>
      </w:r>
    </w:p>
    <w:p w14:paraId="60871499" w14:textId="77777777" w:rsidR="003B3A0C" w:rsidRPr="00647A6B" w:rsidRDefault="003B3A0C" w:rsidP="003B3A0C">
      <w:pPr>
        <w:spacing w:after="0" w:line="240" w:lineRule="auto"/>
      </w:pPr>
      <w:r w:rsidRPr="00647A6B">
        <w:rPr>
          <w:b/>
          <w:bCs/>
        </w:rPr>
        <w:t>Actions to Achieve the KPIs</w:t>
      </w:r>
      <w:r w:rsidRPr="00647A6B">
        <w:t>:</w:t>
      </w:r>
    </w:p>
    <w:p w14:paraId="392E10BE" w14:textId="77777777" w:rsidR="003B3A0C" w:rsidRPr="00647A6B" w:rsidRDefault="003B3A0C" w:rsidP="003B3A0C">
      <w:pPr>
        <w:numPr>
          <w:ilvl w:val="0"/>
          <w:numId w:val="188"/>
        </w:numPr>
        <w:spacing w:after="0" w:line="240" w:lineRule="auto"/>
      </w:pPr>
      <w:r w:rsidRPr="00647A6B">
        <w:rPr>
          <w:b/>
          <w:bCs/>
        </w:rPr>
        <w:t>Fair Wage and Labor Practice Certification</w:t>
      </w:r>
    </w:p>
    <w:p w14:paraId="374516BA" w14:textId="77777777" w:rsidR="003B3A0C" w:rsidRPr="00647A6B" w:rsidRDefault="003B3A0C" w:rsidP="003B3A0C">
      <w:pPr>
        <w:numPr>
          <w:ilvl w:val="1"/>
          <w:numId w:val="188"/>
        </w:numPr>
        <w:spacing w:after="0" w:line="240" w:lineRule="auto"/>
      </w:pPr>
      <w:r w:rsidRPr="00647A6B">
        <w:rPr>
          <w:b/>
          <w:bCs/>
        </w:rPr>
        <w:t>Target</w:t>
      </w:r>
      <w:r w:rsidRPr="00647A6B">
        <w:t xml:space="preserve">: Obtain certification by </w:t>
      </w:r>
      <w:r w:rsidRPr="00647A6B">
        <w:rPr>
          <w:b/>
          <w:bCs/>
        </w:rPr>
        <w:t>Q4 2028</w:t>
      </w:r>
      <w:r w:rsidRPr="00647A6B">
        <w:t>.</w:t>
      </w:r>
    </w:p>
    <w:p w14:paraId="70859EE8" w14:textId="77777777" w:rsidR="003B3A0C" w:rsidRPr="00647A6B" w:rsidRDefault="003B3A0C" w:rsidP="003B3A0C">
      <w:pPr>
        <w:numPr>
          <w:ilvl w:val="1"/>
          <w:numId w:val="188"/>
        </w:numPr>
        <w:spacing w:after="0" w:line="240" w:lineRule="auto"/>
      </w:pPr>
      <w:r w:rsidRPr="00647A6B">
        <w:rPr>
          <w:b/>
          <w:bCs/>
        </w:rPr>
        <w:t>Actions</w:t>
      </w:r>
      <w:r w:rsidRPr="00647A6B">
        <w:t>:</w:t>
      </w:r>
    </w:p>
    <w:p w14:paraId="512E131B" w14:textId="77777777" w:rsidR="003B3A0C" w:rsidRPr="00647A6B" w:rsidRDefault="003B3A0C" w:rsidP="003B3A0C">
      <w:pPr>
        <w:numPr>
          <w:ilvl w:val="2"/>
          <w:numId w:val="188"/>
        </w:numPr>
        <w:spacing w:after="0" w:line="240" w:lineRule="auto"/>
      </w:pPr>
      <w:r w:rsidRPr="00647A6B">
        <w:t xml:space="preserve">Partner with </w:t>
      </w:r>
      <w:r w:rsidRPr="00647A6B">
        <w:rPr>
          <w:b/>
          <w:bCs/>
        </w:rPr>
        <w:t>industry bodies</w:t>
      </w:r>
      <w:r w:rsidRPr="00647A6B">
        <w:t xml:space="preserve"> to conduct assessments and obtain fair wage certification.</w:t>
      </w:r>
    </w:p>
    <w:p w14:paraId="6F9FD124" w14:textId="77777777" w:rsidR="003B3A0C" w:rsidRPr="00647A6B" w:rsidRDefault="003B3A0C" w:rsidP="003B3A0C">
      <w:pPr>
        <w:numPr>
          <w:ilvl w:val="2"/>
          <w:numId w:val="188"/>
        </w:numPr>
        <w:spacing w:after="0" w:line="240" w:lineRule="auto"/>
      </w:pPr>
      <w:r w:rsidRPr="00647A6B">
        <w:t xml:space="preserve">Update internal wage policies to ensure they align with </w:t>
      </w:r>
      <w:r w:rsidRPr="00647A6B">
        <w:rPr>
          <w:b/>
          <w:bCs/>
        </w:rPr>
        <w:t>living wage standards</w:t>
      </w:r>
      <w:r w:rsidRPr="00647A6B">
        <w:t xml:space="preserve"> in all locations.</w:t>
      </w:r>
    </w:p>
    <w:p w14:paraId="61274637" w14:textId="77777777" w:rsidR="003B3A0C" w:rsidRPr="00647A6B" w:rsidRDefault="003B3A0C" w:rsidP="003B3A0C">
      <w:pPr>
        <w:numPr>
          <w:ilvl w:val="2"/>
          <w:numId w:val="188"/>
        </w:numPr>
        <w:spacing w:after="0" w:line="240" w:lineRule="auto"/>
      </w:pPr>
      <w:r w:rsidRPr="00647A6B">
        <w:t xml:space="preserve">Provide </w:t>
      </w:r>
      <w:r w:rsidRPr="00647A6B">
        <w:rPr>
          <w:b/>
          <w:bCs/>
        </w:rPr>
        <w:t>annual wage reviews</w:t>
      </w:r>
      <w:r w:rsidRPr="00647A6B">
        <w:t xml:space="preserve"> to ensure compensation is fair and competitive.</w:t>
      </w:r>
    </w:p>
    <w:p w14:paraId="3ABD9ACD" w14:textId="77777777" w:rsidR="003B3A0C" w:rsidRPr="00647A6B" w:rsidRDefault="003B3A0C" w:rsidP="003B3A0C">
      <w:pPr>
        <w:numPr>
          <w:ilvl w:val="2"/>
          <w:numId w:val="188"/>
        </w:numPr>
        <w:spacing w:after="0" w:line="240" w:lineRule="auto"/>
      </w:pPr>
      <w:r w:rsidRPr="00647A6B">
        <w:t xml:space="preserve">Publish a </w:t>
      </w:r>
      <w:r w:rsidRPr="00647A6B">
        <w:rPr>
          <w:b/>
          <w:bCs/>
        </w:rPr>
        <w:t>labor rights report</w:t>
      </w:r>
      <w:r w:rsidRPr="00647A6B">
        <w:t xml:space="preserve"> highlighting compliance and improvements.</w:t>
      </w:r>
    </w:p>
    <w:p w14:paraId="16E876C1" w14:textId="77777777" w:rsidR="003B3A0C" w:rsidRPr="00647A6B" w:rsidRDefault="003B3A0C" w:rsidP="003B3A0C">
      <w:pPr>
        <w:numPr>
          <w:ilvl w:val="0"/>
          <w:numId w:val="188"/>
        </w:numPr>
        <w:spacing w:after="0" w:line="240" w:lineRule="auto"/>
      </w:pPr>
      <w:r w:rsidRPr="00647A6B">
        <w:rPr>
          <w:b/>
          <w:bCs/>
        </w:rPr>
        <w:t>Employee Satisfaction Improvement</w:t>
      </w:r>
    </w:p>
    <w:p w14:paraId="6F207A24" w14:textId="77777777" w:rsidR="003B3A0C" w:rsidRPr="00647A6B" w:rsidRDefault="003B3A0C" w:rsidP="003B3A0C">
      <w:pPr>
        <w:numPr>
          <w:ilvl w:val="1"/>
          <w:numId w:val="188"/>
        </w:numPr>
        <w:spacing w:after="0" w:line="240" w:lineRule="auto"/>
      </w:pPr>
      <w:r w:rsidRPr="00647A6B">
        <w:rPr>
          <w:b/>
          <w:bCs/>
        </w:rPr>
        <w:t>Target</w:t>
      </w:r>
      <w:r w:rsidRPr="00647A6B">
        <w:t xml:space="preserve">: Increase employee satisfaction by </w:t>
      </w:r>
      <w:r w:rsidRPr="00647A6B">
        <w:rPr>
          <w:b/>
          <w:bCs/>
        </w:rPr>
        <w:t>20%</w:t>
      </w:r>
      <w:r w:rsidRPr="00647A6B">
        <w:t xml:space="preserve"> by </w:t>
      </w:r>
      <w:r w:rsidRPr="00647A6B">
        <w:rPr>
          <w:b/>
          <w:bCs/>
        </w:rPr>
        <w:t>Q4 2028</w:t>
      </w:r>
      <w:r w:rsidRPr="00647A6B">
        <w:t>.</w:t>
      </w:r>
    </w:p>
    <w:p w14:paraId="4BFAA17A" w14:textId="77777777" w:rsidR="003B3A0C" w:rsidRPr="00647A6B" w:rsidRDefault="003B3A0C" w:rsidP="003B3A0C">
      <w:pPr>
        <w:numPr>
          <w:ilvl w:val="1"/>
          <w:numId w:val="188"/>
        </w:numPr>
        <w:spacing w:after="0" w:line="240" w:lineRule="auto"/>
      </w:pPr>
      <w:r w:rsidRPr="00647A6B">
        <w:rPr>
          <w:b/>
          <w:bCs/>
        </w:rPr>
        <w:t>Actions</w:t>
      </w:r>
      <w:r w:rsidRPr="00647A6B">
        <w:t>:</w:t>
      </w:r>
    </w:p>
    <w:p w14:paraId="69119C76" w14:textId="77777777" w:rsidR="003B3A0C" w:rsidRPr="00647A6B" w:rsidRDefault="003B3A0C" w:rsidP="003B3A0C">
      <w:pPr>
        <w:numPr>
          <w:ilvl w:val="2"/>
          <w:numId w:val="188"/>
        </w:numPr>
        <w:spacing w:after="0" w:line="240" w:lineRule="auto"/>
      </w:pPr>
      <w:r w:rsidRPr="00647A6B">
        <w:t xml:space="preserve">Conduct </w:t>
      </w:r>
      <w:r w:rsidRPr="00647A6B">
        <w:rPr>
          <w:b/>
          <w:bCs/>
        </w:rPr>
        <w:t>employee satisfaction surveys</w:t>
      </w:r>
      <w:r w:rsidRPr="00647A6B">
        <w:t xml:space="preserve"> annually and take action on key areas of concern.</w:t>
      </w:r>
    </w:p>
    <w:p w14:paraId="63AC3E38" w14:textId="77777777" w:rsidR="003B3A0C" w:rsidRPr="00647A6B" w:rsidRDefault="003B3A0C" w:rsidP="003B3A0C">
      <w:pPr>
        <w:numPr>
          <w:ilvl w:val="2"/>
          <w:numId w:val="188"/>
        </w:numPr>
        <w:spacing w:after="0" w:line="240" w:lineRule="auto"/>
      </w:pPr>
      <w:r w:rsidRPr="00647A6B">
        <w:t xml:space="preserve">Create an </w:t>
      </w:r>
      <w:r w:rsidRPr="00647A6B">
        <w:rPr>
          <w:b/>
          <w:bCs/>
        </w:rPr>
        <w:t>Employee Advisory Board</w:t>
      </w:r>
      <w:r w:rsidRPr="00647A6B">
        <w:t xml:space="preserve"> to ensure employees have a voice in decision-making.</w:t>
      </w:r>
    </w:p>
    <w:p w14:paraId="61DBE500" w14:textId="77777777" w:rsidR="003B3A0C" w:rsidRPr="00647A6B" w:rsidRDefault="003B3A0C" w:rsidP="003B3A0C">
      <w:pPr>
        <w:numPr>
          <w:ilvl w:val="2"/>
          <w:numId w:val="188"/>
        </w:numPr>
        <w:spacing w:after="0" w:line="240" w:lineRule="auto"/>
      </w:pPr>
      <w:r w:rsidRPr="00647A6B">
        <w:t xml:space="preserve">Introduce </w:t>
      </w:r>
      <w:r w:rsidRPr="00647A6B">
        <w:rPr>
          <w:b/>
          <w:bCs/>
        </w:rPr>
        <w:t>recognition programs</w:t>
      </w:r>
      <w:r w:rsidRPr="00647A6B">
        <w:t xml:space="preserve"> to reward high-performing employees.</w:t>
      </w:r>
    </w:p>
    <w:p w14:paraId="4BED181A" w14:textId="77777777" w:rsidR="003B3A0C" w:rsidRPr="00647A6B" w:rsidRDefault="003B3A0C" w:rsidP="003B3A0C">
      <w:pPr>
        <w:numPr>
          <w:ilvl w:val="2"/>
          <w:numId w:val="188"/>
        </w:numPr>
        <w:spacing w:after="0" w:line="240" w:lineRule="auto"/>
      </w:pPr>
      <w:r w:rsidRPr="00647A6B">
        <w:t xml:space="preserve">Improve work-life balance by offering </w:t>
      </w:r>
      <w:r w:rsidRPr="00647A6B">
        <w:rPr>
          <w:b/>
          <w:bCs/>
        </w:rPr>
        <w:t>flexible working arrangements</w:t>
      </w:r>
      <w:r w:rsidRPr="00647A6B">
        <w:t xml:space="preserve"> and </w:t>
      </w:r>
      <w:r w:rsidRPr="00647A6B">
        <w:rPr>
          <w:b/>
          <w:bCs/>
        </w:rPr>
        <w:t>additional leave options</w:t>
      </w:r>
      <w:r w:rsidRPr="00647A6B">
        <w:t>.</w:t>
      </w:r>
    </w:p>
    <w:p w14:paraId="61C274E3" w14:textId="77777777" w:rsidR="003B3A0C" w:rsidRPr="00647A6B" w:rsidRDefault="003B3A0C" w:rsidP="003B3A0C">
      <w:pPr>
        <w:numPr>
          <w:ilvl w:val="0"/>
          <w:numId w:val="188"/>
        </w:numPr>
        <w:spacing w:after="0" w:line="240" w:lineRule="auto"/>
      </w:pPr>
      <w:r w:rsidRPr="00647A6B">
        <w:rPr>
          <w:b/>
          <w:bCs/>
        </w:rPr>
        <w:t>Community Engagement</w:t>
      </w:r>
    </w:p>
    <w:p w14:paraId="7C0B0154" w14:textId="77777777" w:rsidR="003B3A0C" w:rsidRPr="00647A6B" w:rsidRDefault="003B3A0C" w:rsidP="003B3A0C">
      <w:pPr>
        <w:numPr>
          <w:ilvl w:val="1"/>
          <w:numId w:val="188"/>
        </w:numPr>
        <w:spacing w:after="0" w:line="240" w:lineRule="auto"/>
      </w:pPr>
      <w:r w:rsidRPr="00647A6B">
        <w:rPr>
          <w:b/>
          <w:bCs/>
        </w:rPr>
        <w:t>Target</w:t>
      </w:r>
      <w:r w:rsidRPr="00647A6B">
        <w:t xml:space="preserve">: Establish </w:t>
      </w:r>
      <w:r w:rsidRPr="00647A6B">
        <w:rPr>
          <w:b/>
          <w:bCs/>
        </w:rPr>
        <w:t>five community partnerships</w:t>
      </w:r>
      <w:r w:rsidRPr="00647A6B">
        <w:t xml:space="preserve"> by </w:t>
      </w:r>
      <w:r w:rsidRPr="00647A6B">
        <w:rPr>
          <w:b/>
          <w:bCs/>
        </w:rPr>
        <w:t>Q4 2028</w:t>
      </w:r>
      <w:r w:rsidRPr="00647A6B">
        <w:t>.</w:t>
      </w:r>
    </w:p>
    <w:p w14:paraId="4D3EDDB0" w14:textId="77777777" w:rsidR="003B3A0C" w:rsidRPr="00647A6B" w:rsidRDefault="003B3A0C" w:rsidP="003B3A0C">
      <w:pPr>
        <w:numPr>
          <w:ilvl w:val="1"/>
          <w:numId w:val="188"/>
        </w:numPr>
        <w:spacing w:after="0" w:line="240" w:lineRule="auto"/>
      </w:pPr>
      <w:r w:rsidRPr="00647A6B">
        <w:rPr>
          <w:b/>
          <w:bCs/>
        </w:rPr>
        <w:t>Actions</w:t>
      </w:r>
      <w:r w:rsidRPr="00647A6B">
        <w:t>:</w:t>
      </w:r>
    </w:p>
    <w:p w14:paraId="7FCB919C" w14:textId="77777777" w:rsidR="003B3A0C" w:rsidRPr="00647A6B" w:rsidRDefault="003B3A0C" w:rsidP="003B3A0C">
      <w:pPr>
        <w:numPr>
          <w:ilvl w:val="2"/>
          <w:numId w:val="188"/>
        </w:numPr>
        <w:spacing w:after="0" w:line="240" w:lineRule="auto"/>
      </w:pPr>
      <w:r w:rsidRPr="00647A6B">
        <w:t xml:space="preserve">Expand partnerships with </w:t>
      </w:r>
      <w:r w:rsidRPr="00647A6B">
        <w:rPr>
          <w:b/>
          <w:bCs/>
        </w:rPr>
        <w:t>local schools and NGOs</w:t>
      </w:r>
      <w:r w:rsidRPr="00647A6B">
        <w:t>, focusing on environmental education.</w:t>
      </w:r>
    </w:p>
    <w:p w14:paraId="3F9E045C" w14:textId="77777777" w:rsidR="003B3A0C" w:rsidRPr="00647A6B" w:rsidRDefault="003B3A0C" w:rsidP="003B3A0C">
      <w:pPr>
        <w:numPr>
          <w:ilvl w:val="2"/>
          <w:numId w:val="188"/>
        </w:numPr>
        <w:spacing w:after="0" w:line="240" w:lineRule="auto"/>
      </w:pPr>
      <w:r w:rsidRPr="00647A6B">
        <w:t xml:space="preserve">Develop an </w:t>
      </w:r>
      <w:r w:rsidRPr="00647A6B">
        <w:rPr>
          <w:b/>
          <w:bCs/>
        </w:rPr>
        <w:t>annual impact assessment</w:t>
      </w:r>
      <w:r w:rsidRPr="00647A6B">
        <w:t xml:space="preserve"> for all community projects to showcase their positive effects.</w:t>
      </w:r>
    </w:p>
    <w:p w14:paraId="2C1A0C79" w14:textId="77777777" w:rsidR="003B3A0C" w:rsidRPr="00647A6B" w:rsidRDefault="003B3A0C" w:rsidP="003B3A0C">
      <w:pPr>
        <w:numPr>
          <w:ilvl w:val="2"/>
          <w:numId w:val="188"/>
        </w:numPr>
        <w:spacing w:after="0" w:line="240" w:lineRule="auto"/>
      </w:pPr>
      <w:r w:rsidRPr="00647A6B">
        <w:t xml:space="preserve">Sponsor local </w:t>
      </w:r>
      <w:r w:rsidRPr="00647A6B">
        <w:rPr>
          <w:b/>
          <w:bCs/>
        </w:rPr>
        <w:t>environmental clean-up events</w:t>
      </w:r>
      <w:r w:rsidRPr="00647A6B">
        <w:t xml:space="preserve"> and </w:t>
      </w:r>
      <w:r w:rsidRPr="00647A6B">
        <w:rPr>
          <w:b/>
          <w:bCs/>
        </w:rPr>
        <w:t>tree planting campaigns</w:t>
      </w:r>
      <w:r w:rsidRPr="00647A6B">
        <w:t>.</w:t>
      </w:r>
    </w:p>
    <w:p w14:paraId="7E5D49A2" w14:textId="77777777" w:rsidR="003B3A0C" w:rsidRPr="00647A6B" w:rsidRDefault="003B3A0C" w:rsidP="003B3A0C">
      <w:pPr>
        <w:numPr>
          <w:ilvl w:val="2"/>
          <w:numId w:val="188"/>
        </w:numPr>
        <w:spacing w:after="0" w:line="240" w:lineRule="auto"/>
      </w:pPr>
      <w:r w:rsidRPr="00647A6B">
        <w:lastRenderedPageBreak/>
        <w:t xml:space="preserve">Create a </w:t>
      </w:r>
      <w:r w:rsidRPr="00647A6B">
        <w:rPr>
          <w:b/>
          <w:bCs/>
        </w:rPr>
        <w:t>Community Innovation Grant</w:t>
      </w:r>
      <w:r w:rsidRPr="00647A6B">
        <w:t xml:space="preserve"> program to support local environmental start-ups and initiatives.</w:t>
      </w:r>
    </w:p>
    <w:p w14:paraId="5BDEB739" w14:textId="77777777" w:rsidR="003B3A0C" w:rsidRPr="00647A6B" w:rsidRDefault="003B3A0C" w:rsidP="003B3A0C">
      <w:pPr>
        <w:spacing w:after="0" w:line="240" w:lineRule="auto"/>
      </w:pPr>
      <w:r>
        <w:pict w14:anchorId="09B3328C">
          <v:rect id="_x0000_i1037" style="width:0;height:1.5pt" o:hralign="center" o:hrstd="t" o:hr="t" fillcolor="#a0a0a0" stroked="f"/>
        </w:pict>
      </w:r>
    </w:p>
    <w:p w14:paraId="0A27EACA" w14:textId="77777777" w:rsidR="003B3A0C" w:rsidRPr="00647A6B" w:rsidRDefault="003B3A0C" w:rsidP="003B3A0C">
      <w:pPr>
        <w:spacing w:after="0" w:line="240" w:lineRule="auto"/>
        <w:rPr>
          <w:b/>
          <w:bCs/>
        </w:rPr>
      </w:pPr>
      <w:r w:rsidRPr="00647A6B">
        <w:rPr>
          <w:b/>
          <w:bCs/>
        </w:rPr>
        <w:t>3. Governance Focus: Enhancing Ethical Leadership and Transparency</w:t>
      </w:r>
    </w:p>
    <w:p w14:paraId="3866FC22" w14:textId="77777777" w:rsidR="003B3A0C" w:rsidRPr="00647A6B" w:rsidRDefault="003B3A0C" w:rsidP="003B3A0C">
      <w:pPr>
        <w:spacing w:after="0" w:line="240" w:lineRule="auto"/>
      </w:pPr>
      <w:r w:rsidRPr="00647A6B">
        <w:rPr>
          <w:b/>
          <w:bCs/>
        </w:rPr>
        <w:t>Objectives</w:t>
      </w:r>
      <w:r w:rsidRPr="00647A6B">
        <w:t>: Strengthen governance, ensure ethical conduct, and promote transparency in business operations.</w:t>
      </w:r>
    </w:p>
    <w:p w14:paraId="61E37965" w14:textId="77777777" w:rsidR="003B3A0C" w:rsidRPr="00647A6B" w:rsidRDefault="003B3A0C" w:rsidP="003B3A0C">
      <w:pPr>
        <w:spacing w:after="0" w:line="240" w:lineRule="auto"/>
        <w:rPr>
          <w:b/>
          <w:bCs/>
        </w:rPr>
      </w:pPr>
      <w:r w:rsidRPr="00647A6B">
        <w:rPr>
          <w:b/>
          <w:bCs/>
        </w:rPr>
        <w:t>3.1 Short-Term Actions (2024-2025)</w:t>
      </w:r>
    </w:p>
    <w:p w14:paraId="6EB4F7BF" w14:textId="77777777" w:rsidR="003B3A0C" w:rsidRPr="00647A6B" w:rsidRDefault="003B3A0C" w:rsidP="003B3A0C">
      <w:pPr>
        <w:spacing w:after="0" w:line="240" w:lineRule="auto"/>
      </w:pPr>
      <w:r w:rsidRPr="00647A6B">
        <w:rPr>
          <w:b/>
          <w:bCs/>
        </w:rPr>
        <w:t>KPIs</w:t>
      </w:r>
      <w:r w:rsidRPr="00647A6B">
        <w:t>:</w:t>
      </w:r>
    </w:p>
    <w:p w14:paraId="2F915558" w14:textId="77777777" w:rsidR="003B3A0C" w:rsidRPr="00647A6B" w:rsidRDefault="003B3A0C" w:rsidP="003B3A0C">
      <w:pPr>
        <w:numPr>
          <w:ilvl w:val="0"/>
          <w:numId w:val="189"/>
        </w:numPr>
        <w:spacing w:after="0" w:line="240" w:lineRule="auto"/>
      </w:pPr>
      <w:r w:rsidRPr="00647A6B">
        <w:rPr>
          <w:b/>
          <w:bCs/>
        </w:rPr>
        <w:t>Board Diversity</w:t>
      </w:r>
      <w:r w:rsidRPr="00647A6B">
        <w:t xml:space="preserve">: Ensure </w:t>
      </w:r>
      <w:r w:rsidRPr="00647A6B">
        <w:rPr>
          <w:b/>
          <w:bCs/>
        </w:rPr>
        <w:t>30% representation</w:t>
      </w:r>
      <w:r w:rsidRPr="00647A6B">
        <w:t xml:space="preserve"> of underrepresented groups by </w:t>
      </w:r>
      <w:r w:rsidRPr="00647A6B">
        <w:rPr>
          <w:b/>
          <w:bCs/>
        </w:rPr>
        <w:t>Q4 2025</w:t>
      </w:r>
      <w:r w:rsidRPr="00647A6B">
        <w:t>.</w:t>
      </w:r>
    </w:p>
    <w:p w14:paraId="7583EDA7" w14:textId="77777777" w:rsidR="003B3A0C" w:rsidRPr="00647A6B" w:rsidRDefault="003B3A0C" w:rsidP="003B3A0C">
      <w:pPr>
        <w:numPr>
          <w:ilvl w:val="0"/>
          <w:numId w:val="189"/>
        </w:numPr>
        <w:spacing w:after="0" w:line="240" w:lineRule="auto"/>
      </w:pPr>
      <w:r w:rsidRPr="00647A6B">
        <w:rPr>
          <w:b/>
          <w:bCs/>
        </w:rPr>
        <w:t>Whistleblower Platform Implementation</w:t>
      </w:r>
      <w:r w:rsidRPr="00647A6B">
        <w:t xml:space="preserve">: Launch an anonymous whistleblower platform by </w:t>
      </w:r>
      <w:r w:rsidRPr="00647A6B">
        <w:rPr>
          <w:b/>
          <w:bCs/>
        </w:rPr>
        <w:t>Q2 2024</w:t>
      </w:r>
      <w:r w:rsidRPr="00647A6B">
        <w:t>.</w:t>
      </w:r>
    </w:p>
    <w:p w14:paraId="614113F4" w14:textId="77777777" w:rsidR="003B3A0C" w:rsidRPr="00647A6B" w:rsidRDefault="003B3A0C" w:rsidP="003B3A0C">
      <w:pPr>
        <w:numPr>
          <w:ilvl w:val="0"/>
          <w:numId w:val="189"/>
        </w:numPr>
        <w:spacing w:after="0" w:line="240" w:lineRule="auto"/>
      </w:pPr>
      <w:r w:rsidRPr="00647A6B">
        <w:rPr>
          <w:b/>
          <w:bCs/>
        </w:rPr>
        <w:t>Code of Ethics Update</w:t>
      </w:r>
      <w:r w:rsidRPr="00647A6B">
        <w:t xml:space="preserve">: Revise and implement an updated </w:t>
      </w:r>
      <w:r w:rsidRPr="00647A6B">
        <w:rPr>
          <w:b/>
          <w:bCs/>
        </w:rPr>
        <w:t>Code of Ethics</w:t>
      </w:r>
      <w:r w:rsidRPr="00647A6B">
        <w:t xml:space="preserve"> by </w:t>
      </w:r>
      <w:r w:rsidRPr="00647A6B">
        <w:rPr>
          <w:b/>
          <w:bCs/>
        </w:rPr>
        <w:t>Q4 2024</w:t>
      </w:r>
      <w:r w:rsidRPr="00647A6B">
        <w:t>.</w:t>
      </w:r>
    </w:p>
    <w:p w14:paraId="18A77440" w14:textId="77777777" w:rsidR="003B3A0C" w:rsidRPr="00647A6B" w:rsidRDefault="003B3A0C" w:rsidP="003B3A0C">
      <w:pPr>
        <w:spacing w:after="0" w:line="240" w:lineRule="auto"/>
      </w:pPr>
      <w:r w:rsidRPr="00647A6B">
        <w:rPr>
          <w:b/>
          <w:bCs/>
        </w:rPr>
        <w:t>Actions to Achieve the KPIs</w:t>
      </w:r>
      <w:r w:rsidRPr="00647A6B">
        <w:t>:</w:t>
      </w:r>
    </w:p>
    <w:p w14:paraId="6B237159" w14:textId="77777777" w:rsidR="003B3A0C" w:rsidRPr="00647A6B" w:rsidRDefault="003B3A0C" w:rsidP="003B3A0C">
      <w:pPr>
        <w:numPr>
          <w:ilvl w:val="0"/>
          <w:numId w:val="190"/>
        </w:numPr>
        <w:spacing w:after="0" w:line="240" w:lineRule="auto"/>
      </w:pPr>
      <w:r w:rsidRPr="00647A6B">
        <w:rPr>
          <w:b/>
          <w:bCs/>
        </w:rPr>
        <w:t>Board Diversity Enhancement</w:t>
      </w:r>
    </w:p>
    <w:p w14:paraId="49C042B7" w14:textId="77777777" w:rsidR="003B3A0C" w:rsidRPr="00647A6B" w:rsidRDefault="003B3A0C" w:rsidP="003B3A0C">
      <w:pPr>
        <w:numPr>
          <w:ilvl w:val="1"/>
          <w:numId w:val="190"/>
        </w:numPr>
        <w:spacing w:after="0" w:line="240" w:lineRule="auto"/>
      </w:pPr>
      <w:r w:rsidRPr="00647A6B">
        <w:rPr>
          <w:b/>
          <w:bCs/>
        </w:rPr>
        <w:t>Target</w:t>
      </w:r>
      <w:r w:rsidRPr="00647A6B">
        <w:t xml:space="preserve">: Ensure </w:t>
      </w:r>
      <w:r w:rsidRPr="00647A6B">
        <w:rPr>
          <w:b/>
          <w:bCs/>
        </w:rPr>
        <w:t>30% of the Board</w:t>
      </w:r>
      <w:r w:rsidRPr="00647A6B">
        <w:t xml:space="preserve"> consists of underrepresented groups by </w:t>
      </w:r>
      <w:r w:rsidRPr="00647A6B">
        <w:rPr>
          <w:b/>
          <w:bCs/>
        </w:rPr>
        <w:t>Q4 2025</w:t>
      </w:r>
      <w:r w:rsidRPr="00647A6B">
        <w:t>.</w:t>
      </w:r>
    </w:p>
    <w:p w14:paraId="6FCC4929" w14:textId="77777777" w:rsidR="003B3A0C" w:rsidRPr="00647A6B" w:rsidRDefault="003B3A0C" w:rsidP="003B3A0C">
      <w:pPr>
        <w:numPr>
          <w:ilvl w:val="1"/>
          <w:numId w:val="190"/>
        </w:numPr>
        <w:spacing w:after="0" w:line="240" w:lineRule="auto"/>
      </w:pPr>
      <w:r w:rsidRPr="00647A6B">
        <w:rPr>
          <w:b/>
          <w:bCs/>
        </w:rPr>
        <w:t>Actions</w:t>
      </w:r>
      <w:r w:rsidRPr="00647A6B">
        <w:t>:</w:t>
      </w:r>
    </w:p>
    <w:p w14:paraId="0B1F8C34" w14:textId="77777777" w:rsidR="003B3A0C" w:rsidRPr="00647A6B" w:rsidRDefault="003B3A0C" w:rsidP="003B3A0C">
      <w:pPr>
        <w:numPr>
          <w:ilvl w:val="2"/>
          <w:numId w:val="190"/>
        </w:numPr>
        <w:spacing w:after="0" w:line="240" w:lineRule="auto"/>
      </w:pPr>
      <w:r w:rsidRPr="00647A6B">
        <w:t xml:space="preserve">Partner with </w:t>
      </w:r>
      <w:r w:rsidRPr="00647A6B">
        <w:rPr>
          <w:b/>
          <w:bCs/>
        </w:rPr>
        <w:t>diversity-focused recruitment firms</w:t>
      </w:r>
      <w:r w:rsidRPr="00647A6B">
        <w:t xml:space="preserve"> to expand the talent pool.</w:t>
      </w:r>
    </w:p>
    <w:p w14:paraId="5452665B" w14:textId="77777777" w:rsidR="003B3A0C" w:rsidRPr="00647A6B" w:rsidRDefault="003B3A0C" w:rsidP="003B3A0C">
      <w:pPr>
        <w:numPr>
          <w:ilvl w:val="2"/>
          <w:numId w:val="190"/>
        </w:numPr>
        <w:spacing w:after="0" w:line="240" w:lineRule="auto"/>
      </w:pPr>
      <w:r w:rsidRPr="00647A6B">
        <w:t xml:space="preserve">Set up </w:t>
      </w:r>
      <w:r w:rsidRPr="00647A6B">
        <w:rPr>
          <w:b/>
          <w:bCs/>
        </w:rPr>
        <w:t>mentoring programs</w:t>
      </w:r>
      <w:r w:rsidRPr="00647A6B">
        <w:t xml:space="preserve"> for underrepresented candidates aspiring for board positions.</w:t>
      </w:r>
    </w:p>
    <w:p w14:paraId="782D8520" w14:textId="77777777" w:rsidR="003B3A0C" w:rsidRPr="00647A6B" w:rsidRDefault="003B3A0C" w:rsidP="003B3A0C">
      <w:pPr>
        <w:numPr>
          <w:ilvl w:val="2"/>
          <w:numId w:val="190"/>
        </w:numPr>
        <w:spacing w:after="0" w:line="240" w:lineRule="auto"/>
      </w:pPr>
      <w:r w:rsidRPr="00647A6B">
        <w:t xml:space="preserve">Ensure at least one seat on the board is filled by a </w:t>
      </w:r>
      <w:r w:rsidRPr="00647A6B">
        <w:rPr>
          <w:b/>
          <w:bCs/>
        </w:rPr>
        <w:t>diversity and inclusion expert</w:t>
      </w:r>
      <w:r w:rsidRPr="00647A6B">
        <w:t>.</w:t>
      </w:r>
    </w:p>
    <w:p w14:paraId="05591530" w14:textId="77777777" w:rsidR="003B3A0C" w:rsidRPr="00647A6B" w:rsidRDefault="003B3A0C" w:rsidP="003B3A0C">
      <w:pPr>
        <w:numPr>
          <w:ilvl w:val="2"/>
          <w:numId w:val="190"/>
        </w:numPr>
        <w:spacing w:after="0" w:line="240" w:lineRule="auto"/>
      </w:pPr>
      <w:r w:rsidRPr="00647A6B">
        <w:t xml:space="preserve">Create a </w:t>
      </w:r>
      <w:r w:rsidRPr="00647A6B">
        <w:rPr>
          <w:b/>
          <w:bCs/>
        </w:rPr>
        <w:t>Diversity Advisory Committee</w:t>
      </w:r>
      <w:r w:rsidRPr="00647A6B">
        <w:t xml:space="preserve"> to provide recommendations to the board.</w:t>
      </w:r>
    </w:p>
    <w:p w14:paraId="458E8FF4" w14:textId="77777777" w:rsidR="003B3A0C" w:rsidRPr="00647A6B" w:rsidRDefault="003B3A0C" w:rsidP="003B3A0C">
      <w:pPr>
        <w:numPr>
          <w:ilvl w:val="0"/>
          <w:numId w:val="190"/>
        </w:numPr>
        <w:spacing w:after="0" w:line="240" w:lineRule="auto"/>
      </w:pPr>
      <w:r w:rsidRPr="00647A6B">
        <w:rPr>
          <w:b/>
          <w:bCs/>
        </w:rPr>
        <w:t>Whistleblower Protection Program</w:t>
      </w:r>
    </w:p>
    <w:p w14:paraId="0935625B" w14:textId="77777777" w:rsidR="003B3A0C" w:rsidRPr="00647A6B" w:rsidRDefault="003B3A0C" w:rsidP="003B3A0C">
      <w:pPr>
        <w:numPr>
          <w:ilvl w:val="1"/>
          <w:numId w:val="190"/>
        </w:numPr>
        <w:spacing w:after="0" w:line="240" w:lineRule="auto"/>
      </w:pPr>
      <w:r w:rsidRPr="00647A6B">
        <w:rPr>
          <w:b/>
          <w:bCs/>
        </w:rPr>
        <w:t>Target</w:t>
      </w:r>
      <w:r w:rsidRPr="00647A6B">
        <w:t xml:space="preserve">: Launch the whistleblower platform by </w:t>
      </w:r>
      <w:r w:rsidRPr="00647A6B">
        <w:rPr>
          <w:b/>
          <w:bCs/>
        </w:rPr>
        <w:t>Q2 2024</w:t>
      </w:r>
      <w:r w:rsidRPr="00647A6B">
        <w:t>.</w:t>
      </w:r>
    </w:p>
    <w:p w14:paraId="600AE0F3" w14:textId="77777777" w:rsidR="003B3A0C" w:rsidRPr="00647A6B" w:rsidRDefault="003B3A0C" w:rsidP="003B3A0C">
      <w:pPr>
        <w:numPr>
          <w:ilvl w:val="1"/>
          <w:numId w:val="190"/>
        </w:numPr>
        <w:spacing w:after="0" w:line="240" w:lineRule="auto"/>
      </w:pPr>
      <w:r w:rsidRPr="00647A6B">
        <w:rPr>
          <w:b/>
          <w:bCs/>
        </w:rPr>
        <w:t>Actions</w:t>
      </w:r>
      <w:r w:rsidRPr="00647A6B">
        <w:t>:</w:t>
      </w:r>
    </w:p>
    <w:p w14:paraId="1C64A458" w14:textId="77777777" w:rsidR="003B3A0C" w:rsidRPr="00647A6B" w:rsidRDefault="003B3A0C" w:rsidP="003B3A0C">
      <w:pPr>
        <w:numPr>
          <w:ilvl w:val="2"/>
          <w:numId w:val="190"/>
        </w:numPr>
        <w:spacing w:after="0" w:line="240" w:lineRule="auto"/>
      </w:pPr>
      <w:r w:rsidRPr="00647A6B">
        <w:t xml:space="preserve">Develop a </w:t>
      </w:r>
      <w:r w:rsidRPr="00647A6B">
        <w:rPr>
          <w:b/>
          <w:bCs/>
        </w:rPr>
        <w:t>secure online platform</w:t>
      </w:r>
      <w:r w:rsidRPr="00647A6B">
        <w:t xml:space="preserve"> for confidential whistleblower submissions.</w:t>
      </w:r>
    </w:p>
    <w:p w14:paraId="5C01842E" w14:textId="77777777" w:rsidR="003B3A0C" w:rsidRPr="00647A6B" w:rsidRDefault="003B3A0C" w:rsidP="003B3A0C">
      <w:pPr>
        <w:numPr>
          <w:ilvl w:val="2"/>
          <w:numId w:val="190"/>
        </w:numPr>
        <w:spacing w:after="0" w:line="240" w:lineRule="auto"/>
      </w:pPr>
      <w:r w:rsidRPr="00647A6B">
        <w:t xml:space="preserve">Ensure whistleblower protection through a </w:t>
      </w:r>
      <w:r w:rsidRPr="00647A6B">
        <w:rPr>
          <w:b/>
          <w:bCs/>
        </w:rPr>
        <w:t>no-retaliation policy</w:t>
      </w:r>
      <w:r w:rsidRPr="00647A6B">
        <w:t xml:space="preserve"> endorsed by the board.</w:t>
      </w:r>
    </w:p>
    <w:p w14:paraId="4138CC1A" w14:textId="77777777" w:rsidR="003B3A0C" w:rsidRPr="00647A6B" w:rsidRDefault="003B3A0C" w:rsidP="003B3A0C">
      <w:pPr>
        <w:numPr>
          <w:ilvl w:val="2"/>
          <w:numId w:val="190"/>
        </w:numPr>
        <w:spacing w:after="0" w:line="240" w:lineRule="auto"/>
      </w:pPr>
      <w:r w:rsidRPr="00647A6B">
        <w:t xml:space="preserve">Train </w:t>
      </w:r>
      <w:r w:rsidRPr="00647A6B">
        <w:rPr>
          <w:b/>
          <w:bCs/>
        </w:rPr>
        <w:t>HR and legal teams</w:t>
      </w:r>
      <w:r w:rsidRPr="00647A6B">
        <w:t xml:space="preserve"> on effective response mechanisms.</w:t>
      </w:r>
    </w:p>
    <w:p w14:paraId="3AFAD0CC" w14:textId="77777777" w:rsidR="003B3A0C" w:rsidRPr="00647A6B" w:rsidRDefault="003B3A0C" w:rsidP="003B3A0C">
      <w:pPr>
        <w:numPr>
          <w:ilvl w:val="2"/>
          <w:numId w:val="190"/>
        </w:numPr>
        <w:spacing w:after="0" w:line="240" w:lineRule="auto"/>
      </w:pPr>
      <w:r w:rsidRPr="00647A6B">
        <w:t xml:space="preserve">Publicize the platform widely to </w:t>
      </w:r>
      <w:r w:rsidRPr="00647A6B">
        <w:rPr>
          <w:b/>
          <w:bCs/>
        </w:rPr>
        <w:t>encourage employee awareness</w:t>
      </w:r>
      <w:r w:rsidRPr="00647A6B">
        <w:t xml:space="preserve"> and use.</w:t>
      </w:r>
    </w:p>
    <w:p w14:paraId="4328E34C" w14:textId="77777777" w:rsidR="003B3A0C" w:rsidRPr="00647A6B" w:rsidRDefault="003B3A0C" w:rsidP="003B3A0C">
      <w:pPr>
        <w:numPr>
          <w:ilvl w:val="0"/>
          <w:numId w:val="190"/>
        </w:numPr>
        <w:spacing w:after="0" w:line="240" w:lineRule="auto"/>
      </w:pPr>
      <w:r w:rsidRPr="00647A6B">
        <w:rPr>
          <w:b/>
          <w:bCs/>
        </w:rPr>
        <w:t>Code of Ethics Revision</w:t>
      </w:r>
    </w:p>
    <w:p w14:paraId="12A4B580" w14:textId="77777777" w:rsidR="003B3A0C" w:rsidRPr="00647A6B" w:rsidRDefault="003B3A0C" w:rsidP="003B3A0C">
      <w:pPr>
        <w:numPr>
          <w:ilvl w:val="1"/>
          <w:numId w:val="190"/>
        </w:numPr>
        <w:spacing w:after="0" w:line="240" w:lineRule="auto"/>
      </w:pPr>
      <w:r w:rsidRPr="00647A6B">
        <w:rPr>
          <w:b/>
          <w:bCs/>
        </w:rPr>
        <w:t>Target</w:t>
      </w:r>
      <w:r w:rsidRPr="00647A6B">
        <w:t xml:space="preserve">: Implement an updated Code of Ethics by </w:t>
      </w:r>
      <w:r w:rsidRPr="00647A6B">
        <w:rPr>
          <w:b/>
          <w:bCs/>
        </w:rPr>
        <w:t>Q4 2024</w:t>
      </w:r>
      <w:r w:rsidRPr="00647A6B">
        <w:t>.</w:t>
      </w:r>
    </w:p>
    <w:p w14:paraId="53D3AFA3" w14:textId="77777777" w:rsidR="003B3A0C" w:rsidRPr="00647A6B" w:rsidRDefault="003B3A0C" w:rsidP="003B3A0C">
      <w:pPr>
        <w:numPr>
          <w:ilvl w:val="1"/>
          <w:numId w:val="190"/>
        </w:numPr>
        <w:spacing w:after="0" w:line="240" w:lineRule="auto"/>
      </w:pPr>
      <w:r w:rsidRPr="00647A6B">
        <w:rPr>
          <w:b/>
          <w:bCs/>
        </w:rPr>
        <w:t>Actions</w:t>
      </w:r>
      <w:r w:rsidRPr="00647A6B">
        <w:t>:</w:t>
      </w:r>
    </w:p>
    <w:p w14:paraId="7B05ECA2" w14:textId="77777777" w:rsidR="003B3A0C" w:rsidRPr="00647A6B" w:rsidRDefault="003B3A0C" w:rsidP="003B3A0C">
      <w:pPr>
        <w:numPr>
          <w:ilvl w:val="2"/>
          <w:numId w:val="190"/>
        </w:numPr>
        <w:spacing w:after="0" w:line="240" w:lineRule="auto"/>
      </w:pPr>
      <w:r w:rsidRPr="00647A6B">
        <w:t xml:space="preserve">Review existing policies with </w:t>
      </w:r>
      <w:r w:rsidRPr="00647A6B">
        <w:rPr>
          <w:b/>
          <w:bCs/>
        </w:rPr>
        <w:t>external ethics consultants</w:t>
      </w:r>
      <w:r w:rsidRPr="00647A6B">
        <w:t>.</w:t>
      </w:r>
    </w:p>
    <w:p w14:paraId="2D53FCB0" w14:textId="77777777" w:rsidR="003B3A0C" w:rsidRPr="00647A6B" w:rsidRDefault="003B3A0C" w:rsidP="003B3A0C">
      <w:pPr>
        <w:numPr>
          <w:ilvl w:val="2"/>
          <w:numId w:val="190"/>
        </w:numPr>
        <w:spacing w:after="0" w:line="240" w:lineRule="auto"/>
      </w:pPr>
      <w:r w:rsidRPr="00647A6B">
        <w:t xml:space="preserve">Create </w:t>
      </w:r>
      <w:r w:rsidRPr="00647A6B">
        <w:rPr>
          <w:b/>
          <w:bCs/>
        </w:rPr>
        <w:t>focus groups</w:t>
      </w:r>
      <w:r w:rsidRPr="00647A6B">
        <w:t xml:space="preserve"> with employees to ensure the code reflects practical issues they face.</w:t>
      </w:r>
    </w:p>
    <w:p w14:paraId="0A11ACE7" w14:textId="77777777" w:rsidR="003B3A0C" w:rsidRPr="00647A6B" w:rsidRDefault="003B3A0C" w:rsidP="003B3A0C">
      <w:pPr>
        <w:numPr>
          <w:ilvl w:val="2"/>
          <w:numId w:val="190"/>
        </w:numPr>
        <w:spacing w:after="0" w:line="240" w:lineRule="auto"/>
      </w:pPr>
      <w:r w:rsidRPr="00647A6B">
        <w:t xml:space="preserve">Develop an </w:t>
      </w:r>
      <w:r w:rsidRPr="00647A6B">
        <w:rPr>
          <w:b/>
          <w:bCs/>
        </w:rPr>
        <w:t>e-learning module</w:t>
      </w:r>
      <w:r w:rsidRPr="00647A6B">
        <w:t xml:space="preserve"> for the updated code, ensuring all employees complete the training.</w:t>
      </w:r>
    </w:p>
    <w:p w14:paraId="6322DFE6" w14:textId="77777777" w:rsidR="003B3A0C" w:rsidRPr="00647A6B" w:rsidRDefault="003B3A0C" w:rsidP="003B3A0C">
      <w:pPr>
        <w:numPr>
          <w:ilvl w:val="2"/>
          <w:numId w:val="190"/>
        </w:numPr>
        <w:spacing w:after="0" w:line="240" w:lineRule="auto"/>
      </w:pPr>
      <w:r w:rsidRPr="00647A6B">
        <w:t xml:space="preserve">Conduct </w:t>
      </w:r>
      <w:r w:rsidRPr="00647A6B">
        <w:rPr>
          <w:b/>
          <w:bCs/>
        </w:rPr>
        <w:t>annual audits</w:t>
      </w:r>
      <w:r w:rsidRPr="00647A6B">
        <w:t xml:space="preserve"> to monitor adherence and improve the Code.</w:t>
      </w:r>
    </w:p>
    <w:p w14:paraId="4BF46D6B" w14:textId="77777777" w:rsidR="003B3A0C" w:rsidRPr="00647A6B" w:rsidRDefault="003B3A0C" w:rsidP="003B3A0C">
      <w:pPr>
        <w:spacing w:after="0" w:line="240" w:lineRule="auto"/>
      </w:pPr>
      <w:r>
        <w:pict w14:anchorId="3AA6CB00">
          <v:rect id="_x0000_i1038" style="width:0;height:1.5pt" o:hralign="center" o:hrstd="t" o:hr="t" fillcolor="#a0a0a0" stroked="f"/>
        </w:pict>
      </w:r>
    </w:p>
    <w:p w14:paraId="7B168D2A" w14:textId="77777777" w:rsidR="003B3A0C" w:rsidRPr="00647A6B" w:rsidRDefault="003B3A0C" w:rsidP="003B3A0C">
      <w:pPr>
        <w:spacing w:after="0" w:line="240" w:lineRule="auto"/>
        <w:rPr>
          <w:b/>
          <w:bCs/>
        </w:rPr>
      </w:pPr>
      <w:r w:rsidRPr="00647A6B">
        <w:rPr>
          <w:b/>
          <w:bCs/>
        </w:rPr>
        <w:lastRenderedPageBreak/>
        <w:t>3.2 Medium-Term Goals (2026-2027)</w:t>
      </w:r>
    </w:p>
    <w:p w14:paraId="2B3288A8" w14:textId="77777777" w:rsidR="003B3A0C" w:rsidRPr="00647A6B" w:rsidRDefault="003B3A0C" w:rsidP="003B3A0C">
      <w:pPr>
        <w:spacing w:after="0" w:line="240" w:lineRule="auto"/>
      </w:pPr>
      <w:r w:rsidRPr="00647A6B">
        <w:rPr>
          <w:b/>
          <w:bCs/>
        </w:rPr>
        <w:t>KPIs</w:t>
      </w:r>
      <w:r w:rsidRPr="00647A6B">
        <w:t>:</w:t>
      </w:r>
    </w:p>
    <w:p w14:paraId="4CB16D5F" w14:textId="77777777" w:rsidR="003B3A0C" w:rsidRPr="00647A6B" w:rsidRDefault="003B3A0C" w:rsidP="003B3A0C">
      <w:pPr>
        <w:numPr>
          <w:ilvl w:val="0"/>
          <w:numId w:val="191"/>
        </w:numPr>
        <w:spacing w:after="0" w:line="240" w:lineRule="auto"/>
      </w:pPr>
      <w:r w:rsidRPr="00647A6B">
        <w:rPr>
          <w:b/>
          <w:bCs/>
        </w:rPr>
        <w:t>Transparency in Reporting</w:t>
      </w:r>
      <w:r w:rsidRPr="00647A6B">
        <w:t xml:space="preserve">: Adhere to </w:t>
      </w:r>
      <w:r w:rsidRPr="00647A6B">
        <w:rPr>
          <w:b/>
          <w:bCs/>
        </w:rPr>
        <w:t>GRI standards</w:t>
      </w:r>
      <w:r w:rsidRPr="00647A6B">
        <w:t xml:space="preserve"> for ESG reporting by </w:t>
      </w:r>
      <w:r w:rsidRPr="00647A6B">
        <w:rPr>
          <w:b/>
          <w:bCs/>
        </w:rPr>
        <w:t>Q4 2026</w:t>
      </w:r>
      <w:r w:rsidRPr="00647A6B">
        <w:t>.</w:t>
      </w:r>
    </w:p>
    <w:p w14:paraId="4DBDB545" w14:textId="77777777" w:rsidR="003B3A0C" w:rsidRPr="00647A6B" w:rsidRDefault="003B3A0C" w:rsidP="003B3A0C">
      <w:pPr>
        <w:numPr>
          <w:ilvl w:val="0"/>
          <w:numId w:val="191"/>
        </w:numPr>
        <w:spacing w:after="0" w:line="240" w:lineRule="auto"/>
      </w:pPr>
      <w:r w:rsidRPr="00647A6B">
        <w:rPr>
          <w:b/>
          <w:bCs/>
        </w:rPr>
        <w:t>Executive Compensation Linked to ESG</w:t>
      </w:r>
      <w:r w:rsidRPr="00647A6B">
        <w:t xml:space="preserve">: Link </w:t>
      </w:r>
      <w:r w:rsidRPr="00647A6B">
        <w:rPr>
          <w:b/>
          <w:bCs/>
        </w:rPr>
        <w:t>25% of executive bonuses</w:t>
      </w:r>
      <w:r w:rsidRPr="00647A6B">
        <w:t xml:space="preserve"> to ESG metrics by </w:t>
      </w:r>
      <w:r w:rsidRPr="00647A6B">
        <w:rPr>
          <w:b/>
          <w:bCs/>
        </w:rPr>
        <w:t>Q4 2027</w:t>
      </w:r>
      <w:r w:rsidRPr="00647A6B">
        <w:t>.</w:t>
      </w:r>
    </w:p>
    <w:p w14:paraId="01DFF728" w14:textId="77777777" w:rsidR="003B3A0C" w:rsidRPr="00647A6B" w:rsidRDefault="003B3A0C" w:rsidP="003B3A0C">
      <w:pPr>
        <w:numPr>
          <w:ilvl w:val="0"/>
          <w:numId w:val="191"/>
        </w:numPr>
        <w:spacing w:after="0" w:line="240" w:lineRule="auto"/>
      </w:pPr>
      <w:r w:rsidRPr="00647A6B">
        <w:rPr>
          <w:b/>
          <w:bCs/>
        </w:rPr>
        <w:t>Ethical Audit Program</w:t>
      </w:r>
      <w:r w:rsidRPr="00647A6B">
        <w:t xml:space="preserve">: Conduct </w:t>
      </w:r>
      <w:r w:rsidRPr="00647A6B">
        <w:rPr>
          <w:b/>
          <w:bCs/>
        </w:rPr>
        <w:t>annual ethical audits</w:t>
      </w:r>
      <w:r w:rsidRPr="00647A6B">
        <w:t xml:space="preserve"> for the company and its major suppliers by </w:t>
      </w:r>
      <w:r w:rsidRPr="00647A6B">
        <w:rPr>
          <w:b/>
          <w:bCs/>
        </w:rPr>
        <w:t>Q4 2027</w:t>
      </w:r>
      <w:r w:rsidRPr="00647A6B">
        <w:t>.</w:t>
      </w:r>
    </w:p>
    <w:p w14:paraId="081959E7" w14:textId="77777777" w:rsidR="003B3A0C" w:rsidRPr="00647A6B" w:rsidRDefault="003B3A0C" w:rsidP="003B3A0C">
      <w:pPr>
        <w:spacing w:after="0" w:line="240" w:lineRule="auto"/>
      </w:pPr>
      <w:r w:rsidRPr="00647A6B">
        <w:rPr>
          <w:b/>
          <w:bCs/>
        </w:rPr>
        <w:t>Actions to Achieve the KPIs</w:t>
      </w:r>
      <w:r w:rsidRPr="00647A6B">
        <w:t>:</w:t>
      </w:r>
    </w:p>
    <w:p w14:paraId="4F9AB861" w14:textId="77777777" w:rsidR="003B3A0C" w:rsidRPr="00647A6B" w:rsidRDefault="003B3A0C" w:rsidP="003B3A0C">
      <w:pPr>
        <w:numPr>
          <w:ilvl w:val="0"/>
          <w:numId w:val="192"/>
        </w:numPr>
        <w:spacing w:after="0" w:line="240" w:lineRule="auto"/>
      </w:pPr>
      <w:r w:rsidRPr="00647A6B">
        <w:rPr>
          <w:b/>
          <w:bCs/>
        </w:rPr>
        <w:t>Transparency in ESG Reporting</w:t>
      </w:r>
    </w:p>
    <w:p w14:paraId="7DA03A51" w14:textId="77777777" w:rsidR="003B3A0C" w:rsidRPr="00647A6B" w:rsidRDefault="003B3A0C" w:rsidP="003B3A0C">
      <w:pPr>
        <w:numPr>
          <w:ilvl w:val="1"/>
          <w:numId w:val="192"/>
        </w:numPr>
        <w:spacing w:after="0" w:line="240" w:lineRule="auto"/>
      </w:pPr>
      <w:r w:rsidRPr="00647A6B">
        <w:rPr>
          <w:b/>
          <w:bCs/>
        </w:rPr>
        <w:t>Target</w:t>
      </w:r>
      <w:r w:rsidRPr="00647A6B">
        <w:t xml:space="preserve">: Adhere to </w:t>
      </w:r>
      <w:r w:rsidRPr="00647A6B">
        <w:rPr>
          <w:b/>
          <w:bCs/>
        </w:rPr>
        <w:t>GRI standards</w:t>
      </w:r>
      <w:r w:rsidRPr="00647A6B">
        <w:t xml:space="preserve"> for reporting by </w:t>
      </w:r>
      <w:r w:rsidRPr="00647A6B">
        <w:rPr>
          <w:b/>
          <w:bCs/>
        </w:rPr>
        <w:t>Q4 2026</w:t>
      </w:r>
      <w:r w:rsidRPr="00647A6B">
        <w:t>.</w:t>
      </w:r>
    </w:p>
    <w:p w14:paraId="06EA2539" w14:textId="77777777" w:rsidR="003B3A0C" w:rsidRPr="00647A6B" w:rsidRDefault="003B3A0C" w:rsidP="003B3A0C">
      <w:pPr>
        <w:numPr>
          <w:ilvl w:val="1"/>
          <w:numId w:val="192"/>
        </w:numPr>
        <w:spacing w:after="0" w:line="240" w:lineRule="auto"/>
      </w:pPr>
      <w:r w:rsidRPr="00647A6B">
        <w:rPr>
          <w:b/>
          <w:bCs/>
        </w:rPr>
        <w:t>Actions</w:t>
      </w:r>
      <w:r w:rsidRPr="00647A6B">
        <w:t>:</w:t>
      </w:r>
    </w:p>
    <w:p w14:paraId="5FA2AF7B" w14:textId="77777777" w:rsidR="003B3A0C" w:rsidRPr="00647A6B" w:rsidRDefault="003B3A0C" w:rsidP="003B3A0C">
      <w:pPr>
        <w:numPr>
          <w:ilvl w:val="2"/>
          <w:numId w:val="192"/>
        </w:numPr>
        <w:spacing w:after="0" w:line="240" w:lineRule="auto"/>
      </w:pPr>
      <w:r w:rsidRPr="00647A6B">
        <w:t xml:space="preserve">Engage with </w:t>
      </w:r>
      <w:r w:rsidRPr="00647A6B">
        <w:rPr>
          <w:b/>
          <w:bCs/>
        </w:rPr>
        <w:t>reporting consultants</w:t>
      </w:r>
      <w:r w:rsidRPr="00647A6B">
        <w:t xml:space="preserve"> to ensure alignment with GRI guidelines.</w:t>
      </w:r>
    </w:p>
    <w:p w14:paraId="7F32EF3A" w14:textId="77777777" w:rsidR="003B3A0C" w:rsidRPr="00647A6B" w:rsidRDefault="003B3A0C" w:rsidP="003B3A0C">
      <w:pPr>
        <w:numPr>
          <w:ilvl w:val="2"/>
          <w:numId w:val="192"/>
        </w:numPr>
        <w:spacing w:after="0" w:line="240" w:lineRule="auto"/>
      </w:pPr>
      <w:r w:rsidRPr="00647A6B">
        <w:t xml:space="preserve">Implement a </w:t>
      </w:r>
      <w:r w:rsidRPr="00647A6B">
        <w:rPr>
          <w:b/>
          <w:bCs/>
        </w:rPr>
        <w:t>data collection framework</w:t>
      </w:r>
      <w:r w:rsidRPr="00647A6B">
        <w:t xml:space="preserve"> across the company to gather information for ESG metrics.</w:t>
      </w:r>
    </w:p>
    <w:p w14:paraId="60107356" w14:textId="77777777" w:rsidR="003B3A0C" w:rsidRPr="00647A6B" w:rsidRDefault="003B3A0C" w:rsidP="003B3A0C">
      <w:pPr>
        <w:numPr>
          <w:ilvl w:val="2"/>
          <w:numId w:val="192"/>
        </w:numPr>
        <w:spacing w:after="0" w:line="240" w:lineRule="auto"/>
      </w:pPr>
      <w:r w:rsidRPr="00647A6B">
        <w:t xml:space="preserve">Publish an </w:t>
      </w:r>
      <w:r w:rsidRPr="00647A6B">
        <w:rPr>
          <w:b/>
          <w:bCs/>
        </w:rPr>
        <w:t>annual sustainability report</w:t>
      </w:r>
      <w:r w:rsidRPr="00647A6B">
        <w:t xml:space="preserve"> using GRI standards.</w:t>
      </w:r>
    </w:p>
    <w:p w14:paraId="7225A067" w14:textId="77777777" w:rsidR="003B3A0C" w:rsidRPr="00647A6B" w:rsidRDefault="003B3A0C" w:rsidP="003B3A0C">
      <w:pPr>
        <w:numPr>
          <w:ilvl w:val="2"/>
          <w:numId w:val="192"/>
        </w:numPr>
        <w:spacing w:after="0" w:line="240" w:lineRule="auto"/>
      </w:pPr>
      <w:r w:rsidRPr="00647A6B">
        <w:t xml:space="preserve">Establish an </w:t>
      </w:r>
      <w:r w:rsidRPr="00647A6B">
        <w:rPr>
          <w:b/>
          <w:bCs/>
        </w:rPr>
        <w:t>ESG Review Committee</w:t>
      </w:r>
      <w:r w:rsidRPr="00647A6B">
        <w:t xml:space="preserve"> to evaluate the completeness and accuracy of reports.</w:t>
      </w:r>
    </w:p>
    <w:p w14:paraId="28877A6B" w14:textId="77777777" w:rsidR="003B3A0C" w:rsidRPr="00647A6B" w:rsidRDefault="003B3A0C" w:rsidP="003B3A0C">
      <w:pPr>
        <w:numPr>
          <w:ilvl w:val="0"/>
          <w:numId w:val="192"/>
        </w:numPr>
        <w:spacing w:after="0" w:line="240" w:lineRule="auto"/>
      </w:pPr>
      <w:r w:rsidRPr="00647A6B">
        <w:rPr>
          <w:b/>
          <w:bCs/>
        </w:rPr>
        <w:t>Executive Compensation Linked to ESG</w:t>
      </w:r>
    </w:p>
    <w:p w14:paraId="70701D08" w14:textId="77777777" w:rsidR="003B3A0C" w:rsidRPr="00647A6B" w:rsidRDefault="003B3A0C" w:rsidP="003B3A0C">
      <w:pPr>
        <w:numPr>
          <w:ilvl w:val="1"/>
          <w:numId w:val="192"/>
        </w:numPr>
        <w:spacing w:after="0" w:line="240" w:lineRule="auto"/>
      </w:pPr>
      <w:r w:rsidRPr="00647A6B">
        <w:rPr>
          <w:b/>
          <w:bCs/>
        </w:rPr>
        <w:t>Target</w:t>
      </w:r>
      <w:r w:rsidRPr="00647A6B">
        <w:t xml:space="preserve">: Link </w:t>
      </w:r>
      <w:r w:rsidRPr="00647A6B">
        <w:rPr>
          <w:b/>
          <w:bCs/>
        </w:rPr>
        <w:t>25% of executive bonuses</w:t>
      </w:r>
      <w:r w:rsidRPr="00647A6B">
        <w:t xml:space="preserve"> to ESG targets by </w:t>
      </w:r>
      <w:r w:rsidRPr="00647A6B">
        <w:rPr>
          <w:b/>
          <w:bCs/>
        </w:rPr>
        <w:t>Q4 2027</w:t>
      </w:r>
      <w:r w:rsidRPr="00647A6B">
        <w:t>.</w:t>
      </w:r>
    </w:p>
    <w:p w14:paraId="1816A4A9" w14:textId="77777777" w:rsidR="003B3A0C" w:rsidRPr="00647A6B" w:rsidRDefault="003B3A0C" w:rsidP="003B3A0C">
      <w:pPr>
        <w:numPr>
          <w:ilvl w:val="1"/>
          <w:numId w:val="192"/>
        </w:numPr>
        <w:spacing w:after="0" w:line="240" w:lineRule="auto"/>
      </w:pPr>
      <w:r w:rsidRPr="00647A6B">
        <w:rPr>
          <w:b/>
          <w:bCs/>
        </w:rPr>
        <w:t>Actions</w:t>
      </w:r>
      <w:r w:rsidRPr="00647A6B">
        <w:t>:</w:t>
      </w:r>
    </w:p>
    <w:p w14:paraId="37B79879" w14:textId="77777777" w:rsidR="003B3A0C" w:rsidRPr="00647A6B" w:rsidRDefault="003B3A0C" w:rsidP="003B3A0C">
      <w:pPr>
        <w:numPr>
          <w:ilvl w:val="2"/>
          <w:numId w:val="192"/>
        </w:numPr>
        <w:spacing w:after="0" w:line="240" w:lineRule="auto"/>
      </w:pPr>
      <w:r w:rsidRPr="00647A6B">
        <w:t xml:space="preserve">Develop a </w:t>
      </w:r>
      <w:r w:rsidRPr="00647A6B">
        <w:rPr>
          <w:b/>
          <w:bCs/>
        </w:rPr>
        <w:t>compensation policy</w:t>
      </w:r>
      <w:r w:rsidRPr="00647A6B">
        <w:t xml:space="preserve"> that ties bonuses to achieving specific ESG milestones.</w:t>
      </w:r>
    </w:p>
    <w:p w14:paraId="196132D3" w14:textId="77777777" w:rsidR="003B3A0C" w:rsidRPr="00647A6B" w:rsidRDefault="003B3A0C" w:rsidP="003B3A0C">
      <w:pPr>
        <w:numPr>
          <w:ilvl w:val="2"/>
          <w:numId w:val="192"/>
        </w:numPr>
        <w:spacing w:after="0" w:line="240" w:lineRule="auto"/>
      </w:pPr>
      <w:r w:rsidRPr="00647A6B">
        <w:t xml:space="preserve">Align </w:t>
      </w:r>
      <w:r w:rsidRPr="00647A6B">
        <w:rPr>
          <w:b/>
          <w:bCs/>
        </w:rPr>
        <w:t>CEO and executive compensation</w:t>
      </w:r>
      <w:r w:rsidRPr="00647A6B">
        <w:t xml:space="preserve"> with GHG reduction, diversity, and community involvement.</w:t>
      </w:r>
    </w:p>
    <w:p w14:paraId="40E78C76" w14:textId="77777777" w:rsidR="003B3A0C" w:rsidRPr="00647A6B" w:rsidRDefault="003B3A0C" w:rsidP="003B3A0C">
      <w:pPr>
        <w:numPr>
          <w:ilvl w:val="2"/>
          <w:numId w:val="192"/>
        </w:numPr>
        <w:spacing w:after="0" w:line="240" w:lineRule="auto"/>
      </w:pPr>
      <w:r w:rsidRPr="00647A6B">
        <w:t xml:space="preserve">Hold </w:t>
      </w:r>
      <w:r w:rsidRPr="00647A6B">
        <w:rPr>
          <w:b/>
          <w:bCs/>
        </w:rPr>
        <w:t>annual board reviews</w:t>
      </w:r>
      <w:r w:rsidRPr="00647A6B">
        <w:t xml:space="preserve"> to evaluate ESG performance metrics against executive targets.</w:t>
      </w:r>
    </w:p>
    <w:p w14:paraId="0E047378" w14:textId="77777777" w:rsidR="003B3A0C" w:rsidRPr="00647A6B" w:rsidRDefault="003B3A0C" w:rsidP="003B3A0C">
      <w:pPr>
        <w:numPr>
          <w:ilvl w:val="2"/>
          <w:numId w:val="192"/>
        </w:numPr>
        <w:spacing w:after="0" w:line="240" w:lineRule="auto"/>
      </w:pPr>
      <w:r w:rsidRPr="00647A6B">
        <w:t xml:space="preserve">Report on </w:t>
      </w:r>
      <w:r w:rsidRPr="00647A6B">
        <w:rPr>
          <w:b/>
          <w:bCs/>
        </w:rPr>
        <w:t>executive ESG goals</w:t>
      </w:r>
      <w:r w:rsidRPr="00647A6B">
        <w:t xml:space="preserve"> in annual shareholder meetings to ensure transparency.</w:t>
      </w:r>
    </w:p>
    <w:p w14:paraId="5BCE8BF2" w14:textId="77777777" w:rsidR="003B3A0C" w:rsidRPr="00647A6B" w:rsidRDefault="003B3A0C" w:rsidP="003B3A0C">
      <w:pPr>
        <w:numPr>
          <w:ilvl w:val="0"/>
          <w:numId w:val="192"/>
        </w:numPr>
        <w:spacing w:after="0" w:line="240" w:lineRule="auto"/>
      </w:pPr>
      <w:r w:rsidRPr="00647A6B">
        <w:rPr>
          <w:b/>
          <w:bCs/>
        </w:rPr>
        <w:t>Ethical Audit Program</w:t>
      </w:r>
    </w:p>
    <w:p w14:paraId="1DDBBC73" w14:textId="77777777" w:rsidR="003B3A0C" w:rsidRPr="00647A6B" w:rsidRDefault="003B3A0C" w:rsidP="003B3A0C">
      <w:pPr>
        <w:numPr>
          <w:ilvl w:val="1"/>
          <w:numId w:val="192"/>
        </w:numPr>
        <w:spacing w:after="0" w:line="240" w:lineRule="auto"/>
      </w:pPr>
      <w:r w:rsidRPr="00647A6B">
        <w:rPr>
          <w:b/>
          <w:bCs/>
        </w:rPr>
        <w:t>Target</w:t>
      </w:r>
      <w:r w:rsidRPr="00647A6B">
        <w:t xml:space="preserve">: Conduct </w:t>
      </w:r>
      <w:r w:rsidRPr="00647A6B">
        <w:rPr>
          <w:b/>
          <w:bCs/>
        </w:rPr>
        <w:t>annual ethical audits</w:t>
      </w:r>
      <w:r w:rsidRPr="00647A6B">
        <w:t xml:space="preserve"> for both GreenTech and its suppliers by </w:t>
      </w:r>
      <w:r w:rsidRPr="00647A6B">
        <w:rPr>
          <w:b/>
          <w:bCs/>
        </w:rPr>
        <w:t>Q4 2027</w:t>
      </w:r>
      <w:r w:rsidRPr="00647A6B">
        <w:t>.</w:t>
      </w:r>
    </w:p>
    <w:p w14:paraId="11D95315" w14:textId="77777777" w:rsidR="003B3A0C" w:rsidRPr="00647A6B" w:rsidRDefault="003B3A0C" w:rsidP="003B3A0C">
      <w:pPr>
        <w:numPr>
          <w:ilvl w:val="1"/>
          <w:numId w:val="192"/>
        </w:numPr>
        <w:spacing w:after="0" w:line="240" w:lineRule="auto"/>
      </w:pPr>
      <w:r w:rsidRPr="00647A6B">
        <w:rPr>
          <w:b/>
          <w:bCs/>
        </w:rPr>
        <w:t>Actions</w:t>
      </w:r>
      <w:r w:rsidRPr="00647A6B">
        <w:t>:</w:t>
      </w:r>
    </w:p>
    <w:p w14:paraId="59551529" w14:textId="77777777" w:rsidR="003B3A0C" w:rsidRPr="00647A6B" w:rsidRDefault="003B3A0C" w:rsidP="003B3A0C">
      <w:pPr>
        <w:numPr>
          <w:ilvl w:val="2"/>
          <w:numId w:val="192"/>
        </w:numPr>
        <w:spacing w:after="0" w:line="240" w:lineRule="auto"/>
      </w:pPr>
      <w:r w:rsidRPr="00647A6B">
        <w:t xml:space="preserve">Develop a partnership with a </w:t>
      </w:r>
      <w:r w:rsidRPr="00647A6B">
        <w:rPr>
          <w:b/>
          <w:bCs/>
        </w:rPr>
        <w:t>third-party auditing firm</w:t>
      </w:r>
      <w:r w:rsidRPr="00647A6B">
        <w:t xml:space="preserve"> specializing in ethical business practices.</w:t>
      </w:r>
    </w:p>
    <w:p w14:paraId="30199924" w14:textId="77777777" w:rsidR="003B3A0C" w:rsidRPr="00647A6B" w:rsidRDefault="003B3A0C" w:rsidP="003B3A0C">
      <w:pPr>
        <w:numPr>
          <w:ilvl w:val="0"/>
          <w:numId w:val="193"/>
        </w:numPr>
        <w:spacing w:after="0" w:line="240" w:lineRule="auto"/>
      </w:pPr>
      <w:r w:rsidRPr="00647A6B">
        <w:t xml:space="preserve">Engage </w:t>
      </w:r>
      <w:r w:rsidRPr="00647A6B">
        <w:rPr>
          <w:b/>
          <w:bCs/>
        </w:rPr>
        <w:t>Tier 1 suppliers</w:t>
      </w:r>
      <w:r w:rsidRPr="00647A6B">
        <w:t xml:space="preserve"> to participate in annual ethical audits by defining </w:t>
      </w:r>
      <w:r w:rsidRPr="00647A6B">
        <w:rPr>
          <w:b/>
          <w:bCs/>
        </w:rPr>
        <w:t>ethical expectations</w:t>
      </w:r>
      <w:r w:rsidRPr="00647A6B">
        <w:t xml:space="preserve"> and compliance metrics.</w:t>
      </w:r>
    </w:p>
    <w:p w14:paraId="6114CC59" w14:textId="77777777" w:rsidR="003B3A0C" w:rsidRPr="00647A6B" w:rsidRDefault="003B3A0C" w:rsidP="003B3A0C">
      <w:pPr>
        <w:numPr>
          <w:ilvl w:val="0"/>
          <w:numId w:val="193"/>
        </w:numPr>
        <w:spacing w:after="0" w:line="240" w:lineRule="auto"/>
      </w:pPr>
      <w:r w:rsidRPr="00647A6B">
        <w:t xml:space="preserve">Establish a </w:t>
      </w:r>
      <w:r w:rsidRPr="00647A6B">
        <w:rPr>
          <w:b/>
          <w:bCs/>
        </w:rPr>
        <w:t>corrective action process</w:t>
      </w:r>
      <w:r w:rsidRPr="00647A6B">
        <w:t xml:space="preserve"> for suppliers who fail to meet ethical standards, with a follow-up mechanism.</w:t>
      </w:r>
    </w:p>
    <w:p w14:paraId="75F05D1A" w14:textId="77777777" w:rsidR="003B3A0C" w:rsidRPr="00647A6B" w:rsidRDefault="003B3A0C" w:rsidP="003B3A0C">
      <w:pPr>
        <w:numPr>
          <w:ilvl w:val="0"/>
          <w:numId w:val="193"/>
        </w:numPr>
        <w:spacing w:after="0" w:line="240" w:lineRule="auto"/>
      </w:pPr>
      <w:r w:rsidRPr="00647A6B">
        <w:t xml:space="preserve">Conduct </w:t>
      </w:r>
      <w:r w:rsidRPr="00647A6B">
        <w:rPr>
          <w:b/>
          <w:bCs/>
        </w:rPr>
        <w:t>employee ethics training sessions</w:t>
      </w:r>
      <w:r w:rsidRPr="00647A6B">
        <w:t xml:space="preserve"> annually to foster a culture of integrity and accountability within GreenTech.</w:t>
      </w:r>
    </w:p>
    <w:p w14:paraId="2130A86E" w14:textId="77777777" w:rsidR="003B3A0C" w:rsidRPr="00647A6B" w:rsidRDefault="003B3A0C" w:rsidP="003B3A0C">
      <w:pPr>
        <w:spacing w:after="0" w:line="240" w:lineRule="auto"/>
      </w:pPr>
      <w:r>
        <w:pict w14:anchorId="2BC683F0">
          <v:rect id="_x0000_i1039" style="width:0;height:1.5pt" o:hralign="center" o:hrstd="t" o:hr="t" fillcolor="#a0a0a0" stroked="f"/>
        </w:pict>
      </w:r>
    </w:p>
    <w:p w14:paraId="62BA52B5" w14:textId="77777777" w:rsidR="003B3A0C" w:rsidRPr="00647A6B" w:rsidRDefault="003B3A0C" w:rsidP="003B3A0C">
      <w:pPr>
        <w:spacing w:after="0" w:line="240" w:lineRule="auto"/>
        <w:rPr>
          <w:b/>
          <w:bCs/>
        </w:rPr>
      </w:pPr>
      <w:r w:rsidRPr="00647A6B">
        <w:rPr>
          <w:b/>
          <w:bCs/>
        </w:rPr>
        <w:t>3.3 Long-Term Vision (2028)</w:t>
      </w:r>
    </w:p>
    <w:p w14:paraId="2103E649" w14:textId="77777777" w:rsidR="003B3A0C" w:rsidRPr="00647A6B" w:rsidRDefault="003B3A0C" w:rsidP="003B3A0C">
      <w:pPr>
        <w:spacing w:after="0" w:line="240" w:lineRule="auto"/>
      </w:pPr>
      <w:r w:rsidRPr="00647A6B">
        <w:rPr>
          <w:b/>
          <w:bCs/>
        </w:rPr>
        <w:lastRenderedPageBreak/>
        <w:t>Objective</w:t>
      </w:r>
      <w:r w:rsidRPr="00647A6B">
        <w:t>: Strengthen governance systems, ensure robust ethical standards, and achieve industry-leading transparency.</w:t>
      </w:r>
    </w:p>
    <w:p w14:paraId="2DA65404" w14:textId="77777777" w:rsidR="003B3A0C" w:rsidRPr="00647A6B" w:rsidRDefault="003B3A0C" w:rsidP="003B3A0C">
      <w:pPr>
        <w:spacing w:after="0" w:line="240" w:lineRule="auto"/>
      </w:pPr>
      <w:r w:rsidRPr="00647A6B">
        <w:rPr>
          <w:b/>
          <w:bCs/>
        </w:rPr>
        <w:t>KPIs</w:t>
      </w:r>
      <w:r w:rsidRPr="00647A6B">
        <w:t>:</w:t>
      </w:r>
    </w:p>
    <w:p w14:paraId="60F1DA98" w14:textId="77777777" w:rsidR="003B3A0C" w:rsidRPr="00647A6B" w:rsidRDefault="003B3A0C" w:rsidP="003B3A0C">
      <w:pPr>
        <w:numPr>
          <w:ilvl w:val="0"/>
          <w:numId w:val="194"/>
        </w:numPr>
        <w:spacing w:after="0" w:line="240" w:lineRule="auto"/>
      </w:pPr>
      <w:r w:rsidRPr="00647A6B">
        <w:rPr>
          <w:b/>
          <w:bCs/>
        </w:rPr>
        <w:t>Ethics Certification</w:t>
      </w:r>
      <w:r w:rsidRPr="00647A6B">
        <w:t xml:space="preserve">: Obtain an external </w:t>
      </w:r>
      <w:r w:rsidRPr="00647A6B">
        <w:rPr>
          <w:b/>
          <w:bCs/>
        </w:rPr>
        <w:t>Ethical Business Certification</w:t>
      </w:r>
      <w:r w:rsidRPr="00647A6B">
        <w:t xml:space="preserve"> by </w:t>
      </w:r>
      <w:r w:rsidRPr="00647A6B">
        <w:rPr>
          <w:b/>
          <w:bCs/>
        </w:rPr>
        <w:t>Q4 2028</w:t>
      </w:r>
      <w:r w:rsidRPr="00647A6B">
        <w:t>.</w:t>
      </w:r>
    </w:p>
    <w:p w14:paraId="395BDB73" w14:textId="77777777" w:rsidR="003B3A0C" w:rsidRPr="00647A6B" w:rsidRDefault="003B3A0C" w:rsidP="003B3A0C">
      <w:pPr>
        <w:numPr>
          <w:ilvl w:val="0"/>
          <w:numId w:val="194"/>
        </w:numPr>
        <w:spacing w:after="0" w:line="240" w:lineRule="auto"/>
      </w:pPr>
      <w:r w:rsidRPr="00647A6B">
        <w:rPr>
          <w:b/>
          <w:bCs/>
        </w:rPr>
        <w:t>Governance Evaluation</w:t>
      </w:r>
      <w:r w:rsidRPr="00647A6B">
        <w:t xml:space="preserve">: Conduct a comprehensive </w:t>
      </w:r>
      <w:r w:rsidRPr="00647A6B">
        <w:rPr>
          <w:b/>
          <w:bCs/>
        </w:rPr>
        <w:t>Board effectiveness review</w:t>
      </w:r>
      <w:r w:rsidRPr="00647A6B">
        <w:t xml:space="preserve"> every two years starting in </w:t>
      </w:r>
      <w:r w:rsidRPr="00647A6B">
        <w:rPr>
          <w:b/>
          <w:bCs/>
        </w:rPr>
        <w:t>Q4 2028</w:t>
      </w:r>
      <w:r w:rsidRPr="00647A6B">
        <w:t>.</w:t>
      </w:r>
    </w:p>
    <w:p w14:paraId="13FEA9A4" w14:textId="77777777" w:rsidR="003B3A0C" w:rsidRPr="00647A6B" w:rsidRDefault="003B3A0C" w:rsidP="003B3A0C">
      <w:pPr>
        <w:numPr>
          <w:ilvl w:val="0"/>
          <w:numId w:val="194"/>
        </w:numPr>
        <w:spacing w:after="0" w:line="240" w:lineRule="auto"/>
      </w:pPr>
      <w:r w:rsidRPr="00647A6B">
        <w:rPr>
          <w:b/>
          <w:bCs/>
        </w:rPr>
        <w:t>Stakeholder Engagement</w:t>
      </w:r>
      <w:r w:rsidRPr="00647A6B">
        <w:t xml:space="preserve">: Conduct </w:t>
      </w:r>
      <w:r w:rsidRPr="00647A6B">
        <w:rPr>
          <w:b/>
          <w:bCs/>
        </w:rPr>
        <w:t>bi-annual stakeholder engagement reviews</w:t>
      </w:r>
      <w:r w:rsidRPr="00647A6B">
        <w:t xml:space="preserve"> for transparency by </w:t>
      </w:r>
      <w:r w:rsidRPr="00647A6B">
        <w:rPr>
          <w:b/>
          <w:bCs/>
        </w:rPr>
        <w:t>Q4 2028</w:t>
      </w:r>
      <w:r w:rsidRPr="00647A6B">
        <w:t>.</w:t>
      </w:r>
    </w:p>
    <w:p w14:paraId="2BBEAA68" w14:textId="77777777" w:rsidR="003B3A0C" w:rsidRPr="00647A6B" w:rsidRDefault="003B3A0C" w:rsidP="003B3A0C">
      <w:pPr>
        <w:spacing w:after="0" w:line="240" w:lineRule="auto"/>
      </w:pPr>
      <w:r w:rsidRPr="00647A6B">
        <w:rPr>
          <w:b/>
          <w:bCs/>
        </w:rPr>
        <w:t>Actions to Achieve the KPIs</w:t>
      </w:r>
      <w:r w:rsidRPr="00647A6B">
        <w:t>:</w:t>
      </w:r>
    </w:p>
    <w:p w14:paraId="4C9C299A" w14:textId="77777777" w:rsidR="003B3A0C" w:rsidRPr="00647A6B" w:rsidRDefault="003B3A0C" w:rsidP="003B3A0C">
      <w:pPr>
        <w:numPr>
          <w:ilvl w:val="0"/>
          <w:numId w:val="195"/>
        </w:numPr>
        <w:spacing w:after="0" w:line="240" w:lineRule="auto"/>
      </w:pPr>
      <w:r w:rsidRPr="00647A6B">
        <w:rPr>
          <w:b/>
          <w:bCs/>
        </w:rPr>
        <w:t>Ethics Certification</w:t>
      </w:r>
    </w:p>
    <w:p w14:paraId="1DF4E046" w14:textId="77777777" w:rsidR="003B3A0C" w:rsidRPr="00647A6B" w:rsidRDefault="003B3A0C" w:rsidP="003B3A0C">
      <w:pPr>
        <w:numPr>
          <w:ilvl w:val="1"/>
          <w:numId w:val="195"/>
        </w:numPr>
        <w:spacing w:after="0" w:line="240" w:lineRule="auto"/>
      </w:pPr>
      <w:r w:rsidRPr="00647A6B">
        <w:rPr>
          <w:b/>
          <w:bCs/>
        </w:rPr>
        <w:t>Target</w:t>
      </w:r>
      <w:r w:rsidRPr="00647A6B">
        <w:t xml:space="preserve">: Achieve </w:t>
      </w:r>
      <w:r w:rsidRPr="00647A6B">
        <w:rPr>
          <w:b/>
          <w:bCs/>
        </w:rPr>
        <w:t>Ethical Business Certification</w:t>
      </w:r>
      <w:r w:rsidRPr="00647A6B">
        <w:t xml:space="preserve"> by </w:t>
      </w:r>
      <w:r w:rsidRPr="00647A6B">
        <w:rPr>
          <w:b/>
          <w:bCs/>
        </w:rPr>
        <w:t>Q4 2028</w:t>
      </w:r>
      <w:r w:rsidRPr="00647A6B">
        <w:t>.</w:t>
      </w:r>
    </w:p>
    <w:p w14:paraId="564CA369" w14:textId="77777777" w:rsidR="003B3A0C" w:rsidRPr="00647A6B" w:rsidRDefault="003B3A0C" w:rsidP="003B3A0C">
      <w:pPr>
        <w:numPr>
          <w:ilvl w:val="1"/>
          <w:numId w:val="195"/>
        </w:numPr>
        <w:spacing w:after="0" w:line="240" w:lineRule="auto"/>
      </w:pPr>
      <w:r w:rsidRPr="00647A6B">
        <w:rPr>
          <w:b/>
          <w:bCs/>
        </w:rPr>
        <w:t>Actions</w:t>
      </w:r>
      <w:r w:rsidRPr="00647A6B">
        <w:t>:</w:t>
      </w:r>
    </w:p>
    <w:p w14:paraId="5525E602" w14:textId="77777777" w:rsidR="003B3A0C" w:rsidRPr="00647A6B" w:rsidRDefault="003B3A0C" w:rsidP="003B3A0C">
      <w:pPr>
        <w:numPr>
          <w:ilvl w:val="2"/>
          <w:numId w:val="195"/>
        </w:numPr>
        <w:spacing w:after="0" w:line="240" w:lineRule="auto"/>
      </w:pPr>
      <w:r w:rsidRPr="00647A6B">
        <w:t xml:space="preserve">Partner with </w:t>
      </w:r>
      <w:r w:rsidRPr="00647A6B">
        <w:rPr>
          <w:b/>
          <w:bCs/>
        </w:rPr>
        <w:t>certification bodies</w:t>
      </w:r>
      <w:r w:rsidRPr="00647A6B">
        <w:t xml:space="preserve"> to align GreenTech's ethics policies with recognized industry standards.</w:t>
      </w:r>
    </w:p>
    <w:p w14:paraId="29F5C607" w14:textId="77777777" w:rsidR="003B3A0C" w:rsidRPr="00647A6B" w:rsidRDefault="003B3A0C" w:rsidP="003B3A0C">
      <w:pPr>
        <w:numPr>
          <w:ilvl w:val="2"/>
          <w:numId w:val="195"/>
        </w:numPr>
        <w:spacing w:after="0" w:line="240" w:lineRule="auto"/>
      </w:pPr>
      <w:r w:rsidRPr="00647A6B">
        <w:t xml:space="preserve">Develop a </w:t>
      </w:r>
      <w:r w:rsidRPr="00647A6B">
        <w:rPr>
          <w:b/>
          <w:bCs/>
        </w:rPr>
        <w:t>self-assessment framework</w:t>
      </w:r>
      <w:r w:rsidRPr="00647A6B">
        <w:t xml:space="preserve"> to ensure all departments are adhering to ethical requirements.</w:t>
      </w:r>
    </w:p>
    <w:p w14:paraId="54BAB237" w14:textId="77777777" w:rsidR="003B3A0C" w:rsidRPr="00647A6B" w:rsidRDefault="003B3A0C" w:rsidP="003B3A0C">
      <w:pPr>
        <w:numPr>
          <w:ilvl w:val="2"/>
          <w:numId w:val="195"/>
        </w:numPr>
        <w:spacing w:after="0" w:line="240" w:lineRule="auto"/>
      </w:pPr>
      <w:r w:rsidRPr="00647A6B">
        <w:t xml:space="preserve">Provide </w:t>
      </w:r>
      <w:r w:rsidRPr="00647A6B">
        <w:rPr>
          <w:b/>
          <w:bCs/>
        </w:rPr>
        <w:t>ongoing ethics workshops</w:t>
      </w:r>
      <w:r w:rsidRPr="00647A6B">
        <w:t xml:space="preserve"> to ensure understanding and compliance throughout the organization.</w:t>
      </w:r>
    </w:p>
    <w:p w14:paraId="1953C040" w14:textId="77777777" w:rsidR="003B3A0C" w:rsidRPr="00647A6B" w:rsidRDefault="003B3A0C" w:rsidP="003B3A0C">
      <w:pPr>
        <w:numPr>
          <w:ilvl w:val="2"/>
          <w:numId w:val="195"/>
        </w:numPr>
        <w:spacing w:after="0" w:line="240" w:lineRule="auto"/>
      </w:pPr>
      <w:r w:rsidRPr="00647A6B">
        <w:t xml:space="preserve">Incorporate </w:t>
      </w:r>
      <w:r w:rsidRPr="00647A6B">
        <w:rPr>
          <w:b/>
          <w:bCs/>
        </w:rPr>
        <w:t>ethical behavior metrics</w:t>
      </w:r>
      <w:r w:rsidRPr="00647A6B">
        <w:t xml:space="preserve"> into performance evaluations across all levels.</w:t>
      </w:r>
    </w:p>
    <w:p w14:paraId="3D0309AD" w14:textId="77777777" w:rsidR="003B3A0C" w:rsidRPr="00647A6B" w:rsidRDefault="003B3A0C" w:rsidP="003B3A0C">
      <w:pPr>
        <w:numPr>
          <w:ilvl w:val="0"/>
          <w:numId w:val="195"/>
        </w:numPr>
        <w:spacing w:after="0" w:line="240" w:lineRule="auto"/>
      </w:pPr>
      <w:r w:rsidRPr="00647A6B">
        <w:rPr>
          <w:b/>
          <w:bCs/>
        </w:rPr>
        <w:t>Governance Review and Evaluation</w:t>
      </w:r>
    </w:p>
    <w:p w14:paraId="3897150E" w14:textId="77777777" w:rsidR="003B3A0C" w:rsidRPr="00647A6B" w:rsidRDefault="003B3A0C" w:rsidP="003B3A0C">
      <w:pPr>
        <w:numPr>
          <w:ilvl w:val="1"/>
          <w:numId w:val="195"/>
        </w:numPr>
        <w:spacing w:after="0" w:line="240" w:lineRule="auto"/>
      </w:pPr>
      <w:r w:rsidRPr="00647A6B">
        <w:rPr>
          <w:b/>
          <w:bCs/>
        </w:rPr>
        <w:t>Target</w:t>
      </w:r>
      <w:r w:rsidRPr="00647A6B">
        <w:t xml:space="preserve">: Conduct a </w:t>
      </w:r>
      <w:r w:rsidRPr="00647A6B">
        <w:rPr>
          <w:b/>
          <w:bCs/>
        </w:rPr>
        <w:t>Board effectiveness review</w:t>
      </w:r>
      <w:r w:rsidRPr="00647A6B">
        <w:t xml:space="preserve"> every two years, starting </w:t>
      </w:r>
      <w:r w:rsidRPr="00647A6B">
        <w:rPr>
          <w:b/>
          <w:bCs/>
        </w:rPr>
        <w:t>Q4 2028</w:t>
      </w:r>
      <w:r w:rsidRPr="00647A6B">
        <w:t>.</w:t>
      </w:r>
    </w:p>
    <w:p w14:paraId="170F8072" w14:textId="77777777" w:rsidR="003B3A0C" w:rsidRPr="00647A6B" w:rsidRDefault="003B3A0C" w:rsidP="003B3A0C">
      <w:pPr>
        <w:numPr>
          <w:ilvl w:val="1"/>
          <w:numId w:val="195"/>
        </w:numPr>
        <w:spacing w:after="0" w:line="240" w:lineRule="auto"/>
      </w:pPr>
      <w:r w:rsidRPr="00647A6B">
        <w:rPr>
          <w:b/>
          <w:bCs/>
        </w:rPr>
        <w:t>Actions</w:t>
      </w:r>
      <w:r w:rsidRPr="00647A6B">
        <w:t>:</w:t>
      </w:r>
    </w:p>
    <w:p w14:paraId="48BF5E65" w14:textId="77777777" w:rsidR="003B3A0C" w:rsidRPr="00647A6B" w:rsidRDefault="003B3A0C" w:rsidP="003B3A0C">
      <w:pPr>
        <w:numPr>
          <w:ilvl w:val="2"/>
          <w:numId w:val="195"/>
        </w:numPr>
        <w:spacing w:after="0" w:line="240" w:lineRule="auto"/>
      </w:pPr>
      <w:r w:rsidRPr="00647A6B">
        <w:t xml:space="preserve">Partner with a </w:t>
      </w:r>
      <w:r w:rsidRPr="00647A6B">
        <w:rPr>
          <w:b/>
          <w:bCs/>
        </w:rPr>
        <w:t>third-party governance consultant</w:t>
      </w:r>
      <w:r w:rsidRPr="00647A6B">
        <w:t xml:space="preserve"> to conduct reviews and identify gaps in Board operations.</w:t>
      </w:r>
    </w:p>
    <w:p w14:paraId="70951F61" w14:textId="77777777" w:rsidR="003B3A0C" w:rsidRPr="00647A6B" w:rsidRDefault="003B3A0C" w:rsidP="003B3A0C">
      <w:pPr>
        <w:numPr>
          <w:ilvl w:val="2"/>
          <w:numId w:val="195"/>
        </w:numPr>
        <w:spacing w:after="0" w:line="240" w:lineRule="auto"/>
      </w:pPr>
      <w:r w:rsidRPr="00647A6B">
        <w:t xml:space="preserve">Establish </w:t>
      </w:r>
      <w:r w:rsidRPr="00647A6B">
        <w:rPr>
          <w:b/>
          <w:bCs/>
        </w:rPr>
        <w:t>self-assessment tools</w:t>
      </w:r>
      <w:r w:rsidRPr="00647A6B">
        <w:t xml:space="preserve"> for Board members to evaluate their own contributions to effective governance.</w:t>
      </w:r>
    </w:p>
    <w:p w14:paraId="23E1D283" w14:textId="77777777" w:rsidR="003B3A0C" w:rsidRPr="00647A6B" w:rsidRDefault="003B3A0C" w:rsidP="003B3A0C">
      <w:pPr>
        <w:numPr>
          <w:ilvl w:val="2"/>
          <w:numId w:val="195"/>
        </w:numPr>
        <w:spacing w:after="0" w:line="240" w:lineRule="auto"/>
      </w:pPr>
      <w:r w:rsidRPr="00647A6B">
        <w:t xml:space="preserve">Implement a </w:t>
      </w:r>
      <w:r w:rsidRPr="00647A6B">
        <w:rPr>
          <w:b/>
          <w:bCs/>
        </w:rPr>
        <w:t>skills and experience matrix</w:t>
      </w:r>
      <w:r w:rsidRPr="00647A6B">
        <w:t xml:space="preserve"> to identify Board needs and gaps in expertise.</w:t>
      </w:r>
    </w:p>
    <w:p w14:paraId="2955B240" w14:textId="77777777" w:rsidR="003B3A0C" w:rsidRPr="00647A6B" w:rsidRDefault="003B3A0C" w:rsidP="003B3A0C">
      <w:pPr>
        <w:numPr>
          <w:ilvl w:val="2"/>
          <w:numId w:val="195"/>
        </w:numPr>
        <w:spacing w:after="0" w:line="240" w:lineRule="auto"/>
      </w:pPr>
      <w:r w:rsidRPr="00647A6B">
        <w:t xml:space="preserve">Conduct a </w:t>
      </w:r>
      <w:r w:rsidRPr="00647A6B">
        <w:rPr>
          <w:b/>
          <w:bCs/>
        </w:rPr>
        <w:t>succession planning exercise</w:t>
      </w:r>
      <w:r w:rsidRPr="00647A6B">
        <w:t xml:space="preserve"> to ensure continuity in effective governance practices.</w:t>
      </w:r>
    </w:p>
    <w:p w14:paraId="57A3FFBD" w14:textId="77777777" w:rsidR="003B3A0C" w:rsidRPr="00647A6B" w:rsidRDefault="003B3A0C" w:rsidP="003B3A0C">
      <w:pPr>
        <w:numPr>
          <w:ilvl w:val="0"/>
          <w:numId w:val="195"/>
        </w:numPr>
        <w:spacing w:after="0" w:line="240" w:lineRule="auto"/>
      </w:pPr>
      <w:r w:rsidRPr="00647A6B">
        <w:rPr>
          <w:b/>
          <w:bCs/>
        </w:rPr>
        <w:t>Stakeholder Engagement and Transparency</w:t>
      </w:r>
    </w:p>
    <w:p w14:paraId="4996E23B" w14:textId="77777777" w:rsidR="003B3A0C" w:rsidRPr="00647A6B" w:rsidRDefault="003B3A0C" w:rsidP="003B3A0C">
      <w:pPr>
        <w:numPr>
          <w:ilvl w:val="1"/>
          <w:numId w:val="195"/>
        </w:numPr>
        <w:spacing w:after="0" w:line="240" w:lineRule="auto"/>
      </w:pPr>
      <w:r w:rsidRPr="00647A6B">
        <w:rPr>
          <w:b/>
          <w:bCs/>
        </w:rPr>
        <w:t>Target</w:t>
      </w:r>
      <w:r w:rsidRPr="00647A6B">
        <w:t xml:space="preserve">: Carry out </w:t>
      </w:r>
      <w:r w:rsidRPr="00647A6B">
        <w:rPr>
          <w:b/>
          <w:bCs/>
        </w:rPr>
        <w:t>bi-annual stakeholder engagement reviews</w:t>
      </w:r>
      <w:r w:rsidRPr="00647A6B">
        <w:t xml:space="preserve"> to enhance transparency by </w:t>
      </w:r>
      <w:r w:rsidRPr="00647A6B">
        <w:rPr>
          <w:b/>
          <w:bCs/>
        </w:rPr>
        <w:t>Q4 2028</w:t>
      </w:r>
      <w:r w:rsidRPr="00647A6B">
        <w:t>.</w:t>
      </w:r>
    </w:p>
    <w:p w14:paraId="3C71D2D7" w14:textId="77777777" w:rsidR="003B3A0C" w:rsidRPr="00647A6B" w:rsidRDefault="003B3A0C" w:rsidP="003B3A0C">
      <w:pPr>
        <w:numPr>
          <w:ilvl w:val="1"/>
          <w:numId w:val="195"/>
        </w:numPr>
        <w:spacing w:after="0" w:line="240" w:lineRule="auto"/>
      </w:pPr>
      <w:r w:rsidRPr="00647A6B">
        <w:rPr>
          <w:b/>
          <w:bCs/>
        </w:rPr>
        <w:t>Actions</w:t>
      </w:r>
      <w:r w:rsidRPr="00647A6B">
        <w:t>:</w:t>
      </w:r>
    </w:p>
    <w:p w14:paraId="75B26109" w14:textId="77777777" w:rsidR="003B3A0C" w:rsidRPr="00647A6B" w:rsidRDefault="003B3A0C" w:rsidP="003B3A0C">
      <w:pPr>
        <w:numPr>
          <w:ilvl w:val="2"/>
          <w:numId w:val="195"/>
        </w:numPr>
        <w:spacing w:after="0" w:line="240" w:lineRule="auto"/>
      </w:pPr>
      <w:r w:rsidRPr="00647A6B">
        <w:t xml:space="preserve">Develop a </w:t>
      </w:r>
      <w:r w:rsidRPr="00647A6B">
        <w:rPr>
          <w:b/>
          <w:bCs/>
        </w:rPr>
        <w:t>stakeholder feedback portal</w:t>
      </w:r>
      <w:r w:rsidRPr="00647A6B">
        <w:t xml:space="preserve"> to gather regular input on ESG initiatives and transparency practices.</w:t>
      </w:r>
    </w:p>
    <w:p w14:paraId="57419BCA" w14:textId="77777777" w:rsidR="003B3A0C" w:rsidRPr="00647A6B" w:rsidRDefault="003B3A0C" w:rsidP="003B3A0C">
      <w:pPr>
        <w:numPr>
          <w:ilvl w:val="2"/>
          <w:numId w:val="195"/>
        </w:numPr>
        <w:spacing w:after="0" w:line="240" w:lineRule="auto"/>
      </w:pPr>
      <w:r w:rsidRPr="00647A6B">
        <w:t xml:space="preserve">Host </w:t>
      </w:r>
      <w:r w:rsidRPr="00647A6B">
        <w:rPr>
          <w:b/>
          <w:bCs/>
        </w:rPr>
        <w:t>bi-annual stakeholder forums</w:t>
      </w:r>
      <w:r w:rsidRPr="00647A6B">
        <w:t xml:space="preserve"> to directly engage with customers, investors, and community representatives.</w:t>
      </w:r>
    </w:p>
    <w:p w14:paraId="0B02889A" w14:textId="77777777" w:rsidR="003B3A0C" w:rsidRPr="00647A6B" w:rsidRDefault="003B3A0C" w:rsidP="003B3A0C">
      <w:pPr>
        <w:numPr>
          <w:ilvl w:val="2"/>
          <w:numId w:val="195"/>
        </w:numPr>
        <w:spacing w:after="0" w:line="240" w:lineRule="auto"/>
      </w:pPr>
      <w:r w:rsidRPr="00647A6B">
        <w:t xml:space="preserve">Publicly disclose the </w:t>
      </w:r>
      <w:r w:rsidRPr="00647A6B">
        <w:rPr>
          <w:b/>
          <w:bCs/>
        </w:rPr>
        <w:t>outcomes of stakeholder engagements</w:t>
      </w:r>
      <w:r w:rsidRPr="00647A6B">
        <w:t>, including feedback and planned improvements.</w:t>
      </w:r>
    </w:p>
    <w:p w14:paraId="7B3F24DA" w14:textId="77777777" w:rsidR="003B3A0C" w:rsidRPr="00647A6B" w:rsidRDefault="003B3A0C" w:rsidP="003B3A0C">
      <w:pPr>
        <w:numPr>
          <w:ilvl w:val="2"/>
          <w:numId w:val="195"/>
        </w:numPr>
        <w:spacing w:after="0" w:line="240" w:lineRule="auto"/>
      </w:pPr>
      <w:r w:rsidRPr="00647A6B">
        <w:t xml:space="preserve">Set up an </w:t>
      </w:r>
      <w:r w:rsidRPr="00647A6B">
        <w:rPr>
          <w:b/>
          <w:bCs/>
        </w:rPr>
        <w:t>Internal Stakeholder Advisory Board</w:t>
      </w:r>
      <w:r w:rsidRPr="00647A6B">
        <w:t xml:space="preserve"> composed of employees to regularly review internal transparency efforts.</w:t>
      </w:r>
    </w:p>
    <w:p w14:paraId="4075C624" w14:textId="77777777" w:rsidR="003B3A0C" w:rsidRPr="00647A6B" w:rsidRDefault="003B3A0C" w:rsidP="003B3A0C">
      <w:pPr>
        <w:spacing w:after="0" w:line="240" w:lineRule="auto"/>
      </w:pPr>
      <w:r>
        <w:pict w14:anchorId="79C045DB">
          <v:rect id="_x0000_i1040" style="width:0;height:1.5pt" o:hralign="center" o:hrstd="t" o:hr="t" fillcolor="#a0a0a0" stroked="f"/>
        </w:pict>
      </w:r>
    </w:p>
    <w:p w14:paraId="013F322B" w14:textId="77777777" w:rsidR="003B3A0C" w:rsidRPr="00647A6B" w:rsidRDefault="003B3A0C" w:rsidP="003B3A0C">
      <w:pPr>
        <w:spacing w:after="0" w:line="240" w:lineRule="auto"/>
        <w:rPr>
          <w:b/>
          <w:bCs/>
        </w:rPr>
      </w:pPr>
      <w:r w:rsidRPr="00647A6B">
        <w:rPr>
          <w:b/>
          <w:bCs/>
        </w:rPr>
        <w:lastRenderedPageBreak/>
        <w:t>4. Integrated ESG Roadmap Timeline (2024-2028)</w:t>
      </w:r>
    </w:p>
    <w:p w14:paraId="70743BFD" w14:textId="77777777" w:rsidR="003B3A0C" w:rsidRPr="00647A6B" w:rsidRDefault="003B3A0C" w:rsidP="003B3A0C">
      <w:pPr>
        <w:spacing w:after="0" w:line="240" w:lineRule="auto"/>
      </w:pPr>
      <w:r w:rsidRPr="00647A6B">
        <w:t>This timeline provides an integrated view of how environmental, social, and governance actions are aligned with KPIs, targets, and detailed actions over the course of GreenTech’s 5-year ESG journey.</w:t>
      </w:r>
    </w:p>
    <w:p w14:paraId="362E44BC" w14:textId="77777777" w:rsidR="003B3A0C" w:rsidRPr="00647A6B" w:rsidRDefault="003B3A0C" w:rsidP="003B3A0C">
      <w:pPr>
        <w:spacing w:after="0" w:line="240" w:lineRule="auto"/>
        <w:rPr>
          <w:b/>
          <w:bCs/>
        </w:rPr>
      </w:pPr>
      <w:r w:rsidRPr="00647A6B">
        <w:rPr>
          <w:b/>
          <w:bCs/>
        </w:rPr>
        <w:t>4.1 ESG Roadmap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2865"/>
        <w:gridCol w:w="2730"/>
        <w:gridCol w:w="3203"/>
      </w:tblGrid>
      <w:tr w:rsidR="003B3A0C" w:rsidRPr="00647A6B" w14:paraId="1529F05E" w14:textId="77777777" w:rsidTr="00CD46E3">
        <w:trPr>
          <w:tblHeader/>
          <w:tblCellSpacing w:w="15" w:type="dxa"/>
        </w:trPr>
        <w:tc>
          <w:tcPr>
            <w:tcW w:w="0" w:type="auto"/>
            <w:vAlign w:val="center"/>
            <w:hideMark/>
          </w:tcPr>
          <w:p w14:paraId="280FAE00" w14:textId="77777777" w:rsidR="003B3A0C" w:rsidRPr="00647A6B" w:rsidRDefault="003B3A0C" w:rsidP="00CD46E3">
            <w:pPr>
              <w:spacing w:after="0" w:line="240" w:lineRule="auto"/>
              <w:rPr>
                <w:b/>
                <w:bCs/>
              </w:rPr>
            </w:pPr>
            <w:r w:rsidRPr="00647A6B">
              <w:rPr>
                <w:b/>
                <w:bCs/>
              </w:rPr>
              <w:t>Year</w:t>
            </w:r>
          </w:p>
        </w:tc>
        <w:tc>
          <w:tcPr>
            <w:tcW w:w="0" w:type="auto"/>
            <w:vAlign w:val="center"/>
            <w:hideMark/>
          </w:tcPr>
          <w:p w14:paraId="7C92F756" w14:textId="77777777" w:rsidR="003B3A0C" w:rsidRPr="00647A6B" w:rsidRDefault="003B3A0C" w:rsidP="00CD46E3">
            <w:pPr>
              <w:spacing w:after="0" w:line="240" w:lineRule="auto"/>
              <w:rPr>
                <w:b/>
                <w:bCs/>
              </w:rPr>
            </w:pPr>
            <w:r w:rsidRPr="00647A6B">
              <w:rPr>
                <w:b/>
                <w:bCs/>
              </w:rPr>
              <w:t>Environmental Actions</w:t>
            </w:r>
          </w:p>
        </w:tc>
        <w:tc>
          <w:tcPr>
            <w:tcW w:w="0" w:type="auto"/>
            <w:vAlign w:val="center"/>
            <w:hideMark/>
          </w:tcPr>
          <w:p w14:paraId="2D278711" w14:textId="77777777" w:rsidR="003B3A0C" w:rsidRPr="00647A6B" w:rsidRDefault="003B3A0C" w:rsidP="00CD46E3">
            <w:pPr>
              <w:spacing w:after="0" w:line="240" w:lineRule="auto"/>
              <w:rPr>
                <w:b/>
                <w:bCs/>
              </w:rPr>
            </w:pPr>
            <w:r w:rsidRPr="00647A6B">
              <w:rPr>
                <w:b/>
                <w:bCs/>
              </w:rPr>
              <w:t>Social Actions</w:t>
            </w:r>
          </w:p>
        </w:tc>
        <w:tc>
          <w:tcPr>
            <w:tcW w:w="0" w:type="auto"/>
            <w:vAlign w:val="center"/>
            <w:hideMark/>
          </w:tcPr>
          <w:p w14:paraId="60757582" w14:textId="77777777" w:rsidR="003B3A0C" w:rsidRPr="00647A6B" w:rsidRDefault="003B3A0C" w:rsidP="00CD46E3">
            <w:pPr>
              <w:spacing w:after="0" w:line="240" w:lineRule="auto"/>
              <w:rPr>
                <w:b/>
                <w:bCs/>
              </w:rPr>
            </w:pPr>
            <w:r w:rsidRPr="00647A6B">
              <w:rPr>
                <w:b/>
                <w:bCs/>
              </w:rPr>
              <w:t>Governance Actions</w:t>
            </w:r>
          </w:p>
        </w:tc>
      </w:tr>
      <w:tr w:rsidR="003B3A0C" w:rsidRPr="00647A6B" w14:paraId="430F5AE7" w14:textId="77777777" w:rsidTr="00CD46E3">
        <w:trPr>
          <w:tblCellSpacing w:w="15" w:type="dxa"/>
        </w:trPr>
        <w:tc>
          <w:tcPr>
            <w:tcW w:w="0" w:type="auto"/>
            <w:vAlign w:val="center"/>
            <w:hideMark/>
          </w:tcPr>
          <w:p w14:paraId="04F70E75" w14:textId="77777777" w:rsidR="003B3A0C" w:rsidRPr="00647A6B" w:rsidRDefault="003B3A0C" w:rsidP="00CD46E3">
            <w:pPr>
              <w:spacing w:after="0" w:line="240" w:lineRule="auto"/>
            </w:pPr>
            <w:r w:rsidRPr="00647A6B">
              <w:rPr>
                <w:b/>
                <w:bCs/>
              </w:rPr>
              <w:t>2024</w:t>
            </w:r>
          </w:p>
        </w:tc>
        <w:tc>
          <w:tcPr>
            <w:tcW w:w="0" w:type="auto"/>
            <w:vAlign w:val="center"/>
            <w:hideMark/>
          </w:tcPr>
          <w:p w14:paraId="14F25CD9" w14:textId="77777777" w:rsidR="003B3A0C" w:rsidRPr="00647A6B" w:rsidRDefault="003B3A0C" w:rsidP="00CD46E3">
            <w:pPr>
              <w:spacing w:after="0" w:line="240" w:lineRule="auto"/>
            </w:pPr>
            <w:r w:rsidRPr="00647A6B">
              <w:t>Conduct a baseline carbon emissions assessment. Launch energy-saving pilot programs in major facilities.</w:t>
            </w:r>
          </w:p>
        </w:tc>
        <w:tc>
          <w:tcPr>
            <w:tcW w:w="0" w:type="auto"/>
            <w:vAlign w:val="center"/>
            <w:hideMark/>
          </w:tcPr>
          <w:p w14:paraId="30E0A91B" w14:textId="77777777" w:rsidR="003B3A0C" w:rsidRPr="00647A6B" w:rsidRDefault="003B3A0C" w:rsidP="00CD46E3">
            <w:pPr>
              <w:spacing w:after="0" w:line="240" w:lineRule="auto"/>
            </w:pPr>
            <w:r w:rsidRPr="00647A6B">
              <w:t>Launch diversity and inclusion training for all employees. Set up an employee wellness survey to assess health and well-being.</w:t>
            </w:r>
          </w:p>
        </w:tc>
        <w:tc>
          <w:tcPr>
            <w:tcW w:w="0" w:type="auto"/>
            <w:vAlign w:val="center"/>
            <w:hideMark/>
          </w:tcPr>
          <w:p w14:paraId="35C43418" w14:textId="77777777" w:rsidR="003B3A0C" w:rsidRPr="00647A6B" w:rsidRDefault="003B3A0C" w:rsidP="00CD46E3">
            <w:pPr>
              <w:spacing w:after="0" w:line="240" w:lineRule="auto"/>
            </w:pPr>
            <w:r w:rsidRPr="00647A6B">
              <w:t>Launch whistleblower platform and revise Code of Ethics.</w:t>
            </w:r>
          </w:p>
        </w:tc>
      </w:tr>
      <w:tr w:rsidR="003B3A0C" w:rsidRPr="00647A6B" w14:paraId="417D440A" w14:textId="77777777" w:rsidTr="00CD46E3">
        <w:trPr>
          <w:tblCellSpacing w:w="15" w:type="dxa"/>
        </w:trPr>
        <w:tc>
          <w:tcPr>
            <w:tcW w:w="0" w:type="auto"/>
            <w:vAlign w:val="center"/>
            <w:hideMark/>
          </w:tcPr>
          <w:p w14:paraId="3F1F361F" w14:textId="77777777" w:rsidR="003B3A0C" w:rsidRPr="00647A6B" w:rsidRDefault="003B3A0C" w:rsidP="00CD46E3">
            <w:pPr>
              <w:spacing w:after="0" w:line="240" w:lineRule="auto"/>
            </w:pPr>
            <w:r w:rsidRPr="00647A6B">
              <w:rPr>
                <w:b/>
                <w:bCs/>
              </w:rPr>
              <w:t>2025</w:t>
            </w:r>
          </w:p>
        </w:tc>
        <w:tc>
          <w:tcPr>
            <w:tcW w:w="0" w:type="auto"/>
            <w:vAlign w:val="center"/>
            <w:hideMark/>
          </w:tcPr>
          <w:p w14:paraId="2B6C13D0" w14:textId="77777777" w:rsidR="003B3A0C" w:rsidRPr="00647A6B" w:rsidRDefault="003B3A0C" w:rsidP="00CD46E3">
            <w:pPr>
              <w:spacing w:after="0" w:line="240" w:lineRule="auto"/>
            </w:pPr>
            <w:r w:rsidRPr="00647A6B">
              <w:t>Expand renewable energy use to 25% of overall energy consumption. Implement waste reduction initiatives across facilities.</w:t>
            </w:r>
          </w:p>
        </w:tc>
        <w:tc>
          <w:tcPr>
            <w:tcW w:w="0" w:type="auto"/>
            <w:vAlign w:val="center"/>
            <w:hideMark/>
          </w:tcPr>
          <w:p w14:paraId="6C40D027" w14:textId="77777777" w:rsidR="003B3A0C" w:rsidRPr="00647A6B" w:rsidRDefault="003B3A0C" w:rsidP="00CD46E3">
            <w:pPr>
              <w:spacing w:after="0" w:line="240" w:lineRule="auto"/>
            </w:pPr>
            <w:r w:rsidRPr="00647A6B">
              <w:t>Introduce paid volunteer days and launch educational programs in local schools.</w:t>
            </w:r>
          </w:p>
        </w:tc>
        <w:tc>
          <w:tcPr>
            <w:tcW w:w="0" w:type="auto"/>
            <w:vAlign w:val="center"/>
            <w:hideMark/>
          </w:tcPr>
          <w:p w14:paraId="0D7E4DD9" w14:textId="77777777" w:rsidR="003B3A0C" w:rsidRPr="00647A6B" w:rsidRDefault="003B3A0C" w:rsidP="00CD46E3">
            <w:pPr>
              <w:spacing w:after="0" w:line="240" w:lineRule="auto"/>
            </w:pPr>
            <w:r w:rsidRPr="00647A6B">
              <w:t>Increase board diversity to ensure 30% representation of underrepresented groups.</w:t>
            </w:r>
          </w:p>
        </w:tc>
      </w:tr>
      <w:tr w:rsidR="003B3A0C" w:rsidRPr="00647A6B" w14:paraId="234E5FCB" w14:textId="77777777" w:rsidTr="00CD46E3">
        <w:trPr>
          <w:tblCellSpacing w:w="15" w:type="dxa"/>
        </w:trPr>
        <w:tc>
          <w:tcPr>
            <w:tcW w:w="0" w:type="auto"/>
            <w:vAlign w:val="center"/>
            <w:hideMark/>
          </w:tcPr>
          <w:p w14:paraId="7DA81509" w14:textId="77777777" w:rsidR="003B3A0C" w:rsidRPr="00647A6B" w:rsidRDefault="003B3A0C" w:rsidP="00CD46E3">
            <w:pPr>
              <w:spacing w:after="0" w:line="240" w:lineRule="auto"/>
            </w:pPr>
            <w:r w:rsidRPr="00647A6B">
              <w:rPr>
                <w:b/>
                <w:bCs/>
              </w:rPr>
              <w:t>2026</w:t>
            </w:r>
          </w:p>
        </w:tc>
        <w:tc>
          <w:tcPr>
            <w:tcW w:w="0" w:type="auto"/>
            <w:vAlign w:val="center"/>
            <w:hideMark/>
          </w:tcPr>
          <w:p w14:paraId="343BFF91" w14:textId="77777777" w:rsidR="003B3A0C" w:rsidRPr="00647A6B" w:rsidRDefault="003B3A0C" w:rsidP="00CD46E3">
            <w:pPr>
              <w:spacing w:after="0" w:line="240" w:lineRule="auto"/>
            </w:pPr>
            <w:r w:rsidRPr="00647A6B">
              <w:t>Introduce renewable energy technologies to two new manufacturing sites. Roll out energy-efficient machinery across production.</w:t>
            </w:r>
          </w:p>
        </w:tc>
        <w:tc>
          <w:tcPr>
            <w:tcW w:w="0" w:type="auto"/>
            <w:vAlign w:val="center"/>
            <w:hideMark/>
          </w:tcPr>
          <w:p w14:paraId="7CC83CE8" w14:textId="77777777" w:rsidR="003B3A0C" w:rsidRPr="00647A6B" w:rsidRDefault="003B3A0C" w:rsidP="00CD46E3">
            <w:pPr>
              <w:spacing w:after="0" w:line="240" w:lineRule="auto"/>
            </w:pPr>
            <w:r w:rsidRPr="00647A6B">
              <w:t>Increase gender diversity in leadership by 15%. Partner with community organizations for wider social impact.</w:t>
            </w:r>
          </w:p>
        </w:tc>
        <w:tc>
          <w:tcPr>
            <w:tcW w:w="0" w:type="auto"/>
            <w:vAlign w:val="center"/>
            <w:hideMark/>
          </w:tcPr>
          <w:p w14:paraId="28D58B51" w14:textId="77777777" w:rsidR="003B3A0C" w:rsidRPr="00647A6B" w:rsidRDefault="003B3A0C" w:rsidP="00CD46E3">
            <w:pPr>
              <w:spacing w:after="0" w:line="240" w:lineRule="auto"/>
            </w:pPr>
            <w:r w:rsidRPr="00647A6B">
              <w:t>Publish first ESG report adhering to GRI standards. Establish executive compensation linked to ESG.</w:t>
            </w:r>
          </w:p>
        </w:tc>
      </w:tr>
      <w:tr w:rsidR="003B3A0C" w:rsidRPr="00647A6B" w14:paraId="72B39F82" w14:textId="77777777" w:rsidTr="00CD46E3">
        <w:trPr>
          <w:tblCellSpacing w:w="15" w:type="dxa"/>
        </w:trPr>
        <w:tc>
          <w:tcPr>
            <w:tcW w:w="0" w:type="auto"/>
            <w:vAlign w:val="center"/>
            <w:hideMark/>
          </w:tcPr>
          <w:p w14:paraId="10BDBF86" w14:textId="77777777" w:rsidR="003B3A0C" w:rsidRPr="00647A6B" w:rsidRDefault="003B3A0C" w:rsidP="00CD46E3">
            <w:pPr>
              <w:spacing w:after="0" w:line="240" w:lineRule="auto"/>
            </w:pPr>
            <w:r w:rsidRPr="00647A6B">
              <w:rPr>
                <w:b/>
                <w:bCs/>
              </w:rPr>
              <w:t>2027</w:t>
            </w:r>
          </w:p>
        </w:tc>
        <w:tc>
          <w:tcPr>
            <w:tcW w:w="0" w:type="auto"/>
            <w:vAlign w:val="center"/>
            <w:hideMark/>
          </w:tcPr>
          <w:p w14:paraId="5A6923D0" w14:textId="77777777" w:rsidR="003B3A0C" w:rsidRPr="00647A6B" w:rsidRDefault="003B3A0C" w:rsidP="00CD46E3">
            <w:pPr>
              <w:spacing w:after="0" w:line="240" w:lineRule="auto"/>
            </w:pPr>
            <w:r w:rsidRPr="00647A6B">
              <w:t>Achieve 50% renewable energy target and reduce Scope 1 emissions by 20%. Expand waste recycling and management programs.</w:t>
            </w:r>
          </w:p>
        </w:tc>
        <w:tc>
          <w:tcPr>
            <w:tcW w:w="0" w:type="auto"/>
            <w:vAlign w:val="center"/>
            <w:hideMark/>
          </w:tcPr>
          <w:p w14:paraId="0E8FBBE1" w14:textId="77777777" w:rsidR="003B3A0C" w:rsidRPr="00647A6B" w:rsidRDefault="003B3A0C" w:rsidP="00CD46E3">
            <w:pPr>
              <w:spacing w:after="0" w:line="240" w:lineRule="auto"/>
            </w:pPr>
            <w:r w:rsidRPr="00647A6B">
              <w:t>Conduct fair labor audits for all Tier 1 suppliers. Continue scaling up employee and community engagement.</w:t>
            </w:r>
          </w:p>
        </w:tc>
        <w:tc>
          <w:tcPr>
            <w:tcW w:w="0" w:type="auto"/>
            <w:vAlign w:val="center"/>
            <w:hideMark/>
          </w:tcPr>
          <w:p w14:paraId="3B276DFF" w14:textId="77777777" w:rsidR="003B3A0C" w:rsidRPr="00647A6B" w:rsidRDefault="003B3A0C" w:rsidP="00CD46E3">
            <w:pPr>
              <w:spacing w:after="0" w:line="240" w:lineRule="auto"/>
            </w:pPr>
            <w:r w:rsidRPr="00647A6B">
              <w:t>Conduct ethical audits for GreenTech and suppliers, link 25% of executive bonuses to ESG outcomes.</w:t>
            </w:r>
          </w:p>
        </w:tc>
      </w:tr>
      <w:tr w:rsidR="003B3A0C" w:rsidRPr="00647A6B" w14:paraId="7D836A7C" w14:textId="77777777" w:rsidTr="00CD46E3">
        <w:trPr>
          <w:tblCellSpacing w:w="15" w:type="dxa"/>
        </w:trPr>
        <w:tc>
          <w:tcPr>
            <w:tcW w:w="0" w:type="auto"/>
            <w:vAlign w:val="center"/>
            <w:hideMark/>
          </w:tcPr>
          <w:p w14:paraId="6FFB3031" w14:textId="77777777" w:rsidR="003B3A0C" w:rsidRPr="00647A6B" w:rsidRDefault="003B3A0C" w:rsidP="00CD46E3">
            <w:pPr>
              <w:spacing w:after="0" w:line="240" w:lineRule="auto"/>
            </w:pPr>
            <w:r w:rsidRPr="00647A6B">
              <w:rPr>
                <w:b/>
                <w:bCs/>
              </w:rPr>
              <w:t>2028</w:t>
            </w:r>
          </w:p>
        </w:tc>
        <w:tc>
          <w:tcPr>
            <w:tcW w:w="0" w:type="auto"/>
            <w:vAlign w:val="center"/>
            <w:hideMark/>
          </w:tcPr>
          <w:p w14:paraId="1274AC48" w14:textId="77777777" w:rsidR="003B3A0C" w:rsidRPr="00647A6B" w:rsidRDefault="003B3A0C" w:rsidP="00CD46E3">
            <w:pPr>
              <w:spacing w:after="0" w:line="240" w:lineRule="auto"/>
            </w:pPr>
            <w:r w:rsidRPr="00647A6B">
              <w:t>Achieve net-zero emissions in production processes. Expand focus on biodiversity through habitat preservation initiatives.</w:t>
            </w:r>
          </w:p>
        </w:tc>
        <w:tc>
          <w:tcPr>
            <w:tcW w:w="0" w:type="auto"/>
            <w:vAlign w:val="center"/>
            <w:hideMark/>
          </w:tcPr>
          <w:p w14:paraId="21020FF6" w14:textId="77777777" w:rsidR="003B3A0C" w:rsidRPr="00647A6B" w:rsidRDefault="003B3A0C" w:rsidP="00CD46E3">
            <w:pPr>
              <w:spacing w:after="0" w:line="240" w:lineRule="auto"/>
            </w:pPr>
            <w:r w:rsidRPr="00647A6B">
              <w:t>Obtain certification for fair labor practices and increase employee satisfaction by 20%. Launch additional community partnerships.</w:t>
            </w:r>
          </w:p>
        </w:tc>
        <w:tc>
          <w:tcPr>
            <w:tcW w:w="0" w:type="auto"/>
            <w:vAlign w:val="center"/>
            <w:hideMark/>
          </w:tcPr>
          <w:p w14:paraId="672B26FB" w14:textId="77777777" w:rsidR="003B3A0C" w:rsidRPr="00647A6B" w:rsidRDefault="003B3A0C" w:rsidP="00CD46E3">
            <w:pPr>
              <w:spacing w:after="0" w:line="240" w:lineRule="auto"/>
            </w:pPr>
            <w:r w:rsidRPr="00647A6B">
              <w:t>Obtain Ethical Business Certification, conduct comprehensive Board effectiveness review, complete stakeholder engagement sessions.</w:t>
            </w:r>
          </w:p>
        </w:tc>
      </w:tr>
    </w:tbl>
    <w:p w14:paraId="35990831" w14:textId="77777777" w:rsidR="003B3A0C" w:rsidRPr="00647A6B" w:rsidRDefault="003B3A0C" w:rsidP="003B3A0C">
      <w:pPr>
        <w:spacing w:after="0" w:line="240" w:lineRule="auto"/>
        <w:rPr>
          <w:b/>
          <w:bCs/>
        </w:rPr>
      </w:pPr>
      <w:r w:rsidRPr="00647A6B">
        <w:rPr>
          <w:b/>
          <w:bCs/>
        </w:rPr>
        <w:t>4.2 Example of a Cascading Approach from KPI to Action</w:t>
      </w:r>
    </w:p>
    <w:p w14:paraId="4ADBFE11" w14:textId="77777777" w:rsidR="003B3A0C" w:rsidRPr="00647A6B" w:rsidRDefault="003B3A0C" w:rsidP="003B3A0C">
      <w:pPr>
        <w:spacing w:after="0" w:line="240" w:lineRule="auto"/>
      </w:pPr>
      <w:r w:rsidRPr="00647A6B">
        <w:t>For the KPI "Increase Renewable Energy Use to 50% by 2027":</w:t>
      </w:r>
    </w:p>
    <w:p w14:paraId="74AEA9D7" w14:textId="77777777" w:rsidR="003B3A0C" w:rsidRPr="00647A6B" w:rsidRDefault="003B3A0C" w:rsidP="003B3A0C">
      <w:pPr>
        <w:numPr>
          <w:ilvl w:val="0"/>
          <w:numId w:val="196"/>
        </w:numPr>
        <w:spacing w:after="0" w:line="240" w:lineRule="auto"/>
      </w:pPr>
      <w:r w:rsidRPr="00647A6B">
        <w:rPr>
          <w:b/>
          <w:bCs/>
        </w:rPr>
        <w:t>KPI</w:t>
      </w:r>
      <w:r w:rsidRPr="00647A6B">
        <w:t xml:space="preserve">: Increase renewable energy use to </w:t>
      </w:r>
      <w:r w:rsidRPr="00647A6B">
        <w:rPr>
          <w:b/>
          <w:bCs/>
        </w:rPr>
        <w:t>50%</w:t>
      </w:r>
      <w:r w:rsidRPr="00647A6B">
        <w:t xml:space="preserve"> of total energy consumption by </w:t>
      </w:r>
      <w:r w:rsidRPr="00647A6B">
        <w:rPr>
          <w:b/>
          <w:bCs/>
        </w:rPr>
        <w:t>2027</w:t>
      </w:r>
      <w:r w:rsidRPr="00647A6B">
        <w:t>.</w:t>
      </w:r>
    </w:p>
    <w:p w14:paraId="6BB68AE0" w14:textId="77777777" w:rsidR="003B3A0C" w:rsidRPr="00647A6B" w:rsidRDefault="003B3A0C" w:rsidP="003B3A0C">
      <w:pPr>
        <w:numPr>
          <w:ilvl w:val="1"/>
          <w:numId w:val="196"/>
        </w:numPr>
        <w:spacing w:after="0" w:line="240" w:lineRule="auto"/>
      </w:pPr>
      <w:r w:rsidRPr="00647A6B">
        <w:rPr>
          <w:b/>
          <w:bCs/>
        </w:rPr>
        <w:t>Target</w:t>
      </w:r>
      <w:r w:rsidRPr="00647A6B">
        <w:t xml:space="preserve">: Expand renewable energy capacity and utilize it for </w:t>
      </w:r>
      <w:r w:rsidRPr="00647A6B">
        <w:rPr>
          <w:b/>
          <w:bCs/>
        </w:rPr>
        <w:t>all manufacturing facilities</w:t>
      </w:r>
      <w:r w:rsidRPr="00647A6B">
        <w:t>.</w:t>
      </w:r>
    </w:p>
    <w:p w14:paraId="54FA9142" w14:textId="77777777" w:rsidR="003B3A0C" w:rsidRPr="00647A6B" w:rsidRDefault="003B3A0C" w:rsidP="003B3A0C">
      <w:pPr>
        <w:numPr>
          <w:ilvl w:val="1"/>
          <w:numId w:val="196"/>
        </w:numPr>
        <w:spacing w:after="0" w:line="240" w:lineRule="auto"/>
      </w:pPr>
      <w:r w:rsidRPr="00647A6B">
        <w:rPr>
          <w:b/>
          <w:bCs/>
        </w:rPr>
        <w:t>Actions</w:t>
      </w:r>
      <w:r w:rsidRPr="00647A6B">
        <w:t>:</w:t>
      </w:r>
    </w:p>
    <w:p w14:paraId="2BA381BF" w14:textId="77777777" w:rsidR="003B3A0C" w:rsidRPr="00647A6B" w:rsidRDefault="003B3A0C" w:rsidP="003B3A0C">
      <w:pPr>
        <w:numPr>
          <w:ilvl w:val="2"/>
          <w:numId w:val="196"/>
        </w:numPr>
        <w:spacing w:after="0" w:line="240" w:lineRule="auto"/>
      </w:pPr>
      <w:r w:rsidRPr="00647A6B">
        <w:t xml:space="preserve">Conduct an </w:t>
      </w:r>
      <w:r w:rsidRPr="00647A6B">
        <w:rPr>
          <w:b/>
          <w:bCs/>
        </w:rPr>
        <w:t>energy audit</w:t>
      </w:r>
      <w:r w:rsidRPr="00647A6B">
        <w:t xml:space="preserve"> of existing operations to identify renewable energy needs and gaps.</w:t>
      </w:r>
    </w:p>
    <w:p w14:paraId="3AB53E06" w14:textId="77777777" w:rsidR="003B3A0C" w:rsidRPr="00647A6B" w:rsidRDefault="003B3A0C" w:rsidP="003B3A0C">
      <w:pPr>
        <w:numPr>
          <w:ilvl w:val="2"/>
          <w:numId w:val="196"/>
        </w:numPr>
        <w:spacing w:after="0" w:line="240" w:lineRule="auto"/>
      </w:pPr>
      <w:r w:rsidRPr="00647A6B">
        <w:lastRenderedPageBreak/>
        <w:t xml:space="preserve">Partner with a </w:t>
      </w:r>
      <w:r w:rsidRPr="00647A6B">
        <w:rPr>
          <w:b/>
          <w:bCs/>
        </w:rPr>
        <w:t>renewable energy provider</w:t>
      </w:r>
      <w:r w:rsidRPr="00647A6B">
        <w:t xml:space="preserve"> to source solar and wind power for factories.</w:t>
      </w:r>
    </w:p>
    <w:p w14:paraId="56194A83" w14:textId="77777777" w:rsidR="003B3A0C" w:rsidRPr="00647A6B" w:rsidRDefault="003B3A0C" w:rsidP="003B3A0C">
      <w:pPr>
        <w:numPr>
          <w:ilvl w:val="2"/>
          <w:numId w:val="196"/>
        </w:numPr>
        <w:spacing w:after="0" w:line="240" w:lineRule="auto"/>
      </w:pPr>
      <w:r w:rsidRPr="00647A6B">
        <w:t xml:space="preserve">Invest in </w:t>
      </w:r>
      <w:r w:rsidRPr="00647A6B">
        <w:rPr>
          <w:b/>
          <w:bCs/>
        </w:rPr>
        <w:t>solar panel installations</w:t>
      </w:r>
      <w:r w:rsidRPr="00647A6B">
        <w:t xml:space="preserve"> at key manufacturing sites by </w:t>
      </w:r>
      <w:r w:rsidRPr="00647A6B">
        <w:rPr>
          <w:b/>
          <w:bCs/>
        </w:rPr>
        <w:t>Q2 2026</w:t>
      </w:r>
      <w:r w:rsidRPr="00647A6B">
        <w:t>.</w:t>
      </w:r>
    </w:p>
    <w:p w14:paraId="234C77BB" w14:textId="77777777" w:rsidR="003B3A0C" w:rsidRPr="00647A6B" w:rsidRDefault="003B3A0C" w:rsidP="003B3A0C">
      <w:pPr>
        <w:numPr>
          <w:ilvl w:val="2"/>
          <w:numId w:val="196"/>
        </w:numPr>
        <w:spacing w:after="0" w:line="240" w:lineRule="auto"/>
      </w:pPr>
      <w:r w:rsidRPr="00647A6B">
        <w:t xml:space="preserve">Develop a </w:t>
      </w:r>
      <w:r w:rsidRPr="00647A6B">
        <w:rPr>
          <w:b/>
          <w:bCs/>
        </w:rPr>
        <w:t>power purchase agreement</w:t>
      </w:r>
      <w:r w:rsidRPr="00647A6B">
        <w:t xml:space="preserve"> to secure renewable energy from a trusted supplier.</w:t>
      </w:r>
    </w:p>
    <w:p w14:paraId="479A093D" w14:textId="77777777" w:rsidR="003B3A0C" w:rsidRPr="00647A6B" w:rsidRDefault="003B3A0C" w:rsidP="003B3A0C">
      <w:pPr>
        <w:spacing w:after="0" w:line="240" w:lineRule="auto"/>
      </w:pPr>
      <w:r w:rsidRPr="00647A6B">
        <w:t>For the KPI "Gender Diversity in Leadership - Increase by 15% by 2026":</w:t>
      </w:r>
    </w:p>
    <w:p w14:paraId="7B614DDC" w14:textId="77777777" w:rsidR="003B3A0C" w:rsidRPr="00647A6B" w:rsidRDefault="003B3A0C" w:rsidP="003B3A0C">
      <w:pPr>
        <w:numPr>
          <w:ilvl w:val="0"/>
          <w:numId w:val="197"/>
        </w:numPr>
        <w:spacing w:after="0" w:line="240" w:lineRule="auto"/>
      </w:pPr>
      <w:r w:rsidRPr="00647A6B">
        <w:rPr>
          <w:b/>
          <w:bCs/>
        </w:rPr>
        <w:t>KPI</w:t>
      </w:r>
      <w:r w:rsidRPr="00647A6B">
        <w:t xml:space="preserve">: Increase </w:t>
      </w:r>
      <w:r w:rsidRPr="00647A6B">
        <w:rPr>
          <w:b/>
          <w:bCs/>
        </w:rPr>
        <w:t>gender diversity</w:t>
      </w:r>
      <w:r w:rsidRPr="00647A6B">
        <w:t xml:space="preserve"> in leadership by </w:t>
      </w:r>
      <w:r w:rsidRPr="00647A6B">
        <w:rPr>
          <w:b/>
          <w:bCs/>
        </w:rPr>
        <w:t>15%</w:t>
      </w:r>
      <w:r w:rsidRPr="00647A6B">
        <w:t xml:space="preserve"> by </w:t>
      </w:r>
      <w:r w:rsidRPr="00647A6B">
        <w:rPr>
          <w:b/>
          <w:bCs/>
        </w:rPr>
        <w:t>Q4 2026</w:t>
      </w:r>
      <w:r w:rsidRPr="00647A6B">
        <w:t>.</w:t>
      </w:r>
    </w:p>
    <w:p w14:paraId="5EF4F5EB" w14:textId="77777777" w:rsidR="003B3A0C" w:rsidRPr="00647A6B" w:rsidRDefault="003B3A0C" w:rsidP="003B3A0C">
      <w:pPr>
        <w:numPr>
          <w:ilvl w:val="1"/>
          <w:numId w:val="197"/>
        </w:numPr>
        <w:spacing w:after="0" w:line="240" w:lineRule="auto"/>
      </w:pPr>
      <w:r w:rsidRPr="00647A6B">
        <w:rPr>
          <w:b/>
          <w:bCs/>
        </w:rPr>
        <w:t>Target</w:t>
      </w:r>
      <w:r w:rsidRPr="00647A6B">
        <w:t>: Enhance recruitment, training, and mentorship programs for women in leadership.</w:t>
      </w:r>
    </w:p>
    <w:p w14:paraId="768B2218" w14:textId="77777777" w:rsidR="003B3A0C" w:rsidRPr="00647A6B" w:rsidRDefault="003B3A0C" w:rsidP="003B3A0C">
      <w:pPr>
        <w:numPr>
          <w:ilvl w:val="1"/>
          <w:numId w:val="197"/>
        </w:numPr>
        <w:spacing w:after="0" w:line="240" w:lineRule="auto"/>
      </w:pPr>
      <w:r w:rsidRPr="00647A6B">
        <w:rPr>
          <w:b/>
          <w:bCs/>
        </w:rPr>
        <w:t>Actions</w:t>
      </w:r>
      <w:r w:rsidRPr="00647A6B">
        <w:t>:</w:t>
      </w:r>
    </w:p>
    <w:p w14:paraId="52A7D7DF" w14:textId="77777777" w:rsidR="003B3A0C" w:rsidRPr="00647A6B" w:rsidRDefault="003B3A0C" w:rsidP="003B3A0C">
      <w:pPr>
        <w:numPr>
          <w:ilvl w:val="2"/>
          <w:numId w:val="197"/>
        </w:numPr>
        <w:spacing w:after="0" w:line="240" w:lineRule="auto"/>
      </w:pPr>
      <w:r w:rsidRPr="00647A6B">
        <w:t xml:space="preserve">Conduct a </w:t>
      </w:r>
      <w:r w:rsidRPr="00647A6B">
        <w:rPr>
          <w:b/>
          <w:bCs/>
        </w:rPr>
        <w:t>gender gap analysis</w:t>
      </w:r>
      <w:r w:rsidRPr="00647A6B">
        <w:t xml:space="preserve"> in leadership to determine barriers to women’s progression.</w:t>
      </w:r>
    </w:p>
    <w:p w14:paraId="0C11683F" w14:textId="77777777" w:rsidR="003B3A0C" w:rsidRPr="00647A6B" w:rsidRDefault="003B3A0C" w:rsidP="003B3A0C">
      <w:pPr>
        <w:numPr>
          <w:ilvl w:val="2"/>
          <w:numId w:val="197"/>
        </w:numPr>
        <w:spacing w:after="0" w:line="240" w:lineRule="auto"/>
      </w:pPr>
      <w:r w:rsidRPr="00647A6B">
        <w:t xml:space="preserve">Implement a </w:t>
      </w:r>
      <w:r w:rsidRPr="00647A6B">
        <w:rPr>
          <w:b/>
          <w:bCs/>
        </w:rPr>
        <w:t>leadership program</w:t>
      </w:r>
      <w:r w:rsidRPr="00647A6B">
        <w:t xml:space="preserve"> aimed at developing high-potential female employees.</w:t>
      </w:r>
    </w:p>
    <w:p w14:paraId="12D8F163" w14:textId="77777777" w:rsidR="003B3A0C" w:rsidRPr="00647A6B" w:rsidRDefault="003B3A0C" w:rsidP="003B3A0C">
      <w:pPr>
        <w:numPr>
          <w:ilvl w:val="2"/>
          <w:numId w:val="197"/>
        </w:numPr>
        <w:spacing w:after="0" w:line="240" w:lineRule="auto"/>
      </w:pPr>
      <w:r w:rsidRPr="00647A6B">
        <w:t xml:space="preserve">Partner with </w:t>
      </w:r>
      <w:r w:rsidRPr="00647A6B">
        <w:rPr>
          <w:b/>
          <w:bCs/>
        </w:rPr>
        <w:t>women’s professional networks</w:t>
      </w:r>
      <w:r w:rsidRPr="00647A6B">
        <w:t xml:space="preserve"> to increase the number of female applicants for leadership roles.</w:t>
      </w:r>
    </w:p>
    <w:p w14:paraId="27B114CB" w14:textId="77777777" w:rsidR="003B3A0C" w:rsidRPr="00647A6B" w:rsidRDefault="003B3A0C" w:rsidP="003B3A0C">
      <w:pPr>
        <w:numPr>
          <w:ilvl w:val="2"/>
          <w:numId w:val="197"/>
        </w:numPr>
        <w:spacing w:after="0" w:line="240" w:lineRule="auto"/>
      </w:pPr>
      <w:r w:rsidRPr="00647A6B">
        <w:t xml:space="preserve">Establish </w:t>
      </w:r>
      <w:r w:rsidRPr="00647A6B">
        <w:rPr>
          <w:b/>
          <w:bCs/>
        </w:rPr>
        <w:t>targeted mentorship</w:t>
      </w:r>
      <w:r w:rsidRPr="00647A6B">
        <w:t xml:space="preserve"> for female employees by pairing them with senior executives.</w:t>
      </w:r>
    </w:p>
    <w:p w14:paraId="4F778191" w14:textId="77777777" w:rsidR="003B3A0C" w:rsidRPr="00647A6B" w:rsidRDefault="003B3A0C" w:rsidP="003B3A0C">
      <w:pPr>
        <w:spacing w:after="0" w:line="240" w:lineRule="auto"/>
        <w:rPr>
          <w:b/>
          <w:bCs/>
        </w:rPr>
      </w:pPr>
      <w:r w:rsidRPr="00647A6B">
        <w:rPr>
          <w:b/>
          <w:bCs/>
        </w:rPr>
        <w:t>4.3 Ensuring Alignment and Accountability</w:t>
      </w:r>
    </w:p>
    <w:p w14:paraId="36B27F01" w14:textId="77777777" w:rsidR="003B3A0C" w:rsidRPr="00647A6B" w:rsidRDefault="003B3A0C" w:rsidP="003B3A0C">
      <w:pPr>
        <w:spacing w:after="0" w:line="240" w:lineRule="auto"/>
      </w:pPr>
      <w:r w:rsidRPr="00647A6B">
        <w:t>To ensure successful execution of the roadmap:</w:t>
      </w:r>
    </w:p>
    <w:p w14:paraId="78BF0F58" w14:textId="77777777" w:rsidR="003B3A0C" w:rsidRPr="00647A6B" w:rsidRDefault="003B3A0C" w:rsidP="003B3A0C">
      <w:pPr>
        <w:numPr>
          <w:ilvl w:val="0"/>
          <w:numId w:val="198"/>
        </w:numPr>
        <w:spacing w:after="0" w:line="240" w:lineRule="auto"/>
      </w:pPr>
      <w:r w:rsidRPr="00647A6B">
        <w:rPr>
          <w:b/>
          <w:bCs/>
        </w:rPr>
        <w:t>Integration Across Departments</w:t>
      </w:r>
      <w:r w:rsidRPr="00647A6B">
        <w:t>:</w:t>
      </w:r>
    </w:p>
    <w:p w14:paraId="54BC95D5" w14:textId="77777777" w:rsidR="003B3A0C" w:rsidRPr="00647A6B" w:rsidRDefault="003B3A0C" w:rsidP="003B3A0C">
      <w:pPr>
        <w:numPr>
          <w:ilvl w:val="1"/>
          <w:numId w:val="198"/>
        </w:numPr>
        <w:spacing w:after="0" w:line="240" w:lineRule="auto"/>
      </w:pPr>
      <w:r w:rsidRPr="00647A6B">
        <w:t xml:space="preserve">ESG goals are integrated across </w:t>
      </w:r>
      <w:r w:rsidRPr="00647A6B">
        <w:rPr>
          <w:b/>
          <w:bCs/>
        </w:rPr>
        <w:t>sustainability, HR, finance, and production</w:t>
      </w:r>
      <w:r w:rsidRPr="00647A6B">
        <w:t xml:space="preserve"> departments. This collaboration ensures every department aligns with the overarching objectives and that ESG isn't siloed.</w:t>
      </w:r>
    </w:p>
    <w:p w14:paraId="61CCF7C0" w14:textId="77777777" w:rsidR="003B3A0C" w:rsidRPr="00647A6B" w:rsidRDefault="003B3A0C" w:rsidP="003B3A0C">
      <w:pPr>
        <w:numPr>
          <w:ilvl w:val="0"/>
          <w:numId w:val="198"/>
        </w:numPr>
        <w:spacing w:after="0" w:line="240" w:lineRule="auto"/>
      </w:pPr>
      <w:r w:rsidRPr="00647A6B">
        <w:rPr>
          <w:b/>
          <w:bCs/>
        </w:rPr>
        <w:t>Tracking Performance</w:t>
      </w:r>
      <w:r w:rsidRPr="00647A6B">
        <w:t>:</w:t>
      </w:r>
    </w:p>
    <w:p w14:paraId="0F4965C2" w14:textId="77777777" w:rsidR="003B3A0C" w:rsidRPr="00647A6B" w:rsidRDefault="003B3A0C" w:rsidP="003B3A0C">
      <w:pPr>
        <w:numPr>
          <w:ilvl w:val="1"/>
          <w:numId w:val="198"/>
        </w:numPr>
        <w:spacing w:after="0" w:line="240" w:lineRule="auto"/>
      </w:pPr>
      <w:r w:rsidRPr="00647A6B">
        <w:t xml:space="preserve">Use </w:t>
      </w:r>
      <w:r w:rsidRPr="00647A6B">
        <w:rPr>
          <w:b/>
          <w:bCs/>
        </w:rPr>
        <w:t>quarterly reports</w:t>
      </w:r>
      <w:r w:rsidRPr="00647A6B">
        <w:t xml:space="preserve"> to track the progress of KPIs. Key metrics like energy consumption, gender diversity, employee satisfaction, and community involvement are reported to </w:t>
      </w:r>
      <w:r w:rsidRPr="00647A6B">
        <w:rPr>
          <w:b/>
          <w:bCs/>
        </w:rPr>
        <w:t>ESG Task Forces</w:t>
      </w:r>
      <w:r w:rsidRPr="00647A6B">
        <w:t xml:space="preserve"> and reviewed annually by the </w:t>
      </w:r>
      <w:r w:rsidRPr="00647A6B">
        <w:rPr>
          <w:b/>
          <w:bCs/>
        </w:rPr>
        <w:t>Board</w:t>
      </w:r>
      <w:r w:rsidRPr="00647A6B">
        <w:t>.</w:t>
      </w:r>
    </w:p>
    <w:p w14:paraId="0DD17143" w14:textId="77777777" w:rsidR="003B3A0C" w:rsidRPr="00647A6B" w:rsidRDefault="003B3A0C" w:rsidP="003B3A0C">
      <w:pPr>
        <w:numPr>
          <w:ilvl w:val="0"/>
          <w:numId w:val="198"/>
        </w:numPr>
        <w:spacing w:after="0" w:line="240" w:lineRule="auto"/>
      </w:pPr>
      <w:r w:rsidRPr="00647A6B">
        <w:rPr>
          <w:b/>
          <w:bCs/>
        </w:rPr>
        <w:t>Regular Updates and Stakeholder Engagement</w:t>
      </w:r>
      <w:r w:rsidRPr="00647A6B">
        <w:t>:</w:t>
      </w:r>
    </w:p>
    <w:p w14:paraId="36F2CA24" w14:textId="77777777" w:rsidR="003B3A0C" w:rsidRPr="00647A6B" w:rsidRDefault="003B3A0C" w:rsidP="003B3A0C">
      <w:pPr>
        <w:numPr>
          <w:ilvl w:val="1"/>
          <w:numId w:val="198"/>
        </w:numPr>
        <w:spacing w:after="0" w:line="240" w:lineRule="auto"/>
      </w:pPr>
      <w:r w:rsidRPr="00647A6B">
        <w:t xml:space="preserve">Regularly update stakeholders on progress through </w:t>
      </w:r>
      <w:r w:rsidRPr="00647A6B">
        <w:rPr>
          <w:b/>
          <w:bCs/>
        </w:rPr>
        <w:t>sustainability reports</w:t>
      </w:r>
      <w:r w:rsidRPr="00647A6B">
        <w:t xml:space="preserve">. </w:t>
      </w:r>
      <w:r w:rsidRPr="00647A6B">
        <w:rPr>
          <w:b/>
          <w:bCs/>
        </w:rPr>
        <w:t>Townhall meetings</w:t>
      </w:r>
      <w:r w:rsidRPr="00647A6B">
        <w:t>, stakeholder feedback forums, and transparent annual reports ensure stakeholders are aware and engaged in the company’s journey.</w:t>
      </w:r>
    </w:p>
    <w:p w14:paraId="1B41A6C4" w14:textId="77777777" w:rsidR="003B3A0C" w:rsidRPr="00647A6B" w:rsidRDefault="003B3A0C" w:rsidP="003B3A0C">
      <w:pPr>
        <w:numPr>
          <w:ilvl w:val="0"/>
          <w:numId w:val="198"/>
        </w:numPr>
        <w:spacing w:after="0" w:line="240" w:lineRule="auto"/>
      </w:pPr>
      <w:r w:rsidRPr="00647A6B">
        <w:rPr>
          <w:b/>
          <w:bCs/>
        </w:rPr>
        <w:t>Cross-Functional ESG Teams</w:t>
      </w:r>
      <w:r w:rsidRPr="00647A6B">
        <w:t>:</w:t>
      </w:r>
    </w:p>
    <w:p w14:paraId="40A75EF5" w14:textId="77777777" w:rsidR="003B3A0C" w:rsidRPr="00647A6B" w:rsidRDefault="003B3A0C" w:rsidP="003B3A0C">
      <w:pPr>
        <w:numPr>
          <w:ilvl w:val="1"/>
          <w:numId w:val="198"/>
        </w:numPr>
        <w:spacing w:after="0" w:line="240" w:lineRule="auto"/>
      </w:pPr>
      <w:r w:rsidRPr="00647A6B">
        <w:t xml:space="preserve">Form </w:t>
      </w:r>
      <w:r w:rsidRPr="00647A6B">
        <w:rPr>
          <w:b/>
          <w:bCs/>
        </w:rPr>
        <w:t>cross-functional teams</w:t>
      </w:r>
      <w:r w:rsidRPr="00647A6B">
        <w:t xml:space="preserve"> comprising members from HR, Operations, and Finance to ensure shared responsibility for ESG targets.</w:t>
      </w:r>
    </w:p>
    <w:p w14:paraId="6FF2A7DB" w14:textId="77777777" w:rsidR="003B3A0C" w:rsidRPr="00647A6B" w:rsidRDefault="003B3A0C" w:rsidP="003B3A0C">
      <w:r>
        <w:pict w14:anchorId="6044E130">
          <v:rect id="_x0000_i1041" style="width:0;height:1.5pt" o:hralign="center" o:hrstd="t" o:hr="t" fillcolor="#a0a0a0" stroked="f"/>
        </w:pict>
      </w:r>
    </w:p>
    <w:p w14:paraId="4B1E6801" w14:textId="77777777" w:rsidR="003B3A0C" w:rsidRPr="00647A6B" w:rsidRDefault="003B3A0C" w:rsidP="003B3A0C">
      <w:pPr>
        <w:rPr>
          <w:b/>
          <w:bCs/>
        </w:rPr>
      </w:pPr>
      <w:r w:rsidRPr="00647A6B">
        <w:rPr>
          <w:b/>
          <w:bCs/>
        </w:rPr>
        <w:t>4.4 Key Performance Milestones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2597"/>
        <w:gridCol w:w="2540"/>
        <w:gridCol w:w="3661"/>
      </w:tblGrid>
      <w:tr w:rsidR="003B3A0C" w:rsidRPr="00647A6B" w14:paraId="5259F32F" w14:textId="77777777" w:rsidTr="00CD46E3">
        <w:trPr>
          <w:tblHeader/>
          <w:tblCellSpacing w:w="15" w:type="dxa"/>
        </w:trPr>
        <w:tc>
          <w:tcPr>
            <w:tcW w:w="0" w:type="auto"/>
            <w:vAlign w:val="center"/>
            <w:hideMark/>
          </w:tcPr>
          <w:p w14:paraId="6888DA7C" w14:textId="77777777" w:rsidR="003B3A0C" w:rsidRPr="00647A6B" w:rsidRDefault="003B3A0C" w:rsidP="00CD46E3">
            <w:pPr>
              <w:rPr>
                <w:b/>
                <w:bCs/>
              </w:rPr>
            </w:pPr>
            <w:r w:rsidRPr="00647A6B">
              <w:rPr>
                <w:b/>
                <w:bCs/>
              </w:rPr>
              <w:lastRenderedPageBreak/>
              <w:t>Year</w:t>
            </w:r>
          </w:p>
        </w:tc>
        <w:tc>
          <w:tcPr>
            <w:tcW w:w="0" w:type="auto"/>
            <w:vAlign w:val="center"/>
            <w:hideMark/>
          </w:tcPr>
          <w:p w14:paraId="6532A501" w14:textId="77777777" w:rsidR="003B3A0C" w:rsidRPr="00647A6B" w:rsidRDefault="003B3A0C" w:rsidP="00CD46E3">
            <w:pPr>
              <w:rPr>
                <w:b/>
                <w:bCs/>
              </w:rPr>
            </w:pPr>
            <w:r w:rsidRPr="00647A6B">
              <w:rPr>
                <w:b/>
                <w:bCs/>
              </w:rPr>
              <w:t>KPI</w:t>
            </w:r>
          </w:p>
        </w:tc>
        <w:tc>
          <w:tcPr>
            <w:tcW w:w="0" w:type="auto"/>
            <w:vAlign w:val="center"/>
            <w:hideMark/>
          </w:tcPr>
          <w:p w14:paraId="62F10F06" w14:textId="77777777" w:rsidR="003B3A0C" w:rsidRPr="00647A6B" w:rsidRDefault="003B3A0C" w:rsidP="00CD46E3">
            <w:pPr>
              <w:rPr>
                <w:b/>
                <w:bCs/>
              </w:rPr>
            </w:pPr>
            <w:r w:rsidRPr="00647A6B">
              <w:rPr>
                <w:b/>
                <w:bCs/>
              </w:rPr>
              <w:t>Target</w:t>
            </w:r>
          </w:p>
        </w:tc>
        <w:tc>
          <w:tcPr>
            <w:tcW w:w="0" w:type="auto"/>
            <w:vAlign w:val="center"/>
            <w:hideMark/>
          </w:tcPr>
          <w:p w14:paraId="54DA3617" w14:textId="77777777" w:rsidR="003B3A0C" w:rsidRPr="00647A6B" w:rsidRDefault="003B3A0C" w:rsidP="00CD46E3">
            <w:pPr>
              <w:rPr>
                <w:b/>
                <w:bCs/>
              </w:rPr>
            </w:pPr>
            <w:r w:rsidRPr="00647A6B">
              <w:rPr>
                <w:b/>
                <w:bCs/>
              </w:rPr>
              <w:t>Milestone</w:t>
            </w:r>
          </w:p>
        </w:tc>
      </w:tr>
      <w:tr w:rsidR="003B3A0C" w:rsidRPr="00647A6B" w14:paraId="7281DA10" w14:textId="77777777" w:rsidTr="00CD46E3">
        <w:trPr>
          <w:tblCellSpacing w:w="15" w:type="dxa"/>
        </w:trPr>
        <w:tc>
          <w:tcPr>
            <w:tcW w:w="0" w:type="auto"/>
            <w:vAlign w:val="center"/>
            <w:hideMark/>
          </w:tcPr>
          <w:p w14:paraId="5FD34251" w14:textId="77777777" w:rsidR="003B3A0C" w:rsidRPr="00647A6B" w:rsidRDefault="003B3A0C" w:rsidP="00CD46E3">
            <w:r w:rsidRPr="00647A6B">
              <w:rPr>
                <w:b/>
                <w:bCs/>
              </w:rPr>
              <w:t>2024</w:t>
            </w:r>
          </w:p>
        </w:tc>
        <w:tc>
          <w:tcPr>
            <w:tcW w:w="0" w:type="auto"/>
            <w:vAlign w:val="center"/>
            <w:hideMark/>
          </w:tcPr>
          <w:p w14:paraId="46A3FB03" w14:textId="77777777" w:rsidR="003B3A0C" w:rsidRPr="00647A6B" w:rsidRDefault="003B3A0C" w:rsidP="00CD46E3">
            <w:r w:rsidRPr="00647A6B">
              <w:t>Launch whistleblower platform</w:t>
            </w:r>
          </w:p>
        </w:tc>
        <w:tc>
          <w:tcPr>
            <w:tcW w:w="0" w:type="auto"/>
            <w:vAlign w:val="center"/>
            <w:hideMark/>
          </w:tcPr>
          <w:p w14:paraId="1BE176E9" w14:textId="77777777" w:rsidR="003B3A0C" w:rsidRPr="00647A6B" w:rsidRDefault="003B3A0C" w:rsidP="00CD46E3">
            <w:r w:rsidRPr="00647A6B">
              <w:t xml:space="preserve">Complete by </w:t>
            </w:r>
            <w:r w:rsidRPr="00647A6B">
              <w:rPr>
                <w:b/>
                <w:bCs/>
              </w:rPr>
              <w:t>Q2 2024</w:t>
            </w:r>
          </w:p>
        </w:tc>
        <w:tc>
          <w:tcPr>
            <w:tcW w:w="0" w:type="auto"/>
            <w:vAlign w:val="center"/>
            <w:hideMark/>
          </w:tcPr>
          <w:p w14:paraId="339B93CC" w14:textId="77777777" w:rsidR="003B3A0C" w:rsidRPr="00647A6B" w:rsidRDefault="003B3A0C" w:rsidP="00CD46E3">
            <w:r w:rsidRPr="00647A6B">
              <w:t>Platform live, policy in place</w:t>
            </w:r>
          </w:p>
        </w:tc>
      </w:tr>
      <w:tr w:rsidR="003B3A0C" w:rsidRPr="00647A6B" w14:paraId="1A26422D" w14:textId="77777777" w:rsidTr="00CD46E3">
        <w:trPr>
          <w:tblCellSpacing w:w="15" w:type="dxa"/>
        </w:trPr>
        <w:tc>
          <w:tcPr>
            <w:tcW w:w="0" w:type="auto"/>
            <w:vAlign w:val="center"/>
            <w:hideMark/>
          </w:tcPr>
          <w:p w14:paraId="7A9799A9" w14:textId="77777777" w:rsidR="003B3A0C" w:rsidRPr="00647A6B" w:rsidRDefault="003B3A0C" w:rsidP="00CD46E3">
            <w:r w:rsidRPr="00647A6B">
              <w:rPr>
                <w:b/>
                <w:bCs/>
              </w:rPr>
              <w:t>2025</w:t>
            </w:r>
          </w:p>
        </w:tc>
        <w:tc>
          <w:tcPr>
            <w:tcW w:w="0" w:type="auto"/>
            <w:vAlign w:val="center"/>
            <w:hideMark/>
          </w:tcPr>
          <w:p w14:paraId="24EEE05B" w14:textId="77777777" w:rsidR="003B3A0C" w:rsidRPr="00647A6B" w:rsidRDefault="003B3A0C" w:rsidP="00CD46E3">
            <w:r w:rsidRPr="00647A6B">
              <w:t>Renewable energy use at 25%</w:t>
            </w:r>
          </w:p>
        </w:tc>
        <w:tc>
          <w:tcPr>
            <w:tcW w:w="0" w:type="auto"/>
            <w:vAlign w:val="center"/>
            <w:hideMark/>
          </w:tcPr>
          <w:p w14:paraId="7B21D58D" w14:textId="77777777" w:rsidR="003B3A0C" w:rsidRPr="00647A6B" w:rsidRDefault="003B3A0C" w:rsidP="00CD46E3">
            <w:r w:rsidRPr="00647A6B">
              <w:t>Expand renewable installations</w:t>
            </w:r>
          </w:p>
        </w:tc>
        <w:tc>
          <w:tcPr>
            <w:tcW w:w="0" w:type="auto"/>
            <w:vAlign w:val="center"/>
            <w:hideMark/>
          </w:tcPr>
          <w:p w14:paraId="5C0A81E6" w14:textId="77777777" w:rsidR="003B3A0C" w:rsidRPr="00647A6B" w:rsidRDefault="003B3A0C" w:rsidP="00CD46E3">
            <w:r w:rsidRPr="00647A6B">
              <w:t xml:space="preserve">Solar installed in </w:t>
            </w:r>
            <w:r w:rsidRPr="00647A6B">
              <w:rPr>
                <w:b/>
                <w:bCs/>
              </w:rPr>
              <w:t>two</w:t>
            </w:r>
            <w:r w:rsidRPr="00647A6B">
              <w:t xml:space="preserve"> facilities</w:t>
            </w:r>
          </w:p>
        </w:tc>
      </w:tr>
      <w:tr w:rsidR="003B3A0C" w:rsidRPr="00647A6B" w14:paraId="73E213CE" w14:textId="77777777" w:rsidTr="00CD46E3">
        <w:trPr>
          <w:tblCellSpacing w:w="15" w:type="dxa"/>
        </w:trPr>
        <w:tc>
          <w:tcPr>
            <w:tcW w:w="0" w:type="auto"/>
            <w:vAlign w:val="center"/>
            <w:hideMark/>
          </w:tcPr>
          <w:p w14:paraId="48C58839" w14:textId="77777777" w:rsidR="003B3A0C" w:rsidRPr="00647A6B" w:rsidRDefault="003B3A0C" w:rsidP="00CD46E3">
            <w:r w:rsidRPr="00647A6B">
              <w:rPr>
                <w:b/>
                <w:bCs/>
              </w:rPr>
              <w:t>2026</w:t>
            </w:r>
          </w:p>
        </w:tc>
        <w:tc>
          <w:tcPr>
            <w:tcW w:w="0" w:type="auto"/>
            <w:vAlign w:val="center"/>
            <w:hideMark/>
          </w:tcPr>
          <w:p w14:paraId="5D07BE4F" w14:textId="77777777" w:rsidR="003B3A0C" w:rsidRPr="00647A6B" w:rsidRDefault="003B3A0C" w:rsidP="00CD46E3">
            <w:r w:rsidRPr="00647A6B">
              <w:t>Gender diversity increase</w:t>
            </w:r>
          </w:p>
        </w:tc>
        <w:tc>
          <w:tcPr>
            <w:tcW w:w="0" w:type="auto"/>
            <w:vAlign w:val="center"/>
            <w:hideMark/>
          </w:tcPr>
          <w:p w14:paraId="0D1CC11B" w14:textId="77777777" w:rsidR="003B3A0C" w:rsidRPr="00647A6B" w:rsidRDefault="003B3A0C" w:rsidP="00CD46E3">
            <w:r w:rsidRPr="00647A6B">
              <w:t xml:space="preserve">Increase by </w:t>
            </w:r>
            <w:r w:rsidRPr="00647A6B">
              <w:rPr>
                <w:b/>
                <w:bCs/>
              </w:rPr>
              <w:t>15%</w:t>
            </w:r>
            <w:r w:rsidRPr="00647A6B">
              <w:t xml:space="preserve"> in leadership</w:t>
            </w:r>
          </w:p>
        </w:tc>
        <w:tc>
          <w:tcPr>
            <w:tcW w:w="0" w:type="auto"/>
            <w:vAlign w:val="center"/>
            <w:hideMark/>
          </w:tcPr>
          <w:p w14:paraId="2328EB92" w14:textId="77777777" w:rsidR="003B3A0C" w:rsidRPr="00647A6B" w:rsidRDefault="003B3A0C" w:rsidP="00CD46E3">
            <w:r w:rsidRPr="00647A6B">
              <w:t>Mentorship and targeted recruitment</w:t>
            </w:r>
          </w:p>
        </w:tc>
      </w:tr>
      <w:tr w:rsidR="003B3A0C" w:rsidRPr="00647A6B" w14:paraId="038E4B17" w14:textId="77777777" w:rsidTr="00CD46E3">
        <w:trPr>
          <w:tblCellSpacing w:w="15" w:type="dxa"/>
        </w:trPr>
        <w:tc>
          <w:tcPr>
            <w:tcW w:w="0" w:type="auto"/>
            <w:vAlign w:val="center"/>
            <w:hideMark/>
          </w:tcPr>
          <w:p w14:paraId="431EC8E3" w14:textId="77777777" w:rsidR="003B3A0C" w:rsidRPr="00647A6B" w:rsidRDefault="003B3A0C" w:rsidP="00CD46E3">
            <w:r w:rsidRPr="00647A6B">
              <w:rPr>
                <w:b/>
                <w:bCs/>
              </w:rPr>
              <w:t>2027</w:t>
            </w:r>
          </w:p>
        </w:tc>
        <w:tc>
          <w:tcPr>
            <w:tcW w:w="0" w:type="auto"/>
            <w:vAlign w:val="center"/>
            <w:hideMark/>
          </w:tcPr>
          <w:p w14:paraId="0F0D7A78" w14:textId="77777777" w:rsidR="003B3A0C" w:rsidRPr="00647A6B" w:rsidRDefault="003B3A0C" w:rsidP="00CD46E3">
            <w:r w:rsidRPr="00647A6B">
              <w:t>50% renewable energy use</w:t>
            </w:r>
          </w:p>
        </w:tc>
        <w:tc>
          <w:tcPr>
            <w:tcW w:w="0" w:type="auto"/>
            <w:vAlign w:val="center"/>
            <w:hideMark/>
          </w:tcPr>
          <w:p w14:paraId="13200472" w14:textId="77777777" w:rsidR="003B3A0C" w:rsidRPr="00647A6B" w:rsidRDefault="003B3A0C" w:rsidP="00CD46E3">
            <w:r w:rsidRPr="00647A6B">
              <w:t xml:space="preserve">Renewable sources for </w:t>
            </w:r>
            <w:r w:rsidRPr="00647A6B">
              <w:rPr>
                <w:b/>
                <w:bCs/>
              </w:rPr>
              <w:t>all sites</w:t>
            </w:r>
          </w:p>
        </w:tc>
        <w:tc>
          <w:tcPr>
            <w:tcW w:w="0" w:type="auto"/>
            <w:vAlign w:val="center"/>
            <w:hideMark/>
          </w:tcPr>
          <w:p w14:paraId="4E573B64" w14:textId="77777777" w:rsidR="003B3A0C" w:rsidRPr="00647A6B" w:rsidRDefault="003B3A0C" w:rsidP="00CD46E3">
            <w:r w:rsidRPr="00647A6B">
              <w:t>Installations complete, all facilities connected</w:t>
            </w:r>
          </w:p>
        </w:tc>
      </w:tr>
      <w:tr w:rsidR="003B3A0C" w:rsidRPr="00647A6B" w14:paraId="68A6376B" w14:textId="77777777" w:rsidTr="00CD46E3">
        <w:trPr>
          <w:tblCellSpacing w:w="15" w:type="dxa"/>
        </w:trPr>
        <w:tc>
          <w:tcPr>
            <w:tcW w:w="0" w:type="auto"/>
            <w:vAlign w:val="center"/>
            <w:hideMark/>
          </w:tcPr>
          <w:p w14:paraId="04E36A15" w14:textId="77777777" w:rsidR="003B3A0C" w:rsidRPr="00647A6B" w:rsidRDefault="003B3A0C" w:rsidP="00CD46E3">
            <w:r w:rsidRPr="00647A6B">
              <w:rPr>
                <w:b/>
                <w:bCs/>
              </w:rPr>
              <w:t>2028</w:t>
            </w:r>
          </w:p>
        </w:tc>
        <w:tc>
          <w:tcPr>
            <w:tcW w:w="0" w:type="auto"/>
            <w:vAlign w:val="center"/>
            <w:hideMark/>
          </w:tcPr>
          <w:p w14:paraId="23694800" w14:textId="77777777" w:rsidR="003B3A0C" w:rsidRPr="00647A6B" w:rsidRDefault="003B3A0C" w:rsidP="00CD46E3">
            <w:r w:rsidRPr="00647A6B">
              <w:t>Obtain Ethical Business Cert.</w:t>
            </w:r>
          </w:p>
        </w:tc>
        <w:tc>
          <w:tcPr>
            <w:tcW w:w="0" w:type="auto"/>
            <w:vAlign w:val="center"/>
            <w:hideMark/>
          </w:tcPr>
          <w:p w14:paraId="18FBED76" w14:textId="77777777" w:rsidR="003B3A0C" w:rsidRPr="00647A6B" w:rsidRDefault="003B3A0C" w:rsidP="00CD46E3">
            <w:r w:rsidRPr="00647A6B">
              <w:t xml:space="preserve">Certification by </w:t>
            </w:r>
            <w:r w:rsidRPr="00647A6B">
              <w:rPr>
                <w:b/>
                <w:bCs/>
              </w:rPr>
              <w:t>Q4 2028</w:t>
            </w:r>
          </w:p>
        </w:tc>
        <w:tc>
          <w:tcPr>
            <w:tcW w:w="0" w:type="auto"/>
            <w:vAlign w:val="center"/>
            <w:hideMark/>
          </w:tcPr>
          <w:p w14:paraId="13D189F5" w14:textId="77777777" w:rsidR="003B3A0C" w:rsidRPr="00647A6B" w:rsidRDefault="003B3A0C" w:rsidP="00CD46E3">
            <w:r w:rsidRPr="00647A6B">
              <w:t>Certification awarded, Board review completed</w:t>
            </w:r>
          </w:p>
        </w:tc>
      </w:tr>
    </w:tbl>
    <w:p w14:paraId="4BA905A6" w14:textId="77777777" w:rsidR="003B3A0C" w:rsidRPr="00647A6B" w:rsidRDefault="003B3A0C" w:rsidP="003B3A0C">
      <w:r>
        <w:pict w14:anchorId="4D7FC760">
          <v:rect id="_x0000_i1042" style="width:0;height:1.5pt" o:hralign="center" o:hrstd="t" o:hr="t" fillcolor="#a0a0a0" stroked="f"/>
        </w:pict>
      </w:r>
    </w:p>
    <w:p w14:paraId="2E4A7BDC" w14:textId="77777777" w:rsidR="003B3A0C" w:rsidRPr="00647A6B" w:rsidRDefault="003B3A0C" w:rsidP="003B3A0C"/>
    <w:p w14:paraId="7A7E767E" w14:textId="77777777" w:rsidR="003B3A0C" w:rsidRPr="00647A6B" w:rsidRDefault="003B3A0C" w:rsidP="003B3A0C">
      <w:pPr>
        <w:rPr>
          <w:sz w:val="56"/>
          <w:szCs w:val="56"/>
        </w:rPr>
      </w:pPr>
    </w:p>
    <w:p w14:paraId="6094BC3A" w14:textId="77777777" w:rsidR="003B3A0C" w:rsidRDefault="003B3A0C" w:rsidP="003B3A0C"/>
    <w:p w14:paraId="4505F209" w14:textId="77777777" w:rsidR="003B3A0C" w:rsidRDefault="003B3A0C" w:rsidP="003B3A0C"/>
    <w:p w14:paraId="10230B81" w14:textId="77777777" w:rsidR="003B3A0C" w:rsidRDefault="003B3A0C" w:rsidP="003B3A0C"/>
    <w:p w14:paraId="2B7D0B3D" w14:textId="77777777" w:rsidR="003B3A0C" w:rsidRDefault="003B3A0C" w:rsidP="003B3A0C"/>
    <w:p w14:paraId="7724DF8D" w14:textId="77777777" w:rsidR="003B3A0C" w:rsidRDefault="003B3A0C" w:rsidP="003B3A0C"/>
    <w:p w14:paraId="5CA10D7F" w14:textId="77777777" w:rsidR="003B3A0C" w:rsidRDefault="003B3A0C" w:rsidP="003B3A0C"/>
    <w:p w14:paraId="298FA2EB" w14:textId="77777777" w:rsidR="003B3A0C" w:rsidRPr="003A7CDD" w:rsidRDefault="003B3A0C" w:rsidP="003B3A0C"/>
    <w:p w14:paraId="0669ECCA" w14:textId="77777777" w:rsidR="003B3A0C" w:rsidRPr="00036A71" w:rsidRDefault="003B3A0C" w:rsidP="003B3A0C"/>
    <w:p w14:paraId="68BC281C" w14:textId="77777777" w:rsidR="00C41BF9" w:rsidRPr="00C41BF9" w:rsidRDefault="00C41BF9" w:rsidP="00C41BF9">
      <w:pPr>
        <w:spacing w:line="259" w:lineRule="auto"/>
        <w:rPr>
          <w:rFonts w:ascii="Gill Sans Nova" w:eastAsia="Calibri" w:hAnsi="Gill Sans Nova" w:cs="Arial"/>
          <w:sz w:val="22"/>
          <w:szCs w:val="22"/>
        </w:rPr>
      </w:pPr>
    </w:p>
    <w:p w14:paraId="6466AEDF" w14:textId="77777777" w:rsidR="00C41BF9" w:rsidRPr="00C41BF9" w:rsidRDefault="00C41BF9" w:rsidP="00C41BF9">
      <w:pPr>
        <w:spacing w:line="259" w:lineRule="auto"/>
        <w:rPr>
          <w:rFonts w:ascii="Gill Sans Nova" w:eastAsia="Calibri" w:hAnsi="Gill Sans Nova" w:cs="Quire Sans"/>
          <w:sz w:val="22"/>
          <w:szCs w:val="22"/>
        </w:rPr>
      </w:pPr>
    </w:p>
    <w:p w14:paraId="5570C9F7" w14:textId="77777777" w:rsidR="001961D3" w:rsidRDefault="001961D3"/>
    <w:sectPr w:rsidR="001961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6ECBA" w14:textId="77777777" w:rsidR="00915B62" w:rsidRDefault="00915B62" w:rsidP="006961E4">
      <w:pPr>
        <w:spacing w:after="0" w:line="240" w:lineRule="auto"/>
      </w:pPr>
      <w:r>
        <w:separator/>
      </w:r>
    </w:p>
  </w:endnote>
  <w:endnote w:type="continuationSeparator" w:id="0">
    <w:p w14:paraId="3CCCAD48" w14:textId="77777777" w:rsidR="00915B62" w:rsidRDefault="00915B62" w:rsidP="006961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ill Sans Nova">
    <w:charset w:val="00"/>
    <w:family w:val="swiss"/>
    <w:pitch w:val="variable"/>
    <w:sig w:usb0="80000287" w:usb1="00000002" w:usb2="00000000" w:usb3="00000000" w:csb0="0000009F" w:csb1="00000000"/>
  </w:font>
  <w:font w:name="Quire Sans">
    <w:charset w:val="00"/>
    <w:family w:val="swiss"/>
    <w:pitch w:val="variable"/>
    <w:sig w:usb0="A11526FF" w:usb1="8000000A" w:usb2="0001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E8814" w14:textId="77777777" w:rsidR="00915B62" w:rsidRDefault="00915B62" w:rsidP="006961E4">
      <w:pPr>
        <w:spacing w:after="0" w:line="240" w:lineRule="auto"/>
      </w:pPr>
      <w:r>
        <w:separator/>
      </w:r>
    </w:p>
  </w:footnote>
  <w:footnote w:type="continuationSeparator" w:id="0">
    <w:p w14:paraId="15F3068D" w14:textId="77777777" w:rsidR="00915B62" w:rsidRDefault="00915B62" w:rsidP="006961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110"/>
    <w:multiLevelType w:val="multilevel"/>
    <w:tmpl w:val="7D6AE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24073"/>
    <w:multiLevelType w:val="multilevel"/>
    <w:tmpl w:val="610E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4069C"/>
    <w:multiLevelType w:val="multilevel"/>
    <w:tmpl w:val="6A468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6029F"/>
    <w:multiLevelType w:val="multilevel"/>
    <w:tmpl w:val="71E8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66910"/>
    <w:multiLevelType w:val="hybridMultilevel"/>
    <w:tmpl w:val="AD5C2C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3FA4D5D"/>
    <w:multiLevelType w:val="multilevel"/>
    <w:tmpl w:val="486A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125C73"/>
    <w:multiLevelType w:val="multilevel"/>
    <w:tmpl w:val="C0AE5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82311D"/>
    <w:multiLevelType w:val="multilevel"/>
    <w:tmpl w:val="A590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6D2E8A"/>
    <w:multiLevelType w:val="multilevel"/>
    <w:tmpl w:val="5638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4E6BA0"/>
    <w:multiLevelType w:val="multilevel"/>
    <w:tmpl w:val="617E8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9215E9"/>
    <w:multiLevelType w:val="multilevel"/>
    <w:tmpl w:val="85E2B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DD5A27"/>
    <w:multiLevelType w:val="multilevel"/>
    <w:tmpl w:val="80B4E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2F2878"/>
    <w:multiLevelType w:val="multilevel"/>
    <w:tmpl w:val="81367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CE03D4"/>
    <w:multiLevelType w:val="multilevel"/>
    <w:tmpl w:val="3B52081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09523EA9"/>
    <w:multiLevelType w:val="multilevel"/>
    <w:tmpl w:val="1A8E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285246"/>
    <w:multiLevelType w:val="hybridMultilevel"/>
    <w:tmpl w:val="7A18820A"/>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AE94E3A"/>
    <w:multiLevelType w:val="hybridMultilevel"/>
    <w:tmpl w:val="A8A8CB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0B9A5798"/>
    <w:multiLevelType w:val="hybridMultilevel"/>
    <w:tmpl w:val="30EAF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CFC4C5E"/>
    <w:multiLevelType w:val="multilevel"/>
    <w:tmpl w:val="F6BA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5B1AAC"/>
    <w:multiLevelType w:val="multilevel"/>
    <w:tmpl w:val="C25A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8C6019"/>
    <w:multiLevelType w:val="multilevel"/>
    <w:tmpl w:val="EF58A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3B0658"/>
    <w:multiLevelType w:val="multilevel"/>
    <w:tmpl w:val="13FAD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914695"/>
    <w:multiLevelType w:val="multilevel"/>
    <w:tmpl w:val="ECECD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0E6E2A"/>
    <w:multiLevelType w:val="multilevel"/>
    <w:tmpl w:val="2934F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0A2FBD"/>
    <w:multiLevelType w:val="multilevel"/>
    <w:tmpl w:val="A5265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4C182D"/>
    <w:multiLevelType w:val="multilevel"/>
    <w:tmpl w:val="375E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596F31"/>
    <w:multiLevelType w:val="multilevel"/>
    <w:tmpl w:val="E31A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3365B3"/>
    <w:multiLevelType w:val="multilevel"/>
    <w:tmpl w:val="84844E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179C672C"/>
    <w:multiLevelType w:val="multilevel"/>
    <w:tmpl w:val="3F342EE2"/>
    <w:lvl w:ilvl="0">
      <w:start w:val="1"/>
      <w:numFmt w:val="decimal"/>
      <w:lvlText w:val="%1."/>
      <w:lvlJc w:val="left"/>
      <w:pPr>
        <w:tabs>
          <w:tab w:val="num" w:pos="360"/>
        </w:tabs>
        <w:ind w:left="360" w:hanging="360"/>
      </w:pPr>
      <w:rPr>
        <w:rFont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18121A11"/>
    <w:multiLevelType w:val="multilevel"/>
    <w:tmpl w:val="A5265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96621B"/>
    <w:multiLevelType w:val="multilevel"/>
    <w:tmpl w:val="E578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E300BF"/>
    <w:multiLevelType w:val="multilevel"/>
    <w:tmpl w:val="BFA0E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8F46F08"/>
    <w:multiLevelType w:val="multilevel"/>
    <w:tmpl w:val="A5265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F62E37"/>
    <w:multiLevelType w:val="multilevel"/>
    <w:tmpl w:val="76B2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5F5321"/>
    <w:multiLevelType w:val="multilevel"/>
    <w:tmpl w:val="BC8A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FB49AA"/>
    <w:multiLevelType w:val="multilevel"/>
    <w:tmpl w:val="88302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5E2E04"/>
    <w:multiLevelType w:val="multilevel"/>
    <w:tmpl w:val="280EF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DB516C"/>
    <w:multiLevelType w:val="multilevel"/>
    <w:tmpl w:val="D122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E0236C"/>
    <w:multiLevelType w:val="multilevel"/>
    <w:tmpl w:val="4D900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FD5EF1"/>
    <w:multiLevelType w:val="multilevel"/>
    <w:tmpl w:val="0868F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D0D3524"/>
    <w:multiLevelType w:val="multilevel"/>
    <w:tmpl w:val="A8149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DEF1778"/>
    <w:multiLevelType w:val="multilevel"/>
    <w:tmpl w:val="FC96AF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EE73B41"/>
    <w:multiLevelType w:val="multilevel"/>
    <w:tmpl w:val="CB16B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FD554F6"/>
    <w:multiLevelType w:val="multilevel"/>
    <w:tmpl w:val="3C7A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DC0186"/>
    <w:multiLevelType w:val="multilevel"/>
    <w:tmpl w:val="5408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F11F21"/>
    <w:multiLevelType w:val="multilevel"/>
    <w:tmpl w:val="C842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1C7A6E"/>
    <w:multiLevelType w:val="multilevel"/>
    <w:tmpl w:val="5A0A8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04A7BB3"/>
    <w:multiLevelType w:val="multilevel"/>
    <w:tmpl w:val="B6EA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D004BE"/>
    <w:multiLevelType w:val="multilevel"/>
    <w:tmpl w:val="40AE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DB2284"/>
    <w:multiLevelType w:val="multilevel"/>
    <w:tmpl w:val="908C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F80D1E"/>
    <w:multiLevelType w:val="multilevel"/>
    <w:tmpl w:val="C248D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8A6010"/>
    <w:multiLevelType w:val="multilevel"/>
    <w:tmpl w:val="38821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21A0096"/>
    <w:multiLevelType w:val="hybridMultilevel"/>
    <w:tmpl w:val="39723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22349BC"/>
    <w:multiLevelType w:val="multilevel"/>
    <w:tmpl w:val="1150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B9390F"/>
    <w:multiLevelType w:val="multilevel"/>
    <w:tmpl w:val="5DC0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244AFB"/>
    <w:multiLevelType w:val="hybridMultilevel"/>
    <w:tmpl w:val="A990A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3302E21"/>
    <w:multiLevelType w:val="multilevel"/>
    <w:tmpl w:val="BFA23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172E07"/>
    <w:multiLevelType w:val="multilevel"/>
    <w:tmpl w:val="22BA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420E2B"/>
    <w:multiLevelType w:val="multilevel"/>
    <w:tmpl w:val="5EB47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A53ED2"/>
    <w:multiLevelType w:val="multilevel"/>
    <w:tmpl w:val="5DA6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DC7065"/>
    <w:multiLevelType w:val="multilevel"/>
    <w:tmpl w:val="4FC0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187965"/>
    <w:multiLevelType w:val="multilevel"/>
    <w:tmpl w:val="B1324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331969"/>
    <w:multiLevelType w:val="multilevel"/>
    <w:tmpl w:val="A526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4F3E28"/>
    <w:multiLevelType w:val="multilevel"/>
    <w:tmpl w:val="AFF262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7E401A3"/>
    <w:multiLevelType w:val="multilevel"/>
    <w:tmpl w:val="D9B48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88070B1"/>
    <w:multiLevelType w:val="multilevel"/>
    <w:tmpl w:val="FB36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E22520"/>
    <w:multiLevelType w:val="multilevel"/>
    <w:tmpl w:val="4ABC9544"/>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7" w15:restartNumberingAfterBreak="0">
    <w:nsid w:val="2955684E"/>
    <w:multiLevelType w:val="multilevel"/>
    <w:tmpl w:val="69CAD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65358D"/>
    <w:multiLevelType w:val="multilevel"/>
    <w:tmpl w:val="3544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23302B"/>
    <w:multiLevelType w:val="multilevel"/>
    <w:tmpl w:val="5114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36078E"/>
    <w:multiLevelType w:val="multilevel"/>
    <w:tmpl w:val="F430A11E"/>
    <w:lvl w:ilvl="0">
      <w:start w:val="1"/>
      <w:numFmt w:val="bullet"/>
      <w:lvlText w:val="o"/>
      <w:lvlJc w:val="left"/>
      <w:pPr>
        <w:tabs>
          <w:tab w:val="num" w:pos="360"/>
        </w:tabs>
        <w:ind w:left="360" w:hanging="360"/>
      </w:pPr>
      <w:rPr>
        <w:rFonts w:ascii="Courier New" w:hAnsi="Courier New" w:cs="Courier New"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1" w15:restartNumberingAfterBreak="0">
    <w:nsid w:val="2AF006BC"/>
    <w:multiLevelType w:val="multilevel"/>
    <w:tmpl w:val="FA1C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CA5034B"/>
    <w:multiLevelType w:val="multilevel"/>
    <w:tmpl w:val="F156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CFE391A"/>
    <w:multiLevelType w:val="multilevel"/>
    <w:tmpl w:val="96C44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DC50ECE"/>
    <w:multiLevelType w:val="multilevel"/>
    <w:tmpl w:val="2F400D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FE81020"/>
    <w:multiLevelType w:val="multilevel"/>
    <w:tmpl w:val="ABC4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F015E3"/>
    <w:multiLevelType w:val="multilevel"/>
    <w:tmpl w:val="9558D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312E6A"/>
    <w:multiLevelType w:val="multilevel"/>
    <w:tmpl w:val="C222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DC3FF1"/>
    <w:multiLevelType w:val="multilevel"/>
    <w:tmpl w:val="953A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3DF36C4"/>
    <w:multiLevelType w:val="multilevel"/>
    <w:tmpl w:val="8E72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1968CD"/>
    <w:multiLevelType w:val="multilevel"/>
    <w:tmpl w:val="8320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44D3BCA"/>
    <w:multiLevelType w:val="multilevel"/>
    <w:tmpl w:val="E272A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9F49F7"/>
    <w:multiLevelType w:val="multilevel"/>
    <w:tmpl w:val="FB0A6098"/>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3" w15:restartNumberingAfterBreak="0">
    <w:nsid w:val="35B7660D"/>
    <w:multiLevelType w:val="multilevel"/>
    <w:tmpl w:val="B1C44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6650A74"/>
    <w:multiLevelType w:val="multilevel"/>
    <w:tmpl w:val="80BAF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67614EF"/>
    <w:multiLevelType w:val="multilevel"/>
    <w:tmpl w:val="866C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69E0B4D"/>
    <w:multiLevelType w:val="multilevel"/>
    <w:tmpl w:val="6B96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79D4FE7"/>
    <w:multiLevelType w:val="multilevel"/>
    <w:tmpl w:val="FBC2E7B2"/>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8" w15:restartNumberingAfterBreak="0">
    <w:nsid w:val="38E85265"/>
    <w:multiLevelType w:val="multilevel"/>
    <w:tmpl w:val="69E04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96776B6"/>
    <w:multiLevelType w:val="multilevel"/>
    <w:tmpl w:val="BBE84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A700911"/>
    <w:multiLevelType w:val="multilevel"/>
    <w:tmpl w:val="F4449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B183FDE"/>
    <w:multiLevelType w:val="multilevel"/>
    <w:tmpl w:val="EABA9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CDD1CC0"/>
    <w:multiLevelType w:val="multilevel"/>
    <w:tmpl w:val="6E48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E263A8"/>
    <w:multiLevelType w:val="multilevel"/>
    <w:tmpl w:val="CA86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2E473E"/>
    <w:multiLevelType w:val="multilevel"/>
    <w:tmpl w:val="CBDC3B5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5" w15:restartNumberingAfterBreak="0">
    <w:nsid w:val="3D8B4097"/>
    <w:multiLevelType w:val="multilevel"/>
    <w:tmpl w:val="2AEE5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DD83C37"/>
    <w:multiLevelType w:val="multilevel"/>
    <w:tmpl w:val="A5265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EE92505"/>
    <w:multiLevelType w:val="multilevel"/>
    <w:tmpl w:val="EB24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58533B"/>
    <w:multiLevelType w:val="multilevel"/>
    <w:tmpl w:val="9ECA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FCE705B"/>
    <w:multiLevelType w:val="multilevel"/>
    <w:tmpl w:val="3A1E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E45612"/>
    <w:multiLevelType w:val="multilevel"/>
    <w:tmpl w:val="58DEA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2056BBD"/>
    <w:multiLevelType w:val="multilevel"/>
    <w:tmpl w:val="E79E5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BE19F4"/>
    <w:multiLevelType w:val="multilevel"/>
    <w:tmpl w:val="A9AE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3E90FFD"/>
    <w:multiLevelType w:val="multilevel"/>
    <w:tmpl w:val="03AC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4165327"/>
    <w:multiLevelType w:val="multilevel"/>
    <w:tmpl w:val="8E32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4B2316E"/>
    <w:multiLevelType w:val="multilevel"/>
    <w:tmpl w:val="EF4CD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70B4256"/>
    <w:multiLevelType w:val="multilevel"/>
    <w:tmpl w:val="2DA46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115E52"/>
    <w:multiLevelType w:val="multilevel"/>
    <w:tmpl w:val="673C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9B742D9"/>
    <w:multiLevelType w:val="multilevel"/>
    <w:tmpl w:val="7B70F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AC829C5"/>
    <w:multiLevelType w:val="multilevel"/>
    <w:tmpl w:val="5B34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D34395"/>
    <w:multiLevelType w:val="multilevel"/>
    <w:tmpl w:val="E604A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B857758"/>
    <w:multiLevelType w:val="multilevel"/>
    <w:tmpl w:val="5766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C3B3BF3"/>
    <w:multiLevelType w:val="multilevel"/>
    <w:tmpl w:val="49328C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4D6A1C14"/>
    <w:multiLevelType w:val="multilevel"/>
    <w:tmpl w:val="A51C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DD47A27"/>
    <w:multiLevelType w:val="multilevel"/>
    <w:tmpl w:val="E46E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DED4FA4"/>
    <w:multiLevelType w:val="multilevel"/>
    <w:tmpl w:val="23AA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EE01F9F"/>
    <w:multiLevelType w:val="multilevel"/>
    <w:tmpl w:val="9FA2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FF81D7B"/>
    <w:multiLevelType w:val="multilevel"/>
    <w:tmpl w:val="387AF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13A6AC2"/>
    <w:multiLevelType w:val="multilevel"/>
    <w:tmpl w:val="CC242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16C697F"/>
    <w:multiLevelType w:val="multilevel"/>
    <w:tmpl w:val="F98C1D1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0" w15:restartNumberingAfterBreak="0">
    <w:nsid w:val="51992E82"/>
    <w:multiLevelType w:val="multilevel"/>
    <w:tmpl w:val="FD3C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1E211F6"/>
    <w:multiLevelType w:val="multilevel"/>
    <w:tmpl w:val="5AA2795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2" w15:restartNumberingAfterBreak="0">
    <w:nsid w:val="52B64A1C"/>
    <w:multiLevelType w:val="hybridMultilevel"/>
    <w:tmpl w:val="C2106D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3" w15:restartNumberingAfterBreak="0">
    <w:nsid w:val="530409B1"/>
    <w:multiLevelType w:val="multilevel"/>
    <w:tmpl w:val="D6C26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3C02F48"/>
    <w:multiLevelType w:val="multilevel"/>
    <w:tmpl w:val="3A22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4156FD9"/>
    <w:multiLevelType w:val="multilevel"/>
    <w:tmpl w:val="5874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56679A6"/>
    <w:multiLevelType w:val="multilevel"/>
    <w:tmpl w:val="39D8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6B23F2E"/>
    <w:multiLevelType w:val="multilevel"/>
    <w:tmpl w:val="04EA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6CD3928"/>
    <w:multiLevelType w:val="multilevel"/>
    <w:tmpl w:val="BFD255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6EF53E3"/>
    <w:multiLevelType w:val="multilevel"/>
    <w:tmpl w:val="CAAA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7547788"/>
    <w:multiLevelType w:val="multilevel"/>
    <w:tmpl w:val="D37A8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7F33F50"/>
    <w:multiLevelType w:val="multilevel"/>
    <w:tmpl w:val="3934F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819062F"/>
    <w:multiLevelType w:val="multilevel"/>
    <w:tmpl w:val="F2D2F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8544BBE"/>
    <w:multiLevelType w:val="multilevel"/>
    <w:tmpl w:val="08CE1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A065415"/>
    <w:multiLevelType w:val="multilevel"/>
    <w:tmpl w:val="D5AC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A412F7B"/>
    <w:multiLevelType w:val="hybridMultilevel"/>
    <w:tmpl w:val="98823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5A5C5185"/>
    <w:multiLevelType w:val="multilevel"/>
    <w:tmpl w:val="4BDA5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BFF073E"/>
    <w:multiLevelType w:val="hybridMultilevel"/>
    <w:tmpl w:val="EED2A79C"/>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8" w15:restartNumberingAfterBreak="0">
    <w:nsid w:val="5CC257FE"/>
    <w:multiLevelType w:val="multilevel"/>
    <w:tmpl w:val="F1D2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CCB2931"/>
    <w:multiLevelType w:val="multilevel"/>
    <w:tmpl w:val="F7C03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CE87F89"/>
    <w:multiLevelType w:val="multilevel"/>
    <w:tmpl w:val="0330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E4547BB"/>
    <w:multiLevelType w:val="multilevel"/>
    <w:tmpl w:val="F1F013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E814424"/>
    <w:multiLevelType w:val="multilevel"/>
    <w:tmpl w:val="A5A6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EB354E5"/>
    <w:multiLevelType w:val="multilevel"/>
    <w:tmpl w:val="5CC2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FA6407A"/>
    <w:multiLevelType w:val="multilevel"/>
    <w:tmpl w:val="A526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FCD7642"/>
    <w:multiLevelType w:val="multilevel"/>
    <w:tmpl w:val="4BF0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FFE58A7"/>
    <w:multiLevelType w:val="multilevel"/>
    <w:tmpl w:val="9DC41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0264EEC"/>
    <w:multiLevelType w:val="multilevel"/>
    <w:tmpl w:val="A526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04E5237"/>
    <w:multiLevelType w:val="multilevel"/>
    <w:tmpl w:val="9FE24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0EC05C9"/>
    <w:multiLevelType w:val="multilevel"/>
    <w:tmpl w:val="41945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1344C9C"/>
    <w:multiLevelType w:val="multilevel"/>
    <w:tmpl w:val="6B7CE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2616EFE"/>
    <w:multiLevelType w:val="multilevel"/>
    <w:tmpl w:val="C3A41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2D96C3B"/>
    <w:multiLevelType w:val="multilevel"/>
    <w:tmpl w:val="A79A5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2FE0170"/>
    <w:multiLevelType w:val="multilevel"/>
    <w:tmpl w:val="A526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30D4357"/>
    <w:multiLevelType w:val="multilevel"/>
    <w:tmpl w:val="55B0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33A0147"/>
    <w:multiLevelType w:val="multilevel"/>
    <w:tmpl w:val="46BA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3835ABF"/>
    <w:multiLevelType w:val="multilevel"/>
    <w:tmpl w:val="3C529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44E4F4A"/>
    <w:multiLevelType w:val="multilevel"/>
    <w:tmpl w:val="0DA6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4B9570F"/>
    <w:multiLevelType w:val="multilevel"/>
    <w:tmpl w:val="2362C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5CA5243"/>
    <w:multiLevelType w:val="multilevel"/>
    <w:tmpl w:val="4E14C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5D6103D"/>
    <w:multiLevelType w:val="multilevel"/>
    <w:tmpl w:val="35F8D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7683AFF"/>
    <w:multiLevelType w:val="multilevel"/>
    <w:tmpl w:val="0D04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7EB70EE"/>
    <w:multiLevelType w:val="multilevel"/>
    <w:tmpl w:val="57689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8FA7BFE"/>
    <w:multiLevelType w:val="multilevel"/>
    <w:tmpl w:val="110C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9006514"/>
    <w:multiLevelType w:val="multilevel"/>
    <w:tmpl w:val="0A76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9913B23"/>
    <w:multiLevelType w:val="multilevel"/>
    <w:tmpl w:val="DFA4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A2554EE"/>
    <w:multiLevelType w:val="multilevel"/>
    <w:tmpl w:val="0CC2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B876D9A"/>
    <w:multiLevelType w:val="multilevel"/>
    <w:tmpl w:val="F67A4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C624CDD"/>
    <w:multiLevelType w:val="multilevel"/>
    <w:tmpl w:val="2456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C930262"/>
    <w:multiLevelType w:val="multilevel"/>
    <w:tmpl w:val="4AA4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E393F80"/>
    <w:multiLevelType w:val="multilevel"/>
    <w:tmpl w:val="ACD29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E7F3E1B"/>
    <w:multiLevelType w:val="multilevel"/>
    <w:tmpl w:val="C4101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EAE59FF"/>
    <w:multiLevelType w:val="multilevel"/>
    <w:tmpl w:val="AC8C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EBD1CFC"/>
    <w:multiLevelType w:val="multilevel"/>
    <w:tmpl w:val="312E1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072081F"/>
    <w:multiLevelType w:val="multilevel"/>
    <w:tmpl w:val="62688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0A35CB2"/>
    <w:multiLevelType w:val="multilevel"/>
    <w:tmpl w:val="A13E6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0D85369"/>
    <w:multiLevelType w:val="multilevel"/>
    <w:tmpl w:val="7748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304201F"/>
    <w:multiLevelType w:val="multilevel"/>
    <w:tmpl w:val="E1C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33C0B41"/>
    <w:multiLevelType w:val="multilevel"/>
    <w:tmpl w:val="BE844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34E377F"/>
    <w:multiLevelType w:val="multilevel"/>
    <w:tmpl w:val="607C0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3FE303E"/>
    <w:multiLevelType w:val="multilevel"/>
    <w:tmpl w:val="10F4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4070112"/>
    <w:multiLevelType w:val="multilevel"/>
    <w:tmpl w:val="9A4A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4A077FD"/>
    <w:multiLevelType w:val="multilevel"/>
    <w:tmpl w:val="EE00F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58959CA"/>
    <w:multiLevelType w:val="multilevel"/>
    <w:tmpl w:val="C4884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63F2A79"/>
    <w:multiLevelType w:val="multilevel"/>
    <w:tmpl w:val="5EB81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709624D"/>
    <w:multiLevelType w:val="multilevel"/>
    <w:tmpl w:val="DEB43C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6" w15:restartNumberingAfterBreak="0">
    <w:nsid w:val="777B7D76"/>
    <w:multiLevelType w:val="multilevel"/>
    <w:tmpl w:val="EC04F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95B5D6E"/>
    <w:multiLevelType w:val="multilevel"/>
    <w:tmpl w:val="2B9AFC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9B90D78"/>
    <w:multiLevelType w:val="multilevel"/>
    <w:tmpl w:val="E582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A695875"/>
    <w:multiLevelType w:val="multilevel"/>
    <w:tmpl w:val="8B90A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A8922AD"/>
    <w:multiLevelType w:val="multilevel"/>
    <w:tmpl w:val="A5265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B0E23D1"/>
    <w:multiLevelType w:val="multilevel"/>
    <w:tmpl w:val="6DDC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C46573D"/>
    <w:multiLevelType w:val="multilevel"/>
    <w:tmpl w:val="17B25E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D626725"/>
    <w:multiLevelType w:val="multilevel"/>
    <w:tmpl w:val="450AEF3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DB44315"/>
    <w:multiLevelType w:val="multilevel"/>
    <w:tmpl w:val="982C6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E1C5AB9"/>
    <w:multiLevelType w:val="multilevel"/>
    <w:tmpl w:val="6708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E2520D4"/>
    <w:multiLevelType w:val="multilevel"/>
    <w:tmpl w:val="3D8E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FC61252"/>
    <w:multiLevelType w:val="multilevel"/>
    <w:tmpl w:val="FAD0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569687">
    <w:abstractNumId w:val="185"/>
  </w:num>
  <w:num w:numId="2" w16cid:durableId="865290103">
    <w:abstractNumId w:val="83"/>
  </w:num>
  <w:num w:numId="3" w16cid:durableId="437794950">
    <w:abstractNumId w:val="180"/>
  </w:num>
  <w:num w:numId="4" w16cid:durableId="1980526887">
    <w:abstractNumId w:val="41"/>
  </w:num>
  <w:num w:numId="5" w16cid:durableId="1467158259">
    <w:abstractNumId w:val="100"/>
  </w:num>
  <w:num w:numId="6" w16cid:durableId="1694648588">
    <w:abstractNumId w:val="94"/>
  </w:num>
  <w:num w:numId="7" w16cid:durableId="1726175838">
    <w:abstractNumId w:val="13"/>
  </w:num>
  <w:num w:numId="8" w16cid:durableId="2031451390">
    <w:abstractNumId w:val="37"/>
  </w:num>
  <w:num w:numId="9" w16cid:durableId="2047482894">
    <w:abstractNumId w:val="142"/>
  </w:num>
  <w:num w:numId="10" w16cid:durableId="1518034016">
    <w:abstractNumId w:val="3"/>
  </w:num>
  <w:num w:numId="11" w16cid:durableId="1295478966">
    <w:abstractNumId w:val="57"/>
  </w:num>
  <w:num w:numId="12" w16cid:durableId="316538939">
    <w:abstractNumId w:val="86"/>
  </w:num>
  <w:num w:numId="13" w16cid:durableId="1106853606">
    <w:abstractNumId w:val="191"/>
  </w:num>
  <w:num w:numId="14" w16cid:durableId="1197809327">
    <w:abstractNumId w:val="113"/>
  </w:num>
  <w:num w:numId="15" w16cid:durableId="1884708742">
    <w:abstractNumId w:val="155"/>
  </w:num>
  <w:num w:numId="16" w16cid:durableId="486869553">
    <w:abstractNumId w:val="138"/>
  </w:num>
  <w:num w:numId="17" w16cid:durableId="1290354177">
    <w:abstractNumId w:val="34"/>
  </w:num>
  <w:num w:numId="18" w16cid:durableId="1685133457">
    <w:abstractNumId w:val="7"/>
  </w:num>
  <w:num w:numId="19" w16cid:durableId="886726123">
    <w:abstractNumId w:val="18"/>
  </w:num>
  <w:num w:numId="20" w16cid:durableId="1677267646">
    <w:abstractNumId w:val="53"/>
  </w:num>
  <w:num w:numId="21" w16cid:durableId="142504393">
    <w:abstractNumId w:val="137"/>
  </w:num>
  <w:num w:numId="22" w16cid:durableId="1779568352">
    <w:abstractNumId w:val="14"/>
  </w:num>
  <w:num w:numId="23" w16cid:durableId="1257784565">
    <w:abstractNumId w:val="112"/>
  </w:num>
  <w:num w:numId="24" w16cid:durableId="171575222">
    <w:abstractNumId w:val="119"/>
  </w:num>
  <w:num w:numId="25" w16cid:durableId="1564021229">
    <w:abstractNumId w:val="122"/>
  </w:num>
  <w:num w:numId="26" w16cid:durableId="524949068">
    <w:abstractNumId w:val="127"/>
  </w:num>
  <w:num w:numId="27" w16cid:durableId="2052024838">
    <w:abstractNumId w:val="145"/>
  </w:num>
  <w:num w:numId="28" w16cid:durableId="800801589">
    <w:abstractNumId w:val="80"/>
  </w:num>
  <w:num w:numId="29" w16cid:durableId="1651713716">
    <w:abstractNumId w:val="1"/>
  </w:num>
  <w:num w:numId="30" w16cid:durableId="1683315055">
    <w:abstractNumId w:val="181"/>
  </w:num>
  <w:num w:numId="31" w16cid:durableId="181239350">
    <w:abstractNumId w:val="98"/>
  </w:num>
  <w:num w:numId="32" w16cid:durableId="1981957358">
    <w:abstractNumId w:val="165"/>
  </w:num>
  <w:num w:numId="33" w16cid:durableId="300040354">
    <w:abstractNumId w:val="117"/>
  </w:num>
  <w:num w:numId="34" w16cid:durableId="1066685093">
    <w:abstractNumId w:val="72"/>
  </w:num>
  <w:num w:numId="35" w16cid:durableId="122575328">
    <w:abstractNumId w:val="48"/>
  </w:num>
  <w:num w:numId="36" w16cid:durableId="27873544">
    <w:abstractNumId w:val="43"/>
  </w:num>
  <w:num w:numId="37" w16cid:durableId="1572891678">
    <w:abstractNumId w:val="102"/>
  </w:num>
  <w:num w:numId="38" w16cid:durableId="504125180">
    <w:abstractNumId w:val="163"/>
  </w:num>
  <w:num w:numId="39" w16cid:durableId="2114546588">
    <w:abstractNumId w:val="143"/>
  </w:num>
  <w:num w:numId="40" w16cid:durableId="1187643448">
    <w:abstractNumId w:val="79"/>
  </w:num>
  <w:num w:numId="41" w16cid:durableId="459306843">
    <w:abstractNumId w:val="78"/>
  </w:num>
  <w:num w:numId="42" w16cid:durableId="1241988027">
    <w:abstractNumId w:val="47"/>
  </w:num>
  <w:num w:numId="43" w16cid:durableId="161825256">
    <w:abstractNumId w:val="75"/>
  </w:num>
  <w:num w:numId="44" w16cid:durableId="1728601917">
    <w:abstractNumId w:val="25"/>
  </w:num>
  <w:num w:numId="45" w16cid:durableId="1990401326">
    <w:abstractNumId w:val="154"/>
  </w:num>
  <w:num w:numId="46" w16cid:durableId="374501990">
    <w:abstractNumId w:val="26"/>
  </w:num>
  <w:num w:numId="47" w16cid:durableId="1543399141">
    <w:abstractNumId w:val="44"/>
  </w:num>
  <w:num w:numId="48" w16cid:durableId="773473761">
    <w:abstractNumId w:val="121"/>
  </w:num>
  <w:num w:numId="49" w16cid:durableId="714737168">
    <w:abstractNumId w:val="33"/>
  </w:num>
  <w:num w:numId="50" w16cid:durableId="728503882">
    <w:abstractNumId w:val="158"/>
  </w:num>
  <w:num w:numId="51" w16cid:durableId="1576934048">
    <w:abstractNumId w:val="96"/>
  </w:num>
  <w:num w:numId="52" w16cid:durableId="429786561">
    <w:abstractNumId w:val="81"/>
  </w:num>
  <w:num w:numId="53" w16cid:durableId="77362644">
    <w:abstractNumId w:val="182"/>
  </w:num>
  <w:num w:numId="54" w16cid:durableId="1578203979">
    <w:abstractNumId w:val="67"/>
  </w:num>
  <w:num w:numId="55" w16cid:durableId="697661270">
    <w:abstractNumId w:val="126"/>
  </w:num>
  <w:num w:numId="56" w16cid:durableId="565801977">
    <w:abstractNumId w:val="141"/>
  </w:num>
  <w:num w:numId="57" w16cid:durableId="1559627506">
    <w:abstractNumId w:val="161"/>
  </w:num>
  <w:num w:numId="58" w16cid:durableId="1798572564">
    <w:abstractNumId w:val="196"/>
  </w:num>
  <w:num w:numId="59" w16cid:durableId="458571377">
    <w:abstractNumId w:val="109"/>
  </w:num>
  <w:num w:numId="60" w16cid:durableId="1586456705">
    <w:abstractNumId w:val="30"/>
  </w:num>
  <w:num w:numId="61" w16cid:durableId="1778871001">
    <w:abstractNumId w:val="166"/>
  </w:num>
  <w:num w:numId="62" w16cid:durableId="1591622356">
    <w:abstractNumId w:val="99"/>
  </w:num>
  <w:num w:numId="63" w16cid:durableId="715272971">
    <w:abstractNumId w:val="19"/>
  </w:num>
  <w:num w:numId="64" w16cid:durableId="1799761980">
    <w:abstractNumId w:val="89"/>
  </w:num>
  <w:num w:numId="65" w16cid:durableId="640036681">
    <w:abstractNumId w:val="194"/>
  </w:num>
  <w:num w:numId="66" w16cid:durableId="1644192125">
    <w:abstractNumId w:val="84"/>
  </w:num>
  <w:num w:numId="67" w16cid:durableId="1222130042">
    <w:abstractNumId w:val="175"/>
  </w:num>
  <w:num w:numId="68" w16cid:durableId="837036055">
    <w:abstractNumId w:val="95"/>
  </w:num>
  <w:num w:numId="69" w16cid:durableId="1637055918">
    <w:abstractNumId w:val="40"/>
  </w:num>
  <w:num w:numId="70" w16cid:durableId="1793787056">
    <w:abstractNumId w:val="190"/>
  </w:num>
  <w:num w:numId="71" w16cid:durableId="271016603">
    <w:abstractNumId w:val="29"/>
  </w:num>
  <w:num w:numId="72" w16cid:durableId="1917787024">
    <w:abstractNumId w:val="24"/>
  </w:num>
  <w:num w:numId="73" w16cid:durableId="1138719718">
    <w:abstractNumId w:val="15"/>
  </w:num>
  <w:num w:numId="74" w16cid:durableId="1058434616">
    <w:abstractNumId w:val="144"/>
  </w:num>
  <w:num w:numId="75" w16cid:durableId="1720321287">
    <w:abstractNumId w:val="153"/>
  </w:num>
  <w:num w:numId="76" w16cid:durableId="1410348230">
    <w:abstractNumId w:val="32"/>
  </w:num>
  <w:num w:numId="77" w16cid:durableId="2082949307">
    <w:abstractNumId w:val="147"/>
  </w:num>
  <w:num w:numId="78" w16cid:durableId="351420424">
    <w:abstractNumId w:val="170"/>
  </w:num>
  <w:num w:numId="79" w16cid:durableId="391118889">
    <w:abstractNumId w:val="62"/>
  </w:num>
  <w:num w:numId="80" w16cid:durableId="391078101">
    <w:abstractNumId w:val="16"/>
  </w:num>
  <w:num w:numId="81" w16cid:durableId="164563131">
    <w:abstractNumId w:val="179"/>
  </w:num>
  <w:num w:numId="82" w16cid:durableId="220866375">
    <w:abstractNumId w:val="192"/>
  </w:num>
  <w:num w:numId="83" w16cid:durableId="2062973720">
    <w:abstractNumId w:val="125"/>
  </w:num>
  <w:num w:numId="84" w16cid:durableId="1962958293">
    <w:abstractNumId w:val="5"/>
  </w:num>
  <w:num w:numId="85" w16cid:durableId="129176654">
    <w:abstractNumId w:val="197"/>
  </w:num>
  <w:num w:numId="86" w16cid:durableId="1468468086">
    <w:abstractNumId w:val="49"/>
  </w:num>
  <w:num w:numId="87" w16cid:durableId="1835677770">
    <w:abstractNumId w:val="103"/>
  </w:num>
  <w:num w:numId="88" w16cid:durableId="1081560008">
    <w:abstractNumId w:val="20"/>
  </w:num>
  <w:num w:numId="89" w16cid:durableId="695619697">
    <w:abstractNumId w:val="151"/>
  </w:num>
  <w:num w:numId="90" w16cid:durableId="680474948">
    <w:abstractNumId w:val="195"/>
  </w:num>
  <w:num w:numId="91" w16cid:durableId="1212111605">
    <w:abstractNumId w:val="58"/>
  </w:num>
  <w:num w:numId="92" w16cid:durableId="878977634">
    <w:abstractNumId w:val="61"/>
  </w:num>
  <w:num w:numId="93" w16cid:durableId="203637820">
    <w:abstractNumId w:val="118"/>
  </w:num>
  <w:num w:numId="94" w16cid:durableId="1687486627">
    <w:abstractNumId w:val="193"/>
  </w:num>
  <w:num w:numId="95" w16cid:durableId="10843506">
    <w:abstractNumId w:val="50"/>
  </w:num>
  <w:num w:numId="96" w16cid:durableId="257250877">
    <w:abstractNumId w:val="133"/>
  </w:num>
  <w:num w:numId="97" w16cid:durableId="254629399">
    <w:abstractNumId w:val="11"/>
  </w:num>
  <w:num w:numId="98" w16cid:durableId="382415159">
    <w:abstractNumId w:val="167"/>
  </w:num>
  <w:num w:numId="99" w16cid:durableId="1777098416">
    <w:abstractNumId w:val="110"/>
  </w:num>
  <w:num w:numId="100" w16cid:durableId="688726504">
    <w:abstractNumId w:val="116"/>
  </w:num>
  <w:num w:numId="101" w16cid:durableId="29652481">
    <w:abstractNumId w:val="130"/>
  </w:num>
  <w:num w:numId="102" w16cid:durableId="103307973">
    <w:abstractNumId w:val="105"/>
  </w:num>
  <w:num w:numId="103" w16cid:durableId="289674573">
    <w:abstractNumId w:val="23"/>
  </w:num>
  <w:num w:numId="104" w16cid:durableId="1918858292">
    <w:abstractNumId w:val="164"/>
  </w:num>
  <w:num w:numId="105" w16cid:durableId="872840402">
    <w:abstractNumId w:val="46"/>
  </w:num>
  <w:num w:numId="106" w16cid:durableId="138613258">
    <w:abstractNumId w:val="148"/>
  </w:num>
  <w:num w:numId="107" w16cid:durableId="2083486011">
    <w:abstractNumId w:val="171"/>
  </w:num>
  <w:num w:numId="108" w16cid:durableId="1336616820">
    <w:abstractNumId w:val="111"/>
  </w:num>
  <w:num w:numId="109" w16cid:durableId="177619287">
    <w:abstractNumId w:val="135"/>
  </w:num>
  <w:num w:numId="110" w16cid:durableId="1166937389">
    <w:abstractNumId w:val="172"/>
  </w:num>
  <w:num w:numId="111" w16cid:durableId="879441062">
    <w:abstractNumId w:val="124"/>
  </w:num>
  <w:num w:numId="112" w16cid:durableId="709653127">
    <w:abstractNumId w:val="54"/>
  </w:num>
  <w:num w:numId="113" w16cid:durableId="1978142669">
    <w:abstractNumId w:val="71"/>
  </w:num>
  <w:num w:numId="114" w16cid:durableId="950362905">
    <w:abstractNumId w:val="4"/>
  </w:num>
  <w:num w:numId="115" w16cid:durableId="538202813">
    <w:abstractNumId w:val="92"/>
  </w:num>
  <w:num w:numId="116" w16cid:durableId="1460225203">
    <w:abstractNumId w:val="169"/>
  </w:num>
  <w:num w:numId="117" w16cid:durableId="541939644">
    <w:abstractNumId w:val="60"/>
  </w:num>
  <w:num w:numId="118" w16cid:durableId="2121492636">
    <w:abstractNumId w:val="136"/>
  </w:num>
  <w:num w:numId="119" w16cid:durableId="1716418994">
    <w:abstractNumId w:val="162"/>
  </w:num>
  <w:num w:numId="120" w16cid:durableId="1153714294">
    <w:abstractNumId w:val="120"/>
  </w:num>
  <w:num w:numId="121" w16cid:durableId="1722367362">
    <w:abstractNumId w:val="74"/>
  </w:num>
  <w:num w:numId="122" w16cid:durableId="318265544">
    <w:abstractNumId w:val="134"/>
  </w:num>
  <w:num w:numId="123" w16cid:durableId="1379162359">
    <w:abstractNumId w:val="35"/>
  </w:num>
  <w:num w:numId="124" w16cid:durableId="1272783257">
    <w:abstractNumId w:val="108"/>
  </w:num>
  <w:num w:numId="125" w16cid:durableId="1479960813">
    <w:abstractNumId w:val="69"/>
  </w:num>
  <w:num w:numId="126" w16cid:durableId="1895122783">
    <w:abstractNumId w:val="45"/>
  </w:num>
  <w:num w:numId="127" w16cid:durableId="559247853">
    <w:abstractNumId w:val="129"/>
  </w:num>
  <w:num w:numId="128" w16cid:durableId="1454709374">
    <w:abstractNumId w:val="17"/>
  </w:num>
  <w:num w:numId="129" w16cid:durableId="64692983">
    <w:abstractNumId w:val="55"/>
  </w:num>
  <w:num w:numId="130" w16cid:durableId="253369366">
    <w:abstractNumId w:val="52"/>
  </w:num>
  <w:num w:numId="131" w16cid:durableId="1559777262">
    <w:abstractNumId w:val="28"/>
  </w:num>
  <w:num w:numId="132" w16cid:durableId="2113621730">
    <w:abstractNumId w:val="70"/>
  </w:num>
  <w:num w:numId="133" w16cid:durableId="1881553180">
    <w:abstractNumId w:val="66"/>
  </w:num>
  <w:num w:numId="134" w16cid:durableId="1230076061">
    <w:abstractNumId w:val="82"/>
  </w:num>
  <w:num w:numId="135" w16cid:durableId="300773349">
    <w:abstractNumId w:val="87"/>
  </w:num>
  <w:num w:numId="136" w16cid:durableId="800153357">
    <w:abstractNumId w:val="123"/>
  </w:num>
  <w:num w:numId="137" w16cid:durableId="350837562">
    <w:abstractNumId w:val="97"/>
  </w:num>
  <w:num w:numId="138" w16cid:durableId="1712919262">
    <w:abstractNumId w:val="183"/>
  </w:num>
  <w:num w:numId="139" w16cid:durableId="304241645">
    <w:abstractNumId w:val="186"/>
  </w:num>
  <w:num w:numId="140" w16cid:durableId="168327752">
    <w:abstractNumId w:val="157"/>
  </w:num>
  <w:num w:numId="141" w16cid:durableId="373891997">
    <w:abstractNumId w:val="140"/>
  </w:num>
  <w:num w:numId="142" w16cid:durableId="1505709896">
    <w:abstractNumId w:val="114"/>
  </w:num>
  <w:num w:numId="143" w16cid:durableId="1123383580">
    <w:abstractNumId w:val="93"/>
  </w:num>
  <w:num w:numId="144" w16cid:durableId="850527811">
    <w:abstractNumId w:val="8"/>
  </w:num>
  <w:num w:numId="145" w16cid:durableId="2076271407">
    <w:abstractNumId w:val="177"/>
  </w:num>
  <w:num w:numId="146" w16cid:durableId="806432524">
    <w:abstractNumId w:val="115"/>
  </w:num>
  <w:num w:numId="147" w16cid:durableId="1818719160">
    <w:abstractNumId w:val="132"/>
  </w:num>
  <w:num w:numId="148" w16cid:durableId="194198861">
    <w:abstractNumId w:val="51"/>
  </w:num>
  <w:num w:numId="149" w16cid:durableId="1941570228">
    <w:abstractNumId w:val="184"/>
  </w:num>
  <w:num w:numId="150" w16cid:durableId="557980298">
    <w:abstractNumId w:val="150"/>
  </w:num>
  <w:num w:numId="151" w16cid:durableId="2078505577">
    <w:abstractNumId w:val="104"/>
  </w:num>
  <w:num w:numId="152" w16cid:durableId="1150516449">
    <w:abstractNumId w:val="42"/>
  </w:num>
  <w:num w:numId="153" w16cid:durableId="1056586501">
    <w:abstractNumId w:val="36"/>
  </w:num>
  <w:num w:numId="154" w16cid:durableId="245503573">
    <w:abstractNumId w:val="21"/>
  </w:num>
  <w:num w:numId="155" w16cid:durableId="2043968942">
    <w:abstractNumId w:val="173"/>
  </w:num>
  <w:num w:numId="156" w16cid:durableId="874274583">
    <w:abstractNumId w:val="106"/>
  </w:num>
  <w:num w:numId="157" w16cid:durableId="2015717406">
    <w:abstractNumId w:val="76"/>
  </w:num>
  <w:num w:numId="158" w16cid:durableId="216547611">
    <w:abstractNumId w:val="12"/>
  </w:num>
  <w:num w:numId="159" w16cid:durableId="604458160">
    <w:abstractNumId w:val="159"/>
  </w:num>
  <w:num w:numId="160" w16cid:durableId="1650671599">
    <w:abstractNumId w:val="101"/>
  </w:num>
  <w:num w:numId="161" w16cid:durableId="1142036169">
    <w:abstractNumId w:val="2"/>
  </w:num>
  <w:num w:numId="162" w16cid:durableId="801314436">
    <w:abstractNumId w:val="152"/>
  </w:num>
  <w:num w:numId="163" w16cid:durableId="554587881">
    <w:abstractNumId w:val="6"/>
  </w:num>
  <w:num w:numId="164" w16cid:durableId="1911766383">
    <w:abstractNumId w:val="149"/>
  </w:num>
  <w:num w:numId="165" w16cid:durableId="1176580519">
    <w:abstractNumId w:val="22"/>
  </w:num>
  <w:num w:numId="166" w16cid:durableId="1681811729">
    <w:abstractNumId w:val="56"/>
  </w:num>
  <w:num w:numId="167" w16cid:durableId="1953590768">
    <w:abstractNumId w:val="9"/>
  </w:num>
  <w:num w:numId="168" w16cid:durableId="2029135837">
    <w:abstractNumId w:val="139"/>
  </w:num>
  <w:num w:numId="169" w16cid:durableId="1412041405">
    <w:abstractNumId w:val="91"/>
  </w:num>
  <w:num w:numId="170" w16cid:durableId="1806310845">
    <w:abstractNumId w:val="64"/>
  </w:num>
  <w:num w:numId="171" w16cid:durableId="152334306">
    <w:abstractNumId w:val="0"/>
  </w:num>
  <w:num w:numId="172" w16cid:durableId="1463765198">
    <w:abstractNumId w:val="174"/>
  </w:num>
  <w:num w:numId="173" w16cid:durableId="680427047">
    <w:abstractNumId w:val="90"/>
  </w:num>
  <w:num w:numId="174" w16cid:durableId="859392037">
    <w:abstractNumId w:val="189"/>
  </w:num>
  <w:num w:numId="175" w16cid:durableId="194345732">
    <w:abstractNumId w:val="178"/>
  </w:num>
  <w:num w:numId="176" w16cid:durableId="547112411">
    <w:abstractNumId w:val="168"/>
  </w:num>
  <w:num w:numId="177" w16cid:durableId="187959327">
    <w:abstractNumId w:val="27"/>
  </w:num>
  <w:num w:numId="178" w16cid:durableId="1374185596">
    <w:abstractNumId w:val="73"/>
  </w:num>
  <w:num w:numId="179" w16cid:durableId="1681741560">
    <w:abstractNumId w:val="65"/>
  </w:num>
  <w:num w:numId="180" w16cid:durableId="1449467178">
    <w:abstractNumId w:val="63"/>
  </w:num>
  <w:num w:numId="181" w16cid:durableId="1891847033">
    <w:abstractNumId w:val="188"/>
  </w:num>
  <w:num w:numId="182" w16cid:durableId="1388411105">
    <w:abstractNumId w:val="31"/>
  </w:num>
  <w:num w:numId="183" w16cid:durableId="1897549161">
    <w:abstractNumId w:val="59"/>
  </w:num>
  <w:num w:numId="184" w16cid:durableId="1893536989">
    <w:abstractNumId w:val="10"/>
  </w:num>
  <w:num w:numId="185" w16cid:durableId="1363630383">
    <w:abstractNumId w:val="68"/>
  </w:num>
  <w:num w:numId="186" w16cid:durableId="995497464">
    <w:abstractNumId w:val="88"/>
  </w:num>
  <w:num w:numId="187" w16cid:durableId="350838005">
    <w:abstractNumId w:val="176"/>
  </w:num>
  <w:num w:numId="188" w16cid:durableId="121461807">
    <w:abstractNumId w:val="160"/>
  </w:num>
  <w:num w:numId="189" w16cid:durableId="574365480">
    <w:abstractNumId w:val="85"/>
  </w:num>
  <w:num w:numId="190" w16cid:durableId="1255478287">
    <w:abstractNumId w:val="187"/>
  </w:num>
  <w:num w:numId="191" w16cid:durableId="214851689">
    <w:abstractNumId w:val="107"/>
  </w:num>
  <w:num w:numId="192" w16cid:durableId="1608351105">
    <w:abstractNumId w:val="131"/>
  </w:num>
  <w:num w:numId="193" w16cid:durableId="728304731">
    <w:abstractNumId w:val="128"/>
  </w:num>
  <w:num w:numId="194" w16cid:durableId="1159348597">
    <w:abstractNumId w:val="77"/>
  </w:num>
  <w:num w:numId="195" w16cid:durableId="782194192">
    <w:abstractNumId w:val="156"/>
  </w:num>
  <w:num w:numId="196" w16cid:durableId="254167088">
    <w:abstractNumId w:val="146"/>
  </w:num>
  <w:num w:numId="197" w16cid:durableId="1734960522">
    <w:abstractNumId w:val="38"/>
  </w:num>
  <w:num w:numId="198" w16cid:durableId="1885093514">
    <w:abstractNumId w:val="3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hla nabil">
    <w15:presenceInfo w15:providerId="Windows Live" w15:userId="fa4301b1824ed7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BF9"/>
    <w:rsid w:val="00027953"/>
    <w:rsid w:val="00065C2F"/>
    <w:rsid w:val="0010726E"/>
    <w:rsid w:val="00133DD7"/>
    <w:rsid w:val="001961D3"/>
    <w:rsid w:val="00291AC4"/>
    <w:rsid w:val="00331424"/>
    <w:rsid w:val="003B3A0C"/>
    <w:rsid w:val="00405184"/>
    <w:rsid w:val="00454FE4"/>
    <w:rsid w:val="004D3A22"/>
    <w:rsid w:val="00540C83"/>
    <w:rsid w:val="005444EC"/>
    <w:rsid w:val="0062403E"/>
    <w:rsid w:val="00635863"/>
    <w:rsid w:val="006961E4"/>
    <w:rsid w:val="00814C4A"/>
    <w:rsid w:val="008365D8"/>
    <w:rsid w:val="00915B62"/>
    <w:rsid w:val="00A712D0"/>
    <w:rsid w:val="00A76F17"/>
    <w:rsid w:val="00AE34AB"/>
    <w:rsid w:val="00C03BC2"/>
    <w:rsid w:val="00C261FE"/>
    <w:rsid w:val="00C41BF9"/>
    <w:rsid w:val="00C4297D"/>
    <w:rsid w:val="00C95244"/>
    <w:rsid w:val="00D15D03"/>
    <w:rsid w:val="00DA1B05"/>
    <w:rsid w:val="00E64EAC"/>
    <w:rsid w:val="00F2785D"/>
    <w:rsid w:val="00F40D9D"/>
    <w:rsid w:val="00F700DF"/>
    <w:rsid w:val="00FA2564"/>
    <w:rsid w:val="00FD6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321DB"/>
  <w15:chartTrackingRefBased/>
  <w15:docId w15:val="{9DFB6938-8DDE-4E82-9B79-7E2A91CAA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B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41B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41B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41B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C41B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C41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B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41B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41B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41B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C41BF9"/>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C41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BF9"/>
    <w:rPr>
      <w:rFonts w:eastAsiaTheme="majorEastAsia" w:cstheme="majorBidi"/>
      <w:color w:val="272727" w:themeColor="text1" w:themeTint="D8"/>
    </w:rPr>
  </w:style>
  <w:style w:type="paragraph" w:styleId="Title">
    <w:name w:val="Title"/>
    <w:basedOn w:val="Normal"/>
    <w:next w:val="Normal"/>
    <w:link w:val="TitleChar"/>
    <w:uiPriority w:val="10"/>
    <w:qFormat/>
    <w:rsid w:val="00C41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BF9"/>
    <w:pPr>
      <w:spacing w:before="160"/>
      <w:jc w:val="center"/>
    </w:pPr>
    <w:rPr>
      <w:i/>
      <w:iCs/>
      <w:color w:val="404040" w:themeColor="text1" w:themeTint="BF"/>
    </w:rPr>
  </w:style>
  <w:style w:type="character" w:customStyle="1" w:styleId="QuoteChar">
    <w:name w:val="Quote Char"/>
    <w:basedOn w:val="DefaultParagraphFont"/>
    <w:link w:val="Quote"/>
    <w:uiPriority w:val="29"/>
    <w:rsid w:val="00C41BF9"/>
    <w:rPr>
      <w:i/>
      <w:iCs/>
      <w:color w:val="404040" w:themeColor="text1" w:themeTint="BF"/>
    </w:rPr>
  </w:style>
  <w:style w:type="paragraph" w:styleId="ListParagraph">
    <w:name w:val="List Paragraph"/>
    <w:basedOn w:val="Normal"/>
    <w:uiPriority w:val="34"/>
    <w:qFormat/>
    <w:rsid w:val="00C41BF9"/>
    <w:pPr>
      <w:ind w:left="720"/>
      <w:contextualSpacing/>
    </w:pPr>
  </w:style>
  <w:style w:type="character" w:styleId="IntenseEmphasis">
    <w:name w:val="Intense Emphasis"/>
    <w:basedOn w:val="DefaultParagraphFont"/>
    <w:uiPriority w:val="21"/>
    <w:qFormat/>
    <w:rsid w:val="00C41BF9"/>
    <w:rPr>
      <w:i/>
      <w:iCs/>
      <w:color w:val="2F5496" w:themeColor="accent1" w:themeShade="BF"/>
    </w:rPr>
  </w:style>
  <w:style w:type="paragraph" w:styleId="IntenseQuote">
    <w:name w:val="Intense Quote"/>
    <w:basedOn w:val="Normal"/>
    <w:next w:val="Normal"/>
    <w:link w:val="IntenseQuoteChar"/>
    <w:uiPriority w:val="30"/>
    <w:qFormat/>
    <w:rsid w:val="00C41B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1BF9"/>
    <w:rPr>
      <w:i/>
      <w:iCs/>
      <w:color w:val="2F5496" w:themeColor="accent1" w:themeShade="BF"/>
    </w:rPr>
  </w:style>
  <w:style w:type="character" w:styleId="IntenseReference">
    <w:name w:val="Intense Reference"/>
    <w:basedOn w:val="DefaultParagraphFont"/>
    <w:uiPriority w:val="32"/>
    <w:qFormat/>
    <w:rsid w:val="00C41BF9"/>
    <w:rPr>
      <w:b/>
      <w:bCs/>
      <w:smallCaps/>
      <w:color w:val="2F5496" w:themeColor="accent1" w:themeShade="BF"/>
      <w:spacing w:val="5"/>
    </w:rPr>
  </w:style>
  <w:style w:type="paragraph" w:styleId="NormalWeb">
    <w:name w:val="Normal (Web)"/>
    <w:basedOn w:val="Normal"/>
    <w:uiPriority w:val="99"/>
    <w:semiHidden/>
    <w:unhideWhenUsed/>
    <w:rsid w:val="00C41BF9"/>
    <w:rPr>
      <w:rFonts w:ascii="Times New Roman" w:hAnsi="Times New Roman" w:cs="Times New Roman"/>
    </w:rPr>
  </w:style>
  <w:style w:type="table" w:styleId="TableGrid">
    <w:name w:val="Table Grid"/>
    <w:basedOn w:val="TableNormal"/>
    <w:uiPriority w:val="39"/>
    <w:rsid w:val="00C41BF9"/>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C41BF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61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1E4"/>
  </w:style>
  <w:style w:type="paragraph" w:styleId="Footer">
    <w:name w:val="footer"/>
    <w:basedOn w:val="Normal"/>
    <w:link w:val="FooterChar"/>
    <w:uiPriority w:val="99"/>
    <w:unhideWhenUsed/>
    <w:rsid w:val="006961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1E4"/>
  </w:style>
  <w:style w:type="paragraph" w:customStyle="1" w:styleId="msonormal0">
    <w:name w:val="msonormal"/>
    <w:basedOn w:val="Normal"/>
    <w:rsid w:val="003B3A0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B3A0C"/>
    <w:rPr>
      <w:b/>
      <w:bCs/>
    </w:rPr>
  </w:style>
  <w:style w:type="character" w:customStyle="1" w:styleId="flex">
    <w:name w:val="flex"/>
    <w:basedOn w:val="DefaultParagraphFont"/>
    <w:rsid w:val="003B3A0C"/>
  </w:style>
  <w:style w:type="character" w:customStyle="1" w:styleId="hidden">
    <w:name w:val="hidden"/>
    <w:basedOn w:val="DefaultParagraphFont"/>
    <w:rsid w:val="003B3A0C"/>
  </w:style>
  <w:style w:type="character" w:customStyle="1" w:styleId="overflow-hidden">
    <w:name w:val="overflow-hidden"/>
    <w:basedOn w:val="DefaultParagraphFont"/>
    <w:rsid w:val="003B3A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332865">
      <w:bodyDiv w:val="1"/>
      <w:marLeft w:val="0"/>
      <w:marRight w:val="0"/>
      <w:marTop w:val="0"/>
      <w:marBottom w:val="0"/>
      <w:divBdr>
        <w:top w:val="none" w:sz="0" w:space="0" w:color="auto"/>
        <w:left w:val="none" w:sz="0" w:space="0" w:color="auto"/>
        <w:bottom w:val="none" w:sz="0" w:space="0" w:color="auto"/>
        <w:right w:val="none" w:sz="0" w:space="0" w:color="auto"/>
      </w:divBdr>
    </w:div>
    <w:div w:id="1250237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bloomberg.com" TargetMode="External"/><Relationship Id="rId39" Type="http://schemas.openxmlformats.org/officeDocument/2006/relationships/hyperlink" Target="https://www.sec.gov" TargetMode="External"/><Relationship Id="rId21" Type="http://schemas.openxmlformats.org/officeDocument/2006/relationships/image" Target="media/image14.emf"/><Relationship Id="rId34" Type="http://schemas.openxmlformats.org/officeDocument/2006/relationships/hyperlink" Target="https://www.morningstar.com" TargetMode="External"/><Relationship Id="rId42" Type="http://schemas.openxmlformats.org/officeDocument/2006/relationships/image" Target="media/image19.jpeg"/><Relationship Id="rId47" Type="http://schemas.openxmlformats.org/officeDocument/2006/relationships/image" Target="media/image24.jpeg"/><Relationship Id="rId50" Type="http://schemas.openxmlformats.org/officeDocument/2006/relationships/image" Target="media/image27.jpeg"/><Relationship Id="rId55"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www2.deloitte.com"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ft.com" TargetMode="External"/><Relationship Id="rId37" Type="http://schemas.openxmlformats.org/officeDocument/2006/relationships/hyperlink" Target="https://www.unilever.com" TargetMode="External"/><Relationship Id="rId40" Type="http://schemas.openxmlformats.org/officeDocument/2006/relationships/hyperlink" Target="https://www.yarooms.com/blog/5-key-steps-to-prepare-for-esg-disclosure-regulations" TargetMode="External"/><Relationship Id="rId45" Type="http://schemas.openxmlformats.org/officeDocument/2006/relationships/image" Target="media/image22.png"/><Relationship Id="rId53" Type="http://schemas.openxmlformats.org/officeDocument/2006/relationships/image" Target="media/image30.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ey.com" TargetMode="External"/><Relationship Id="rId44" Type="http://schemas.openxmlformats.org/officeDocument/2006/relationships/image" Target="media/image21.png"/><Relationship Id="rId52"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blackrock.com" TargetMode="External"/><Relationship Id="rId30" Type="http://schemas.openxmlformats.org/officeDocument/2006/relationships/hyperlink" Target="https://ec.europa.eu" TargetMode="External"/><Relationship Id="rId35" Type="http://schemas.openxmlformats.org/officeDocument/2006/relationships/hyperlink" Target="https://www.shell.com" TargetMode="External"/><Relationship Id="rId43" Type="http://schemas.openxmlformats.org/officeDocument/2006/relationships/image" Target="media/image20.png"/><Relationship Id="rId48" Type="http://schemas.openxmlformats.org/officeDocument/2006/relationships/image" Target="media/image25.emf"/><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8.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nec.com/en/press/202002/global_20200205_03.html" TargetMode="External"/><Relationship Id="rId33" Type="http://schemas.openxmlformats.org/officeDocument/2006/relationships/hyperlink" Target="https://www.jpmorganchase.com" TargetMode="External"/><Relationship Id="rId38" Type="http://schemas.openxmlformats.org/officeDocument/2006/relationships/hyperlink" Target="https://www.unglobalcompact.org" TargetMode="External"/><Relationship Id="rId46" Type="http://schemas.openxmlformats.org/officeDocument/2006/relationships/image" Target="media/image23.png"/><Relationship Id="rId20" Type="http://schemas.openxmlformats.org/officeDocument/2006/relationships/image" Target="media/image13.png"/><Relationship Id="rId41" Type="http://schemas.openxmlformats.org/officeDocument/2006/relationships/image" Target="media/image18.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cdp.net" TargetMode="External"/><Relationship Id="rId36" Type="http://schemas.openxmlformats.org/officeDocument/2006/relationships/hyperlink" Target="https://www.sasb.org" TargetMode="External"/><Relationship Id="rId49"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110A33-FA6E-49E5-BDE9-5E58D256B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622</TotalTime>
  <Pages>107</Pages>
  <Words>23438</Words>
  <Characters>133599</Characters>
  <Application>Microsoft Office Word</Application>
  <DocSecurity>0</DocSecurity>
  <Lines>1113</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 .</dc:creator>
  <cp:keywords/>
  <dc:description/>
  <cp:lastModifiedBy>Clau Kegode</cp:lastModifiedBy>
  <cp:revision>13</cp:revision>
  <dcterms:created xsi:type="dcterms:W3CDTF">2025-06-11T15:43:00Z</dcterms:created>
  <dcterms:modified xsi:type="dcterms:W3CDTF">2025-07-25T18:05:00Z</dcterms:modified>
</cp:coreProperties>
</file>